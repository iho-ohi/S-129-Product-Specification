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3AC313E6"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7E5852">
                          <w:rPr>
                            <w:rFonts w:ascii="Arial" w:eastAsiaTheme="minorEastAsia" w:hAnsi="Arial" w:cs="HelveticaNeueLT Std Med"/>
                            <w:b/>
                            <w:color w:val="00004C"/>
                            <w:sz w:val="28"/>
                            <w:szCs w:val="28"/>
                            <w:lang w:eastAsia="ko-KR"/>
                          </w:rPr>
                          <w:t>3</w:t>
                        </w:r>
                        <w:r>
                          <w:rPr>
                            <w:rFonts w:ascii="Arial" w:hAnsi="Arial" w:cs="HelveticaNeueLT Std Med"/>
                            <w:b/>
                            <w:color w:val="00004C"/>
                            <w:sz w:val="28"/>
                            <w:szCs w:val="28"/>
                          </w:rPr>
                          <w:t xml:space="preserve">.0 – </w:t>
                        </w:r>
                        <w:r w:rsidR="00023E97">
                          <w:rPr>
                            <w:rFonts w:ascii="Arial" w:eastAsiaTheme="minorEastAsia" w:hAnsi="Arial" w:cs="HelveticaNeueLT Std Med" w:hint="eastAsia"/>
                            <w:b/>
                            <w:color w:val="00004C"/>
                            <w:sz w:val="28"/>
                            <w:szCs w:val="28"/>
                            <w:lang w:eastAsia="ko-KR"/>
                          </w:rPr>
                          <w:t>September</w:t>
                        </w:r>
                        <w:r w:rsidR="007E5852">
                          <w:rPr>
                            <w:rFonts w:ascii="Arial" w:hAnsi="Arial" w:cs="HelveticaNeueLT Std Med"/>
                            <w:b/>
                            <w:color w:val="00004C"/>
                            <w:sz w:val="28"/>
                            <w:szCs w:val="28"/>
                          </w:rPr>
                          <w:t xml:space="preserve"> </w:t>
                        </w:r>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[n</w:t>
            </w:r>
            <w:r w:rsidRPr="00DC6E9A">
              <w:t>n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48ED430F"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0"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r w:rsidR="00FF2727" w:rsidRPr="002F4B80">
              <w:rPr>
                <w:rFonts w:ascii="Helvetica" w:hAnsi="Helvetica"/>
                <w:sz w:val="22"/>
                <w:szCs w:val="22"/>
              </w:rPr>
              <w:t>20</w:t>
            </w:r>
            <w:r w:rsidR="00FF2727">
              <w:rPr>
                <w:rFonts w:ascii="Helvetica" w:hAnsi="Helvetica"/>
                <w:sz w:val="22"/>
                <w:szCs w:val="22"/>
              </w:rPr>
              <w:t>24</w:t>
            </w:r>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1" w:name="_Toc127463809"/>
      <w:bookmarkStart w:id="2" w:name="_Toc128125435"/>
      <w:bookmarkStart w:id="3" w:name="_Toc141176160"/>
      <w:bookmarkStart w:id="4" w:name="_Toc141176315"/>
      <w:bookmarkStart w:id="5" w:name="_Toc141176946"/>
      <w:bookmarkStart w:id="6" w:name="_Toc176796656"/>
      <w:r>
        <w:lastRenderedPageBreak/>
        <w:t>Document Control</w:t>
      </w:r>
      <w:bookmarkEnd w:id="0"/>
      <w:bookmarkEnd w:id="1"/>
      <w:bookmarkEnd w:id="2"/>
      <w:bookmarkEnd w:id="3"/>
      <w:bookmarkEnd w:id="4"/>
      <w:bookmarkEnd w:id="5"/>
      <w:bookmarkEnd w:id="6"/>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PS validation in Tjeldsundet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r>
              <w:rPr>
                <w:rFonts w:cs="Arial"/>
                <w:szCs w:val="20"/>
              </w:rPr>
              <w:t>1.3.0</w:t>
            </w:r>
          </w:p>
        </w:tc>
        <w:tc>
          <w:tcPr>
            <w:tcW w:w="1170" w:type="dxa"/>
          </w:tcPr>
          <w:p w14:paraId="51E27AED" w14:textId="7CE5671C" w:rsidR="004844E1" w:rsidRPr="00D129DC" w:rsidRDefault="00D07D35" w:rsidP="004844E1">
            <w:pPr>
              <w:spacing w:after="120"/>
              <w:ind w:left="-1" w:firstLine="1"/>
              <w:rPr>
                <w:rFonts w:cs="Arial"/>
                <w:szCs w:val="20"/>
              </w:rPr>
            </w:pPr>
            <w:r>
              <w:rPr>
                <w:rFonts w:eastAsiaTheme="minorEastAsia" w:cs="Arial" w:hint="eastAsia"/>
                <w:szCs w:val="20"/>
                <w:lang w:eastAsia="ko-KR"/>
              </w:rPr>
              <w:t>Sep</w:t>
            </w:r>
            <w:r w:rsidR="00A431E7">
              <w:rPr>
                <w:rFonts w:cs="Arial"/>
                <w:szCs w:val="20"/>
              </w:rPr>
              <w:t xml:space="preserve"> 2024</w:t>
            </w:r>
          </w:p>
        </w:tc>
        <w:tc>
          <w:tcPr>
            <w:tcW w:w="1545" w:type="dxa"/>
          </w:tcPr>
          <w:p w14:paraId="7892C1C4" w14:textId="773BAA2D" w:rsidR="004844E1" w:rsidRPr="00D129DC" w:rsidRDefault="00A431E7" w:rsidP="004844E1">
            <w:pPr>
              <w:spacing w:after="120"/>
              <w:ind w:firstLine="21"/>
              <w:rPr>
                <w:rFonts w:cs="Arial"/>
                <w:szCs w:val="20"/>
              </w:rPr>
            </w:pPr>
            <w:r>
              <w:rPr>
                <w:rFonts w:cs="Arial"/>
                <w:szCs w:val="20"/>
              </w:rPr>
              <w:t>S-129 PT</w:t>
            </w:r>
          </w:p>
        </w:tc>
        <w:tc>
          <w:tcPr>
            <w:tcW w:w="3855" w:type="dxa"/>
          </w:tcPr>
          <w:p w14:paraId="31207D15" w14:textId="6AA6DC95" w:rsidR="004844E1" w:rsidRPr="00D31C77" w:rsidRDefault="00D07D35" w:rsidP="00D31C77">
            <w:pPr>
              <w:spacing w:after="120"/>
              <w:ind w:left="44"/>
              <w:rPr>
                <w:rFonts w:eastAsiaTheme="minorEastAsia" w:cs="Arial"/>
                <w:szCs w:val="20"/>
                <w:lang w:eastAsia="ko-KR"/>
              </w:rPr>
            </w:pPr>
            <w:r>
              <w:rPr>
                <w:rFonts w:eastAsiaTheme="minorEastAsia" w:cs="Arial" w:hint="eastAsia"/>
                <w:szCs w:val="20"/>
                <w:lang w:eastAsia="ko-KR"/>
              </w:rPr>
              <w:t>Revision based on comments made to S-129 Edition 1.2.0</w:t>
            </w:r>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68416C41" w:rsidR="00903D8C" w:rsidRDefault="00E17BD6">
          <w:pPr>
            <w:pStyle w:val="TOC1"/>
            <w:rPr>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hyperlink w:anchor="_Toc176796656" w:history="1">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r w:rsidR="00903D8C">
              <w:rPr>
                <w:noProof/>
                <w:webHidden/>
              </w:rPr>
            </w:r>
            <w:r w:rsidR="00903D8C">
              <w:rPr>
                <w:noProof/>
                <w:webHidden/>
              </w:rPr>
              <w:fldChar w:fldCharType="separate"/>
            </w:r>
            <w:r w:rsidR="00D10382">
              <w:rPr>
                <w:noProof/>
                <w:webHidden/>
              </w:rPr>
              <w:t>iii</w:t>
            </w:r>
            <w:r w:rsidR="00903D8C">
              <w:rPr>
                <w:noProof/>
                <w:webHidden/>
              </w:rPr>
              <w:fldChar w:fldCharType="end"/>
            </w:r>
          </w:hyperlink>
        </w:p>
        <w:p w14:paraId="5F8DADE5" w14:textId="2FF6549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7" w:history="1">
            <w:r w:rsidR="00903D8C" w:rsidRPr="004D0C8F">
              <w:rPr>
                <w:rStyle w:val="Hyperlink"/>
                <w:noProof/>
              </w:rPr>
              <w:t>Summary of Substantive Changes</w:t>
            </w:r>
            <w:r w:rsidR="00903D8C">
              <w:rPr>
                <w:noProof/>
                <w:webHidden/>
              </w:rPr>
              <w:tab/>
            </w:r>
            <w:r w:rsidR="00903D8C">
              <w:rPr>
                <w:noProof/>
                <w:webHidden/>
              </w:rPr>
              <w:fldChar w:fldCharType="begin"/>
            </w:r>
            <w:r w:rsidR="00903D8C">
              <w:rPr>
                <w:noProof/>
                <w:webHidden/>
              </w:rPr>
              <w:instrText xml:space="preserve"> PAGEREF _Toc176796657 \h </w:instrText>
            </w:r>
            <w:r w:rsidR="00903D8C">
              <w:rPr>
                <w:noProof/>
                <w:webHidden/>
              </w:rPr>
            </w:r>
            <w:r w:rsidR="00903D8C">
              <w:rPr>
                <w:noProof/>
                <w:webHidden/>
              </w:rPr>
              <w:fldChar w:fldCharType="separate"/>
            </w:r>
            <w:r w:rsidR="00D10382">
              <w:rPr>
                <w:noProof/>
                <w:webHidden/>
              </w:rPr>
              <w:t xml:space="preserve"> </w:t>
            </w:r>
            <w:r w:rsidR="00903D8C">
              <w:rPr>
                <w:noProof/>
                <w:webHidden/>
              </w:rPr>
              <w:fldChar w:fldCharType="end"/>
            </w:r>
          </w:hyperlink>
        </w:p>
        <w:p w14:paraId="59551424" w14:textId="76C4A36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58" w:history="1">
            <w:r w:rsidR="00903D8C" w:rsidRPr="004D0C8F">
              <w:rPr>
                <w:rStyle w:val="Hyperlink"/>
                <w:noProof/>
                <w14:scene3d>
                  <w14:camera w14:prst="orthographicFront"/>
                  <w14:lightRig w14:rig="threePt" w14:dir="t">
                    <w14:rot w14:lat="0" w14:lon="0" w14:rev="0"/>
                  </w14:lightRig>
                </w14:scene3d>
              </w:rPr>
              <w:t>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Overview</w:t>
            </w:r>
            <w:r w:rsidR="00903D8C">
              <w:rPr>
                <w:noProof/>
                <w:webHidden/>
              </w:rPr>
              <w:tab/>
            </w:r>
            <w:r w:rsidR="00903D8C">
              <w:rPr>
                <w:noProof/>
                <w:webHidden/>
              </w:rPr>
              <w:fldChar w:fldCharType="begin"/>
            </w:r>
            <w:r w:rsidR="00903D8C">
              <w:rPr>
                <w:noProof/>
                <w:webHidden/>
              </w:rPr>
              <w:instrText xml:space="preserve"> PAGEREF _Toc176796658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2FF27CC6" w14:textId="2A8A9F63"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59" w:history="1">
            <w:r w:rsidR="00903D8C" w:rsidRPr="004D0C8F">
              <w:rPr>
                <w:rStyle w:val="Hyperlink"/>
                <w:noProof/>
              </w:rPr>
              <w:t>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_Toc176796659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04A98DA7" w14:textId="6C6BBD2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0" w:history="1">
            <w:r w:rsidR="00903D8C" w:rsidRPr="004D0C8F">
              <w:rPr>
                <w:rStyle w:val="Hyperlink"/>
                <w:noProof/>
              </w:rPr>
              <w:t>1.2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Initial voyage planning to navigate through a UKCM Operational Area</w:t>
            </w:r>
            <w:r w:rsidR="00903D8C">
              <w:rPr>
                <w:noProof/>
                <w:webHidden/>
              </w:rPr>
              <w:tab/>
            </w:r>
            <w:r w:rsidR="00903D8C">
              <w:rPr>
                <w:noProof/>
                <w:webHidden/>
              </w:rPr>
              <w:fldChar w:fldCharType="begin"/>
            </w:r>
            <w:r w:rsidR="00903D8C">
              <w:rPr>
                <w:noProof/>
                <w:webHidden/>
              </w:rPr>
              <w:instrText xml:space="preserve"> PAGEREF _Toc176796660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77ABEB59" w14:textId="7B1B735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1" w:history="1">
            <w:r w:rsidR="00903D8C" w:rsidRPr="004D0C8F">
              <w:rPr>
                <w:rStyle w:val="Hyperlink"/>
                <w:noProof/>
              </w:rPr>
              <w:t>1.3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Refined voyage planning to navigate through a UKCM Operational Area</w:t>
            </w:r>
            <w:r w:rsidR="00903D8C">
              <w:rPr>
                <w:noProof/>
                <w:webHidden/>
              </w:rPr>
              <w:tab/>
            </w:r>
            <w:r w:rsidR="00903D8C">
              <w:rPr>
                <w:noProof/>
                <w:webHidden/>
              </w:rPr>
              <w:fldChar w:fldCharType="begin"/>
            </w:r>
            <w:r w:rsidR="00903D8C">
              <w:rPr>
                <w:noProof/>
                <w:webHidden/>
              </w:rPr>
              <w:instrText xml:space="preserve"> PAGEREF _Toc176796661 \h </w:instrText>
            </w:r>
            <w:r w:rsidR="00903D8C">
              <w:rPr>
                <w:noProof/>
                <w:webHidden/>
              </w:rPr>
            </w:r>
            <w:r w:rsidR="00903D8C">
              <w:rPr>
                <w:noProof/>
                <w:webHidden/>
              </w:rPr>
              <w:fldChar w:fldCharType="separate"/>
            </w:r>
            <w:r w:rsidR="00D10382">
              <w:rPr>
                <w:noProof/>
                <w:webHidden/>
              </w:rPr>
              <w:t>1</w:t>
            </w:r>
            <w:r w:rsidR="00903D8C">
              <w:rPr>
                <w:noProof/>
                <w:webHidden/>
              </w:rPr>
              <w:fldChar w:fldCharType="end"/>
            </w:r>
          </w:hyperlink>
        </w:p>
        <w:p w14:paraId="1970B191" w14:textId="1E11C4A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2" w:history="1">
            <w:r w:rsidR="00903D8C" w:rsidRPr="004D0C8F">
              <w:rPr>
                <w:rStyle w:val="Hyperlink"/>
                <w:noProof/>
              </w:rPr>
              <w:t>1.4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Voyage monitoring</w:t>
            </w:r>
            <w:r w:rsidR="00903D8C">
              <w:rPr>
                <w:noProof/>
                <w:webHidden/>
              </w:rPr>
              <w:tab/>
            </w:r>
            <w:r w:rsidR="00903D8C">
              <w:rPr>
                <w:noProof/>
                <w:webHidden/>
              </w:rPr>
              <w:fldChar w:fldCharType="begin"/>
            </w:r>
            <w:r w:rsidR="00903D8C">
              <w:rPr>
                <w:noProof/>
                <w:webHidden/>
              </w:rPr>
              <w:instrText xml:space="preserve"> PAGEREF _Toc176796662 \h </w:instrText>
            </w:r>
            <w:r w:rsidR="00903D8C">
              <w:rPr>
                <w:noProof/>
                <w:webHidden/>
              </w:rPr>
            </w:r>
            <w:r w:rsidR="00903D8C">
              <w:rPr>
                <w:noProof/>
                <w:webHidden/>
              </w:rPr>
              <w:fldChar w:fldCharType="separate"/>
            </w:r>
            <w:r w:rsidR="00D10382">
              <w:rPr>
                <w:noProof/>
                <w:webHidden/>
              </w:rPr>
              <w:t>2</w:t>
            </w:r>
            <w:r w:rsidR="00903D8C">
              <w:rPr>
                <w:noProof/>
                <w:webHidden/>
              </w:rPr>
              <w:fldChar w:fldCharType="end"/>
            </w:r>
          </w:hyperlink>
        </w:p>
        <w:p w14:paraId="1358C173" w14:textId="6596B45F"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3" w:history="1">
            <w:r w:rsidR="00903D8C" w:rsidRPr="004D0C8F">
              <w:rPr>
                <w:rStyle w:val="Hyperlink"/>
                <w:noProof/>
                <w14:scene3d>
                  <w14:camera w14:prst="orthographicFront"/>
                  <w14:lightRig w14:rig="threePt" w14:dir="t">
                    <w14:rot w14:lat="0" w14:lon="0" w14:rev="0"/>
                  </w14:lightRig>
                </w14:scene3d>
              </w:rPr>
              <w:t>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References</w:t>
            </w:r>
            <w:r w:rsidR="00903D8C">
              <w:rPr>
                <w:noProof/>
                <w:webHidden/>
              </w:rPr>
              <w:tab/>
            </w:r>
            <w:r w:rsidR="00903D8C">
              <w:rPr>
                <w:noProof/>
                <w:webHidden/>
              </w:rPr>
              <w:fldChar w:fldCharType="begin"/>
            </w:r>
            <w:r w:rsidR="00903D8C">
              <w:rPr>
                <w:noProof/>
                <w:webHidden/>
              </w:rPr>
              <w:instrText xml:space="preserve"> PAGEREF _Toc176796663 \h </w:instrText>
            </w:r>
            <w:r w:rsidR="00903D8C">
              <w:rPr>
                <w:noProof/>
                <w:webHidden/>
              </w:rPr>
            </w:r>
            <w:r w:rsidR="00903D8C">
              <w:rPr>
                <w:noProof/>
                <w:webHidden/>
              </w:rPr>
              <w:fldChar w:fldCharType="separate"/>
            </w:r>
            <w:r w:rsidR="00D10382">
              <w:rPr>
                <w:noProof/>
                <w:webHidden/>
              </w:rPr>
              <w:t>3</w:t>
            </w:r>
            <w:r w:rsidR="00903D8C">
              <w:rPr>
                <w:noProof/>
                <w:webHidden/>
              </w:rPr>
              <w:fldChar w:fldCharType="end"/>
            </w:r>
          </w:hyperlink>
        </w:p>
        <w:p w14:paraId="4F020DFA" w14:textId="51297E4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4" w:history="1">
            <w:r w:rsidR="00903D8C" w:rsidRPr="004D0C8F">
              <w:rPr>
                <w:rStyle w:val="Hyperlink"/>
                <w:noProof/>
              </w:rPr>
              <w:t>2.1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Normative</w:t>
            </w:r>
            <w:r w:rsidR="00903D8C">
              <w:rPr>
                <w:noProof/>
                <w:webHidden/>
              </w:rPr>
              <w:tab/>
            </w:r>
            <w:r w:rsidR="00903D8C">
              <w:rPr>
                <w:noProof/>
                <w:webHidden/>
              </w:rPr>
              <w:fldChar w:fldCharType="begin"/>
            </w:r>
            <w:r w:rsidR="00903D8C">
              <w:rPr>
                <w:noProof/>
                <w:webHidden/>
              </w:rPr>
              <w:instrText xml:space="preserve"> PAGEREF _Toc176796664 \h </w:instrText>
            </w:r>
            <w:r w:rsidR="00903D8C">
              <w:rPr>
                <w:noProof/>
                <w:webHidden/>
              </w:rPr>
            </w:r>
            <w:r w:rsidR="00903D8C">
              <w:rPr>
                <w:noProof/>
                <w:webHidden/>
              </w:rPr>
              <w:fldChar w:fldCharType="separate"/>
            </w:r>
            <w:r w:rsidR="00D10382">
              <w:rPr>
                <w:noProof/>
                <w:webHidden/>
              </w:rPr>
              <w:t>3</w:t>
            </w:r>
            <w:r w:rsidR="00903D8C">
              <w:rPr>
                <w:noProof/>
                <w:webHidden/>
              </w:rPr>
              <w:fldChar w:fldCharType="end"/>
            </w:r>
          </w:hyperlink>
        </w:p>
        <w:p w14:paraId="1CDF0850" w14:textId="532206F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5" w:history="1">
            <w:r w:rsidR="00903D8C" w:rsidRPr="004D0C8F">
              <w:rPr>
                <w:rStyle w:val="Hyperlink"/>
                <w:noProof/>
                <w14:scene3d>
                  <w14:camera w14:prst="orthographicFront"/>
                  <w14:lightRig w14:rig="threePt" w14:dir="t">
                    <w14:rot w14:lat="0" w14:lon="0" w14:rev="0"/>
                  </w14:lightRig>
                </w14:scene3d>
              </w:rPr>
              <w:t>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Terms, Definitions and Abbreviations</w:t>
            </w:r>
            <w:r w:rsidR="00903D8C">
              <w:rPr>
                <w:noProof/>
                <w:webHidden/>
              </w:rPr>
              <w:tab/>
            </w:r>
            <w:r w:rsidR="00903D8C">
              <w:rPr>
                <w:noProof/>
                <w:webHidden/>
              </w:rPr>
              <w:fldChar w:fldCharType="begin"/>
            </w:r>
            <w:r w:rsidR="00903D8C">
              <w:rPr>
                <w:noProof/>
                <w:webHidden/>
              </w:rPr>
              <w:instrText xml:space="preserve"> PAGEREF _Toc176796665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334EAC65" w14:textId="4B1CDF8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6" w:history="1">
            <w:r w:rsidR="00903D8C" w:rsidRPr="004D0C8F">
              <w:rPr>
                <w:rStyle w:val="Hyperlink"/>
                <w:noProof/>
              </w:rPr>
              <w:t>3.1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Use of Language</w:t>
            </w:r>
            <w:r w:rsidR="00903D8C">
              <w:rPr>
                <w:noProof/>
                <w:webHidden/>
              </w:rPr>
              <w:tab/>
            </w:r>
            <w:r w:rsidR="00903D8C">
              <w:rPr>
                <w:noProof/>
                <w:webHidden/>
              </w:rPr>
              <w:fldChar w:fldCharType="begin"/>
            </w:r>
            <w:r w:rsidR="00903D8C">
              <w:rPr>
                <w:noProof/>
                <w:webHidden/>
              </w:rPr>
              <w:instrText xml:space="preserve"> PAGEREF _Toc176796666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6C387588" w14:textId="7A00287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7" w:history="1">
            <w:r w:rsidR="00903D8C" w:rsidRPr="004D0C8F">
              <w:rPr>
                <w:rStyle w:val="Hyperlink"/>
                <w:noProof/>
              </w:rPr>
              <w:t>3.2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Terms and Definitions</w:t>
            </w:r>
            <w:r w:rsidR="00903D8C">
              <w:rPr>
                <w:noProof/>
                <w:webHidden/>
              </w:rPr>
              <w:tab/>
            </w:r>
            <w:r w:rsidR="00903D8C">
              <w:rPr>
                <w:noProof/>
                <w:webHidden/>
              </w:rPr>
              <w:fldChar w:fldCharType="begin"/>
            </w:r>
            <w:r w:rsidR="00903D8C">
              <w:rPr>
                <w:noProof/>
                <w:webHidden/>
              </w:rPr>
              <w:instrText xml:space="preserve"> PAGEREF _Toc176796667 \h </w:instrText>
            </w:r>
            <w:r w:rsidR="00903D8C">
              <w:rPr>
                <w:noProof/>
                <w:webHidden/>
              </w:rPr>
            </w:r>
            <w:r w:rsidR="00903D8C">
              <w:rPr>
                <w:noProof/>
                <w:webHidden/>
              </w:rPr>
              <w:fldChar w:fldCharType="separate"/>
            </w:r>
            <w:r w:rsidR="00D10382">
              <w:rPr>
                <w:noProof/>
                <w:webHidden/>
              </w:rPr>
              <w:t>4</w:t>
            </w:r>
            <w:r w:rsidR="00903D8C">
              <w:rPr>
                <w:noProof/>
                <w:webHidden/>
              </w:rPr>
              <w:fldChar w:fldCharType="end"/>
            </w:r>
          </w:hyperlink>
        </w:p>
        <w:p w14:paraId="4D01D040" w14:textId="6E64A9B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68" w:history="1">
            <w:r w:rsidR="00903D8C" w:rsidRPr="004D0C8F">
              <w:rPr>
                <w:rStyle w:val="Hyperlink"/>
                <w:noProof/>
              </w:rPr>
              <w:t>3.3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Abbreviations</w:t>
            </w:r>
            <w:r w:rsidR="00903D8C">
              <w:rPr>
                <w:noProof/>
                <w:webHidden/>
              </w:rPr>
              <w:tab/>
            </w:r>
            <w:r w:rsidR="00903D8C">
              <w:rPr>
                <w:noProof/>
                <w:webHidden/>
              </w:rPr>
              <w:fldChar w:fldCharType="begin"/>
            </w:r>
            <w:r w:rsidR="00903D8C">
              <w:rPr>
                <w:noProof/>
                <w:webHidden/>
              </w:rPr>
              <w:instrText xml:space="preserve"> PAGEREF _Toc176796668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599F0C2D" w14:textId="7A7E553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69" w:history="1">
            <w:r w:rsidR="00903D8C" w:rsidRPr="004D0C8F">
              <w:rPr>
                <w:rStyle w:val="Hyperlink"/>
                <w:noProof/>
                <w14:scene3d>
                  <w14:camera w14:prst="orthographicFront"/>
                  <w14:lightRig w14:rig="threePt" w14:dir="t">
                    <w14:rot w14:lat="0" w14:lon="0" w14:rev="0"/>
                  </w14:lightRig>
                </w14:scene3d>
              </w:rPr>
              <w:t>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Specification Description</w:t>
            </w:r>
            <w:r w:rsidR="00903D8C">
              <w:rPr>
                <w:noProof/>
                <w:webHidden/>
              </w:rPr>
              <w:tab/>
            </w:r>
            <w:r w:rsidR="00903D8C">
              <w:rPr>
                <w:noProof/>
                <w:webHidden/>
              </w:rPr>
              <w:fldChar w:fldCharType="begin"/>
            </w:r>
            <w:r w:rsidR="00903D8C">
              <w:rPr>
                <w:noProof/>
                <w:webHidden/>
              </w:rPr>
              <w:instrText xml:space="preserve"> PAGEREF _Toc176796669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45A30DE3" w14:textId="68695BB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0" w:history="1">
            <w:r w:rsidR="00903D8C" w:rsidRPr="004D0C8F">
              <w:rPr>
                <w:rStyle w:val="Hyperlink"/>
                <w:noProof/>
              </w:rPr>
              <w:t>4.1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S-129 General Data Product Description</w:t>
            </w:r>
            <w:r w:rsidR="00903D8C">
              <w:rPr>
                <w:noProof/>
                <w:webHidden/>
              </w:rPr>
              <w:tab/>
            </w:r>
            <w:r w:rsidR="00903D8C">
              <w:rPr>
                <w:noProof/>
                <w:webHidden/>
              </w:rPr>
              <w:fldChar w:fldCharType="begin"/>
            </w:r>
            <w:r w:rsidR="00903D8C">
              <w:rPr>
                <w:noProof/>
                <w:webHidden/>
              </w:rPr>
              <w:instrText xml:space="preserve"> PAGEREF _Toc176796670 \h </w:instrText>
            </w:r>
            <w:r w:rsidR="00903D8C">
              <w:rPr>
                <w:noProof/>
                <w:webHidden/>
              </w:rPr>
            </w:r>
            <w:r w:rsidR="00903D8C">
              <w:rPr>
                <w:noProof/>
                <w:webHidden/>
              </w:rPr>
              <w:fldChar w:fldCharType="separate"/>
            </w:r>
            <w:r w:rsidR="00D10382">
              <w:rPr>
                <w:noProof/>
                <w:webHidden/>
              </w:rPr>
              <w:t>6</w:t>
            </w:r>
            <w:r w:rsidR="00903D8C">
              <w:rPr>
                <w:noProof/>
                <w:webHidden/>
              </w:rPr>
              <w:fldChar w:fldCharType="end"/>
            </w:r>
          </w:hyperlink>
        </w:p>
        <w:p w14:paraId="1B589AC1" w14:textId="3696DEF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1" w:history="1">
            <w:r w:rsidR="00903D8C" w:rsidRPr="004D0C8F">
              <w:rPr>
                <w:rStyle w:val="Hyperlink"/>
                <w:noProof/>
              </w:rPr>
              <w:t>4.2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Specification Metadata</w:t>
            </w:r>
            <w:r w:rsidR="00903D8C">
              <w:rPr>
                <w:noProof/>
                <w:webHidden/>
              </w:rPr>
              <w:tab/>
            </w:r>
            <w:r w:rsidR="00903D8C">
              <w:rPr>
                <w:noProof/>
                <w:webHidden/>
              </w:rPr>
              <w:fldChar w:fldCharType="begin"/>
            </w:r>
            <w:r w:rsidR="00903D8C">
              <w:rPr>
                <w:noProof/>
                <w:webHidden/>
              </w:rPr>
              <w:instrText xml:space="preserve"> PAGEREF _Toc176796671 \h </w:instrText>
            </w:r>
            <w:r w:rsidR="00903D8C">
              <w:rPr>
                <w:noProof/>
                <w:webHidden/>
              </w:rPr>
            </w:r>
            <w:r w:rsidR="00903D8C">
              <w:rPr>
                <w:noProof/>
                <w:webHidden/>
              </w:rPr>
              <w:fldChar w:fldCharType="separate"/>
            </w:r>
            <w:r w:rsidR="00D10382">
              <w:rPr>
                <w:noProof/>
                <w:webHidden/>
              </w:rPr>
              <w:t>7</w:t>
            </w:r>
            <w:r w:rsidR="00903D8C">
              <w:rPr>
                <w:noProof/>
                <w:webHidden/>
              </w:rPr>
              <w:fldChar w:fldCharType="end"/>
            </w:r>
          </w:hyperlink>
        </w:p>
        <w:p w14:paraId="3135970F" w14:textId="44F217F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2" w:history="1">
            <w:r w:rsidR="00903D8C" w:rsidRPr="004D0C8F">
              <w:rPr>
                <w:rStyle w:val="Hyperlink"/>
                <w:noProof/>
              </w:rPr>
              <w:t>4.3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IHO Product Specification Maintenance</w:t>
            </w:r>
            <w:r w:rsidR="00903D8C">
              <w:rPr>
                <w:noProof/>
                <w:webHidden/>
              </w:rPr>
              <w:tab/>
            </w:r>
            <w:r w:rsidR="00903D8C">
              <w:rPr>
                <w:noProof/>
                <w:webHidden/>
              </w:rPr>
              <w:fldChar w:fldCharType="begin"/>
            </w:r>
            <w:r w:rsidR="00903D8C">
              <w:rPr>
                <w:noProof/>
                <w:webHidden/>
              </w:rPr>
              <w:instrText xml:space="preserve"> PAGEREF _Toc176796672 \h </w:instrText>
            </w:r>
            <w:r w:rsidR="00903D8C">
              <w:rPr>
                <w:noProof/>
                <w:webHidden/>
              </w:rPr>
            </w:r>
            <w:r w:rsidR="00903D8C">
              <w:rPr>
                <w:noProof/>
                <w:webHidden/>
              </w:rPr>
              <w:fldChar w:fldCharType="separate"/>
            </w:r>
            <w:r w:rsidR="00D10382">
              <w:rPr>
                <w:noProof/>
                <w:webHidden/>
              </w:rPr>
              <w:t>7</w:t>
            </w:r>
            <w:r w:rsidR="00903D8C">
              <w:rPr>
                <w:noProof/>
                <w:webHidden/>
              </w:rPr>
              <w:fldChar w:fldCharType="end"/>
            </w:r>
          </w:hyperlink>
        </w:p>
        <w:p w14:paraId="6FF0F615" w14:textId="12EAC93C"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3" w:history="1">
            <w:r w:rsidR="00903D8C" w:rsidRPr="004D0C8F">
              <w:rPr>
                <w:rStyle w:val="Hyperlink"/>
                <w:noProof/>
                <w14:scene3d>
                  <w14:camera w14:prst="orthographicFront"/>
                  <w14:lightRig w14:rig="threePt" w14:dir="t">
                    <w14:rot w14:lat="0" w14:lon="0" w14:rev="0"/>
                  </w14:lightRig>
                </w14:scene3d>
              </w:rPr>
              <w:t>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Specification Scope</w:t>
            </w:r>
            <w:r w:rsidR="00903D8C">
              <w:rPr>
                <w:noProof/>
                <w:webHidden/>
              </w:rPr>
              <w:tab/>
            </w:r>
            <w:r w:rsidR="00903D8C">
              <w:rPr>
                <w:noProof/>
                <w:webHidden/>
              </w:rPr>
              <w:fldChar w:fldCharType="begin"/>
            </w:r>
            <w:r w:rsidR="00903D8C">
              <w:rPr>
                <w:noProof/>
                <w:webHidden/>
              </w:rPr>
              <w:instrText xml:space="preserve"> PAGEREF _Toc176796673 \h </w:instrText>
            </w:r>
            <w:r w:rsidR="00903D8C">
              <w:rPr>
                <w:noProof/>
                <w:webHidden/>
              </w:rPr>
            </w:r>
            <w:r w:rsidR="00903D8C">
              <w:rPr>
                <w:noProof/>
                <w:webHidden/>
              </w:rPr>
              <w:fldChar w:fldCharType="separate"/>
            </w:r>
            <w:r w:rsidR="00D10382">
              <w:rPr>
                <w:noProof/>
                <w:webHidden/>
              </w:rPr>
              <w:t>8</w:t>
            </w:r>
            <w:r w:rsidR="00903D8C">
              <w:rPr>
                <w:noProof/>
                <w:webHidden/>
              </w:rPr>
              <w:fldChar w:fldCharType="end"/>
            </w:r>
          </w:hyperlink>
        </w:p>
        <w:p w14:paraId="0A1D8974" w14:textId="524EC95A"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4" w:history="1">
            <w:r w:rsidR="00903D8C" w:rsidRPr="004D0C8F">
              <w:rPr>
                <w:rStyle w:val="Hyperlink"/>
                <w:noProof/>
                <w14:scene3d>
                  <w14:camera w14:prst="orthographicFront"/>
                  <w14:lightRig w14:rig="threePt" w14:dir="t">
                    <w14:rot w14:lat="0" w14:lon="0" w14:rev="0"/>
                  </w14:lightRig>
                </w14:scene3d>
              </w:rPr>
              <w:t>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Identification</w:t>
            </w:r>
            <w:r w:rsidR="00903D8C">
              <w:rPr>
                <w:noProof/>
                <w:webHidden/>
              </w:rPr>
              <w:tab/>
            </w:r>
            <w:r w:rsidR="00903D8C">
              <w:rPr>
                <w:noProof/>
                <w:webHidden/>
              </w:rPr>
              <w:fldChar w:fldCharType="begin"/>
            </w:r>
            <w:r w:rsidR="00903D8C">
              <w:rPr>
                <w:noProof/>
                <w:webHidden/>
              </w:rPr>
              <w:instrText xml:space="preserve"> PAGEREF _Toc176796674 \h </w:instrText>
            </w:r>
            <w:r w:rsidR="00903D8C">
              <w:rPr>
                <w:noProof/>
                <w:webHidden/>
              </w:rPr>
            </w:r>
            <w:r w:rsidR="00903D8C">
              <w:rPr>
                <w:noProof/>
                <w:webHidden/>
              </w:rPr>
              <w:fldChar w:fldCharType="separate"/>
            </w:r>
            <w:r w:rsidR="00D10382">
              <w:rPr>
                <w:noProof/>
                <w:webHidden/>
              </w:rPr>
              <w:t>8</w:t>
            </w:r>
            <w:r w:rsidR="00903D8C">
              <w:rPr>
                <w:noProof/>
                <w:webHidden/>
              </w:rPr>
              <w:fldChar w:fldCharType="end"/>
            </w:r>
          </w:hyperlink>
        </w:p>
        <w:p w14:paraId="2A2EEA81" w14:textId="1CFC90DA"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5" w:history="1">
            <w:r w:rsidR="00903D8C" w:rsidRPr="004D0C8F">
              <w:rPr>
                <w:rStyle w:val="Hyperlink"/>
                <w:noProof/>
                <w14:scene3d>
                  <w14:camera w14:prst="orthographicFront"/>
                  <w14:lightRig w14:rig="threePt" w14:dir="t">
                    <w14:rot w14:lat="0" w14:lon="0" w14:rev="0"/>
                  </w14:lightRig>
                </w14:scene3d>
              </w:rPr>
              <w:t>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Content and Structure</w:t>
            </w:r>
            <w:r w:rsidR="00903D8C">
              <w:rPr>
                <w:noProof/>
                <w:webHidden/>
              </w:rPr>
              <w:tab/>
            </w:r>
            <w:r w:rsidR="00903D8C">
              <w:rPr>
                <w:noProof/>
                <w:webHidden/>
              </w:rPr>
              <w:fldChar w:fldCharType="begin"/>
            </w:r>
            <w:r w:rsidR="00903D8C">
              <w:rPr>
                <w:noProof/>
                <w:webHidden/>
              </w:rPr>
              <w:instrText xml:space="preserve"> PAGEREF _Toc176796675 \h </w:instrText>
            </w:r>
            <w:r w:rsidR="00903D8C">
              <w:rPr>
                <w:noProof/>
                <w:webHidden/>
              </w:rPr>
            </w:r>
            <w:r w:rsidR="00903D8C">
              <w:rPr>
                <w:noProof/>
                <w:webHidden/>
              </w:rPr>
              <w:fldChar w:fldCharType="separate"/>
            </w:r>
            <w:r w:rsidR="00D10382">
              <w:rPr>
                <w:noProof/>
                <w:webHidden/>
              </w:rPr>
              <w:t>9</w:t>
            </w:r>
            <w:r w:rsidR="00903D8C">
              <w:rPr>
                <w:noProof/>
                <w:webHidden/>
              </w:rPr>
              <w:fldChar w:fldCharType="end"/>
            </w:r>
          </w:hyperlink>
        </w:p>
        <w:p w14:paraId="64E715A7" w14:textId="5F07B01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6" w:history="1">
            <w:r w:rsidR="00903D8C" w:rsidRPr="004D0C8F">
              <w:rPr>
                <w:rStyle w:val="Hyperlink"/>
                <w:noProof/>
              </w:rPr>
              <w:t>7.1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_Toc176796676 \h </w:instrText>
            </w:r>
            <w:r w:rsidR="00903D8C">
              <w:rPr>
                <w:noProof/>
                <w:webHidden/>
              </w:rPr>
            </w:r>
            <w:r w:rsidR="00903D8C">
              <w:rPr>
                <w:noProof/>
                <w:webHidden/>
              </w:rPr>
              <w:fldChar w:fldCharType="separate"/>
            </w:r>
            <w:r w:rsidR="00D10382">
              <w:rPr>
                <w:noProof/>
                <w:webHidden/>
              </w:rPr>
              <w:t>9</w:t>
            </w:r>
            <w:r w:rsidR="00903D8C">
              <w:rPr>
                <w:noProof/>
                <w:webHidden/>
              </w:rPr>
              <w:fldChar w:fldCharType="end"/>
            </w:r>
          </w:hyperlink>
        </w:p>
        <w:p w14:paraId="103689C1" w14:textId="7E7351E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7" w:history="1">
            <w:r w:rsidR="00903D8C" w:rsidRPr="004D0C8F">
              <w:rPr>
                <w:rStyle w:val="Hyperlink"/>
                <w:noProof/>
              </w:rPr>
              <w:t>7.2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Application Schema</w:t>
            </w:r>
            <w:r w:rsidR="00903D8C">
              <w:rPr>
                <w:noProof/>
                <w:webHidden/>
              </w:rPr>
              <w:tab/>
            </w:r>
            <w:r w:rsidR="00903D8C">
              <w:rPr>
                <w:noProof/>
                <w:webHidden/>
              </w:rPr>
              <w:fldChar w:fldCharType="begin"/>
            </w:r>
            <w:r w:rsidR="00903D8C">
              <w:rPr>
                <w:noProof/>
                <w:webHidden/>
              </w:rPr>
              <w:instrText xml:space="preserve"> PAGEREF _Toc176796677 \h </w:instrText>
            </w:r>
            <w:r w:rsidR="00903D8C">
              <w:rPr>
                <w:noProof/>
                <w:webHidden/>
              </w:rPr>
            </w:r>
            <w:r w:rsidR="00903D8C">
              <w:rPr>
                <w:noProof/>
                <w:webHidden/>
              </w:rPr>
              <w:fldChar w:fldCharType="separate"/>
            </w:r>
            <w:r w:rsidR="00D10382">
              <w:rPr>
                <w:noProof/>
                <w:webHidden/>
              </w:rPr>
              <w:t>13</w:t>
            </w:r>
            <w:r w:rsidR="00903D8C">
              <w:rPr>
                <w:noProof/>
                <w:webHidden/>
              </w:rPr>
              <w:fldChar w:fldCharType="end"/>
            </w:r>
          </w:hyperlink>
        </w:p>
        <w:p w14:paraId="174F5BAD" w14:textId="78770EA4"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78" w:history="1">
            <w:r w:rsidR="00903D8C" w:rsidRPr="004D0C8F">
              <w:rPr>
                <w:rStyle w:val="Hyperlink"/>
                <w:noProof/>
                <w14:scene3d>
                  <w14:camera w14:prst="orthographicFront"/>
                  <w14:lightRig w14:rig="threePt" w14:dir="t">
                    <w14:rot w14:lat="0" w14:lon="0" w14:rev="0"/>
                  </w14:lightRig>
                </w14:scene3d>
              </w:rPr>
              <w:t>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Catalogue</w:t>
            </w:r>
            <w:r w:rsidR="00903D8C">
              <w:rPr>
                <w:noProof/>
                <w:webHidden/>
              </w:rPr>
              <w:tab/>
            </w:r>
            <w:r w:rsidR="00903D8C">
              <w:rPr>
                <w:noProof/>
                <w:webHidden/>
              </w:rPr>
              <w:fldChar w:fldCharType="begin"/>
            </w:r>
            <w:r w:rsidR="00903D8C">
              <w:rPr>
                <w:noProof/>
                <w:webHidden/>
              </w:rPr>
              <w:instrText xml:space="preserve"> PAGEREF _Toc176796678 \h </w:instrText>
            </w:r>
            <w:r w:rsidR="00903D8C">
              <w:rPr>
                <w:noProof/>
                <w:webHidden/>
              </w:rPr>
            </w:r>
            <w:r w:rsidR="00903D8C">
              <w:rPr>
                <w:noProof/>
                <w:webHidden/>
              </w:rPr>
              <w:fldChar w:fldCharType="separate"/>
            </w:r>
            <w:r w:rsidR="00D10382">
              <w:rPr>
                <w:noProof/>
                <w:webHidden/>
              </w:rPr>
              <w:t>22</w:t>
            </w:r>
            <w:r w:rsidR="00903D8C">
              <w:rPr>
                <w:noProof/>
                <w:webHidden/>
              </w:rPr>
              <w:fldChar w:fldCharType="end"/>
            </w:r>
          </w:hyperlink>
        </w:p>
        <w:p w14:paraId="5A7CB5EA" w14:textId="754B73D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79" w:history="1">
            <w:r w:rsidR="00903D8C" w:rsidRPr="004D0C8F">
              <w:rPr>
                <w:rStyle w:val="Hyperlink"/>
                <w:noProof/>
              </w:rPr>
              <w:t>8.1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_Toc176796679 \h </w:instrText>
            </w:r>
            <w:r w:rsidR="00903D8C">
              <w:rPr>
                <w:noProof/>
                <w:webHidden/>
              </w:rPr>
            </w:r>
            <w:r w:rsidR="00903D8C">
              <w:rPr>
                <w:noProof/>
                <w:webHidden/>
              </w:rPr>
              <w:fldChar w:fldCharType="separate"/>
            </w:r>
            <w:r w:rsidR="00D10382">
              <w:rPr>
                <w:noProof/>
                <w:webHidden/>
              </w:rPr>
              <w:t>22</w:t>
            </w:r>
            <w:r w:rsidR="00903D8C">
              <w:rPr>
                <w:noProof/>
                <w:webHidden/>
              </w:rPr>
              <w:fldChar w:fldCharType="end"/>
            </w:r>
          </w:hyperlink>
        </w:p>
        <w:p w14:paraId="7D5BC971" w14:textId="24D2977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0" w:history="1">
            <w:r w:rsidR="00903D8C" w:rsidRPr="004D0C8F">
              <w:rPr>
                <w:rStyle w:val="Hyperlink"/>
                <w:noProof/>
              </w:rPr>
              <w:t>8.2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Types</w:t>
            </w:r>
            <w:r w:rsidR="00903D8C">
              <w:rPr>
                <w:noProof/>
                <w:webHidden/>
              </w:rPr>
              <w:tab/>
            </w:r>
            <w:r w:rsidR="00903D8C">
              <w:rPr>
                <w:noProof/>
                <w:webHidden/>
              </w:rPr>
              <w:fldChar w:fldCharType="begin"/>
            </w:r>
            <w:r w:rsidR="00903D8C">
              <w:rPr>
                <w:noProof/>
                <w:webHidden/>
              </w:rPr>
              <w:instrText xml:space="preserve"> PAGEREF _Toc176796680 \h </w:instrText>
            </w:r>
            <w:r w:rsidR="00903D8C">
              <w:rPr>
                <w:noProof/>
                <w:webHidden/>
              </w:rPr>
            </w:r>
            <w:r w:rsidR="00903D8C">
              <w:rPr>
                <w:noProof/>
                <w:webHidden/>
              </w:rPr>
              <w:fldChar w:fldCharType="separate"/>
            </w:r>
            <w:r w:rsidR="00D10382">
              <w:rPr>
                <w:noProof/>
                <w:webHidden/>
              </w:rPr>
              <w:t>23</w:t>
            </w:r>
            <w:r w:rsidR="00903D8C">
              <w:rPr>
                <w:noProof/>
                <w:webHidden/>
              </w:rPr>
              <w:fldChar w:fldCharType="end"/>
            </w:r>
          </w:hyperlink>
        </w:p>
        <w:p w14:paraId="454BE26C" w14:textId="082C14F9"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1" w:history="1">
            <w:r w:rsidR="00903D8C" w:rsidRPr="004D0C8F">
              <w:rPr>
                <w:rStyle w:val="Hyperlink"/>
                <w:noProof/>
              </w:rPr>
              <w:t>8.3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Units of measure</w:t>
            </w:r>
            <w:r w:rsidR="00903D8C">
              <w:rPr>
                <w:noProof/>
                <w:webHidden/>
              </w:rPr>
              <w:tab/>
            </w:r>
            <w:r w:rsidR="00903D8C">
              <w:rPr>
                <w:noProof/>
                <w:webHidden/>
              </w:rPr>
              <w:fldChar w:fldCharType="begin"/>
            </w:r>
            <w:r w:rsidR="00903D8C">
              <w:rPr>
                <w:noProof/>
                <w:webHidden/>
              </w:rPr>
              <w:instrText xml:space="preserve"> PAGEREF _Toc176796681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0B3A1225" w14:textId="4C86327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2" w:history="1">
            <w:r w:rsidR="00903D8C" w:rsidRPr="004D0C8F">
              <w:rPr>
                <w:rStyle w:val="Hyperlink"/>
                <w:noProof/>
                <w14:scene3d>
                  <w14:camera w14:prst="orthographicFront"/>
                  <w14:lightRig w14:rig="threePt" w14:dir="t">
                    <w14:rot w14:lat="0" w14:lon="0" w14:rev="0"/>
                  </w14:lightRig>
                </w14:scene3d>
              </w:rPr>
              <w:t>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Types</w:t>
            </w:r>
            <w:r w:rsidR="00903D8C">
              <w:rPr>
                <w:noProof/>
                <w:webHidden/>
              </w:rPr>
              <w:tab/>
            </w:r>
            <w:r w:rsidR="00903D8C">
              <w:rPr>
                <w:noProof/>
                <w:webHidden/>
              </w:rPr>
              <w:fldChar w:fldCharType="begin"/>
            </w:r>
            <w:r w:rsidR="00903D8C">
              <w:rPr>
                <w:noProof/>
                <w:webHidden/>
              </w:rPr>
              <w:instrText xml:space="preserve"> PAGEREF _Toc176796682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4DD6BECD" w14:textId="7C8CD5A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3" w:history="1">
            <w:r w:rsidR="00903D8C" w:rsidRPr="004D0C8F">
              <w:rPr>
                <w:rStyle w:val="Hyperlink"/>
                <w:noProof/>
                <w14:scene3d>
                  <w14:camera w14:prst="orthographicFront"/>
                  <w14:lightRig w14:rig="threePt" w14:dir="t">
                    <w14:rot w14:lat="0" w14:lon="0" w14:rev="0"/>
                  </w14:lightRig>
                </w14:scene3d>
              </w:rPr>
              <w:t>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Loading and Unloading</w:t>
            </w:r>
            <w:r w:rsidR="00903D8C">
              <w:rPr>
                <w:noProof/>
                <w:webHidden/>
              </w:rPr>
              <w:tab/>
            </w:r>
            <w:r w:rsidR="00903D8C">
              <w:rPr>
                <w:noProof/>
                <w:webHidden/>
              </w:rPr>
              <w:fldChar w:fldCharType="begin"/>
            </w:r>
            <w:r w:rsidR="00903D8C">
              <w:rPr>
                <w:noProof/>
                <w:webHidden/>
              </w:rPr>
              <w:instrText xml:space="preserve"> PAGEREF _Toc176796683 \h </w:instrText>
            </w:r>
            <w:r w:rsidR="00903D8C">
              <w:rPr>
                <w:noProof/>
                <w:webHidden/>
              </w:rPr>
            </w:r>
            <w:r w:rsidR="00903D8C">
              <w:rPr>
                <w:noProof/>
                <w:webHidden/>
              </w:rPr>
              <w:fldChar w:fldCharType="separate"/>
            </w:r>
            <w:r w:rsidR="00D10382">
              <w:rPr>
                <w:noProof/>
                <w:webHidden/>
              </w:rPr>
              <w:t>24</w:t>
            </w:r>
            <w:r w:rsidR="00903D8C">
              <w:rPr>
                <w:noProof/>
                <w:webHidden/>
              </w:rPr>
              <w:fldChar w:fldCharType="end"/>
            </w:r>
          </w:hyperlink>
        </w:p>
        <w:p w14:paraId="4262A281" w14:textId="3D09B0B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4" w:history="1">
            <w:r w:rsidR="00903D8C" w:rsidRPr="004D0C8F">
              <w:rPr>
                <w:rStyle w:val="Hyperlink"/>
                <w:noProof/>
                <w14:scene3d>
                  <w14:camera w14:prst="orthographicFront"/>
                  <w14:lightRig w14:rig="threePt" w14:dir="t">
                    <w14:rot w14:lat="0" w14:lon="0" w14:rev="0"/>
                  </w14:lightRig>
                </w14:scene3d>
              </w:rPr>
              <w:t>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Geometry</w:t>
            </w:r>
            <w:r w:rsidR="00903D8C">
              <w:rPr>
                <w:noProof/>
                <w:webHidden/>
              </w:rPr>
              <w:tab/>
            </w:r>
            <w:r w:rsidR="00903D8C">
              <w:rPr>
                <w:noProof/>
                <w:webHidden/>
              </w:rPr>
              <w:fldChar w:fldCharType="begin"/>
            </w:r>
            <w:r w:rsidR="00903D8C">
              <w:rPr>
                <w:noProof/>
                <w:webHidden/>
              </w:rPr>
              <w:instrText xml:space="preserve"> PAGEREF _Toc176796684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5D00F525" w14:textId="532601F0"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85" w:history="1">
            <w:r w:rsidR="00903D8C" w:rsidRPr="004D0C8F">
              <w:rPr>
                <w:rStyle w:val="Hyperlink"/>
                <w:noProof/>
                <w14:scene3d>
                  <w14:camera w14:prst="orthographicFront"/>
                  <w14:lightRig w14:rig="threePt" w14:dir="t">
                    <w14:rot w14:lat="0" w14:lon="0" w14:rev="0"/>
                  </w14:lightRig>
                </w14:scene3d>
              </w:rPr>
              <w:t>12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Coordinate Reference Systems (CRS)</w:t>
            </w:r>
            <w:r w:rsidR="00903D8C">
              <w:rPr>
                <w:noProof/>
                <w:webHidden/>
              </w:rPr>
              <w:tab/>
            </w:r>
            <w:r w:rsidR="00903D8C">
              <w:rPr>
                <w:noProof/>
                <w:webHidden/>
              </w:rPr>
              <w:fldChar w:fldCharType="begin"/>
            </w:r>
            <w:r w:rsidR="00903D8C">
              <w:rPr>
                <w:noProof/>
                <w:webHidden/>
              </w:rPr>
              <w:instrText xml:space="preserve"> PAGEREF _Toc176796685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8C974D2" w14:textId="54E74BB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6" w:history="1">
            <w:r w:rsidR="00903D8C" w:rsidRPr="004D0C8F">
              <w:rPr>
                <w:rStyle w:val="Hyperlink"/>
                <w:noProof/>
              </w:rPr>
              <w:t>12.1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_Toc176796686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339350BD" w14:textId="72F2891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7" w:history="1">
            <w:r w:rsidR="00903D8C" w:rsidRPr="004D0C8F">
              <w:rPr>
                <w:rStyle w:val="Hyperlink"/>
                <w:noProof/>
              </w:rPr>
              <w:t>12.2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Horizontal Reference System</w:t>
            </w:r>
            <w:r w:rsidR="00903D8C">
              <w:rPr>
                <w:noProof/>
                <w:webHidden/>
              </w:rPr>
              <w:tab/>
            </w:r>
            <w:r w:rsidR="00903D8C">
              <w:rPr>
                <w:noProof/>
                <w:webHidden/>
              </w:rPr>
              <w:fldChar w:fldCharType="begin"/>
            </w:r>
            <w:r w:rsidR="00903D8C">
              <w:rPr>
                <w:noProof/>
                <w:webHidden/>
              </w:rPr>
              <w:instrText xml:space="preserve"> PAGEREF _Toc176796687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358D4232" w14:textId="49AAD37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8" w:history="1">
            <w:r w:rsidR="00903D8C" w:rsidRPr="004D0C8F">
              <w:rPr>
                <w:rStyle w:val="Hyperlink"/>
                <w:noProof/>
              </w:rPr>
              <w:t>12.3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Vertical Reference System</w:t>
            </w:r>
            <w:r w:rsidR="00903D8C">
              <w:rPr>
                <w:noProof/>
                <w:webHidden/>
              </w:rPr>
              <w:tab/>
            </w:r>
            <w:r w:rsidR="00903D8C">
              <w:rPr>
                <w:noProof/>
                <w:webHidden/>
              </w:rPr>
              <w:fldChar w:fldCharType="begin"/>
            </w:r>
            <w:r w:rsidR="00903D8C">
              <w:rPr>
                <w:noProof/>
                <w:webHidden/>
              </w:rPr>
              <w:instrText xml:space="preserve"> PAGEREF _Toc176796688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7314259" w14:textId="798836B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89" w:history="1">
            <w:r w:rsidR="00903D8C" w:rsidRPr="004D0C8F">
              <w:rPr>
                <w:rStyle w:val="Hyperlink"/>
                <w:noProof/>
              </w:rPr>
              <w:t>12.4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Temporal Reference System</w:t>
            </w:r>
            <w:r w:rsidR="00903D8C">
              <w:rPr>
                <w:noProof/>
                <w:webHidden/>
              </w:rPr>
              <w:tab/>
            </w:r>
            <w:r w:rsidR="00903D8C">
              <w:rPr>
                <w:noProof/>
                <w:webHidden/>
              </w:rPr>
              <w:fldChar w:fldCharType="begin"/>
            </w:r>
            <w:r w:rsidR="00903D8C">
              <w:rPr>
                <w:noProof/>
                <w:webHidden/>
              </w:rPr>
              <w:instrText xml:space="preserve"> PAGEREF _Toc176796689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07CAFD11" w14:textId="2F947B57"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0" w:history="1">
            <w:r w:rsidR="00903D8C" w:rsidRPr="004D0C8F">
              <w:rPr>
                <w:rStyle w:val="Hyperlink"/>
                <w:noProof/>
                <w14:scene3d>
                  <w14:camera w14:prst="orthographicFront"/>
                  <w14:lightRig w14:rig="threePt" w14:dir="t">
                    <w14:rot w14:lat="0" w14:lon="0" w14:rev="0"/>
                  </w14:lightRig>
                </w14:scene3d>
              </w:rPr>
              <w:t>13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Quality</w:t>
            </w:r>
            <w:r w:rsidR="00903D8C">
              <w:rPr>
                <w:noProof/>
                <w:webHidden/>
              </w:rPr>
              <w:tab/>
            </w:r>
            <w:r w:rsidR="00903D8C">
              <w:rPr>
                <w:noProof/>
                <w:webHidden/>
              </w:rPr>
              <w:fldChar w:fldCharType="begin"/>
            </w:r>
            <w:r w:rsidR="00903D8C">
              <w:rPr>
                <w:noProof/>
                <w:webHidden/>
              </w:rPr>
              <w:instrText xml:space="preserve"> PAGEREF _Toc176796690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115B3983" w14:textId="09A97BF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1" w:history="1">
            <w:r w:rsidR="00903D8C" w:rsidRPr="004D0C8F">
              <w:rPr>
                <w:rStyle w:val="Hyperlink"/>
                <w:noProof/>
              </w:rPr>
              <w:t>13.1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_Toc176796691 \h </w:instrText>
            </w:r>
            <w:r w:rsidR="00903D8C">
              <w:rPr>
                <w:noProof/>
                <w:webHidden/>
              </w:rPr>
            </w:r>
            <w:r w:rsidR="00903D8C">
              <w:rPr>
                <w:noProof/>
                <w:webHidden/>
              </w:rPr>
              <w:fldChar w:fldCharType="separate"/>
            </w:r>
            <w:r w:rsidR="00D10382">
              <w:rPr>
                <w:noProof/>
                <w:webHidden/>
              </w:rPr>
              <w:t>25</w:t>
            </w:r>
            <w:r w:rsidR="00903D8C">
              <w:rPr>
                <w:noProof/>
                <w:webHidden/>
              </w:rPr>
              <w:fldChar w:fldCharType="end"/>
            </w:r>
          </w:hyperlink>
        </w:p>
        <w:p w14:paraId="73BA233D" w14:textId="47069689"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2" w:history="1">
            <w:r w:rsidR="00903D8C" w:rsidRPr="004D0C8F">
              <w:rPr>
                <w:rStyle w:val="Hyperlink"/>
                <w:noProof/>
                <w14:scene3d>
                  <w14:camera w14:prst="orthographicFront"/>
                  <w14:lightRig w14:rig="threePt" w14:dir="t">
                    <w14:rot w14:lat="0" w14:lon="0" w14:rev="0"/>
                  </w14:lightRig>
                </w14:scene3d>
              </w:rPr>
              <w:t>14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Capture and Classification</w:t>
            </w:r>
            <w:r w:rsidR="00903D8C">
              <w:rPr>
                <w:noProof/>
                <w:webHidden/>
              </w:rPr>
              <w:tab/>
            </w:r>
            <w:r w:rsidR="00903D8C">
              <w:rPr>
                <w:noProof/>
                <w:webHidden/>
              </w:rPr>
              <w:fldChar w:fldCharType="begin"/>
            </w:r>
            <w:r w:rsidR="00903D8C">
              <w:rPr>
                <w:noProof/>
                <w:webHidden/>
              </w:rPr>
              <w:instrText xml:space="preserve"> PAGEREF _Toc176796692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46E6D465" w14:textId="7651ECCE"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3" w:history="1">
            <w:r w:rsidR="00903D8C" w:rsidRPr="004D0C8F">
              <w:rPr>
                <w:rStyle w:val="Hyperlink"/>
                <w:noProof/>
                <w14:scene3d>
                  <w14:camera w14:prst="orthographicFront"/>
                  <w14:lightRig w14:rig="threePt" w14:dir="t">
                    <w14:rot w14:lat="0" w14:lon="0" w14:rev="0"/>
                  </w14:lightRig>
                </w14:scene3d>
              </w:rPr>
              <w:t>15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Maintenance</w:t>
            </w:r>
            <w:r w:rsidR="00903D8C">
              <w:rPr>
                <w:noProof/>
                <w:webHidden/>
              </w:rPr>
              <w:tab/>
            </w:r>
            <w:r w:rsidR="00903D8C">
              <w:rPr>
                <w:noProof/>
                <w:webHidden/>
              </w:rPr>
              <w:fldChar w:fldCharType="begin"/>
            </w:r>
            <w:r w:rsidR="00903D8C">
              <w:rPr>
                <w:noProof/>
                <w:webHidden/>
              </w:rPr>
              <w:instrText xml:space="preserve"> PAGEREF _Toc176796693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206EFCA3" w14:textId="7211271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4" w:history="1">
            <w:r w:rsidR="00903D8C" w:rsidRPr="004D0C8F">
              <w:rPr>
                <w:rStyle w:val="Hyperlink"/>
                <w:noProof/>
              </w:rPr>
              <w:t>15.1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Maintenance and Update Frequency</w:t>
            </w:r>
            <w:r w:rsidR="00903D8C">
              <w:rPr>
                <w:noProof/>
                <w:webHidden/>
              </w:rPr>
              <w:tab/>
            </w:r>
            <w:r w:rsidR="00903D8C">
              <w:rPr>
                <w:noProof/>
                <w:webHidden/>
              </w:rPr>
              <w:fldChar w:fldCharType="begin"/>
            </w:r>
            <w:r w:rsidR="00903D8C">
              <w:rPr>
                <w:noProof/>
                <w:webHidden/>
              </w:rPr>
              <w:instrText xml:space="preserve"> PAGEREF _Toc176796694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5CDEB9CD" w14:textId="4322324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5" w:history="1">
            <w:r w:rsidR="00903D8C" w:rsidRPr="004D0C8F">
              <w:rPr>
                <w:rStyle w:val="Hyperlink"/>
                <w:noProof/>
              </w:rPr>
              <w:t>15.2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Source</w:t>
            </w:r>
            <w:r w:rsidR="00903D8C">
              <w:rPr>
                <w:noProof/>
                <w:webHidden/>
              </w:rPr>
              <w:tab/>
            </w:r>
            <w:r w:rsidR="00903D8C">
              <w:rPr>
                <w:noProof/>
                <w:webHidden/>
              </w:rPr>
              <w:fldChar w:fldCharType="begin"/>
            </w:r>
            <w:r w:rsidR="00903D8C">
              <w:rPr>
                <w:noProof/>
                <w:webHidden/>
              </w:rPr>
              <w:instrText xml:space="preserve"> PAGEREF _Toc176796695 \h </w:instrText>
            </w:r>
            <w:r w:rsidR="00903D8C">
              <w:rPr>
                <w:noProof/>
                <w:webHidden/>
              </w:rPr>
            </w:r>
            <w:r w:rsidR="00903D8C">
              <w:rPr>
                <w:noProof/>
                <w:webHidden/>
              </w:rPr>
              <w:fldChar w:fldCharType="separate"/>
            </w:r>
            <w:r w:rsidR="00D10382">
              <w:rPr>
                <w:noProof/>
                <w:webHidden/>
              </w:rPr>
              <w:t>26</w:t>
            </w:r>
            <w:r w:rsidR="00903D8C">
              <w:rPr>
                <w:noProof/>
                <w:webHidden/>
              </w:rPr>
              <w:fldChar w:fldCharType="end"/>
            </w:r>
          </w:hyperlink>
        </w:p>
        <w:p w14:paraId="678ADD57" w14:textId="47B8E94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6" w:history="1">
            <w:r w:rsidR="00903D8C" w:rsidRPr="004D0C8F">
              <w:rPr>
                <w:rStyle w:val="Hyperlink"/>
                <w:noProof/>
              </w:rPr>
              <w:t>15.3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Production Process</w:t>
            </w:r>
            <w:r w:rsidR="00903D8C">
              <w:rPr>
                <w:noProof/>
                <w:webHidden/>
              </w:rPr>
              <w:tab/>
            </w:r>
            <w:r w:rsidR="00903D8C">
              <w:rPr>
                <w:noProof/>
                <w:webHidden/>
              </w:rPr>
              <w:fldChar w:fldCharType="begin"/>
            </w:r>
            <w:r w:rsidR="00903D8C">
              <w:rPr>
                <w:noProof/>
                <w:webHidden/>
              </w:rPr>
              <w:instrText xml:space="preserve"> PAGEREF _Toc176796696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555A33B6" w14:textId="1B2A4A1F"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7" w:history="1">
            <w:r w:rsidR="00903D8C" w:rsidRPr="004D0C8F">
              <w:rPr>
                <w:rStyle w:val="Hyperlink"/>
                <w:noProof/>
                <w14:scene3d>
                  <w14:camera w14:prst="orthographicFront"/>
                  <w14:lightRig w14:rig="threePt" w14:dir="t">
                    <w14:rot w14:lat="0" w14:lon="0" w14:rev="0"/>
                  </w14:lightRig>
                </w14:scene3d>
              </w:rPr>
              <w:t>16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Portrayal</w:t>
            </w:r>
            <w:r w:rsidR="00903D8C">
              <w:rPr>
                <w:noProof/>
                <w:webHidden/>
              </w:rPr>
              <w:tab/>
            </w:r>
            <w:r w:rsidR="00903D8C">
              <w:rPr>
                <w:noProof/>
                <w:webHidden/>
              </w:rPr>
              <w:fldChar w:fldCharType="begin"/>
            </w:r>
            <w:r w:rsidR="00903D8C">
              <w:rPr>
                <w:noProof/>
                <w:webHidden/>
              </w:rPr>
              <w:instrText xml:space="preserve"> PAGEREF _Toc176796697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007EB68C" w14:textId="4664D5F2"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698" w:history="1">
            <w:r w:rsidR="00903D8C" w:rsidRPr="004D0C8F">
              <w:rPr>
                <w:rStyle w:val="Hyperlink"/>
                <w:noProof/>
                <w14:scene3d>
                  <w14:camera w14:prst="orthographicFront"/>
                  <w14:lightRig w14:rig="threePt" w14:dir="t">
                    <w14:rot w14:lat="0" w14:lon="0" w14:rev="0"/>
                  </w14:lightRig>
                </w14:scene3d>
              </w:rPr>
              <w:t>17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Format (Encoding)</w:t>
            </w:r>
            <w:r w:rsidR="00903D8C">
              <w:rPr>
                <w:noProof/>
                <w:webHidden/>
              </w:rPr>
              <w:tab/>
            </w:r>
            <w:r w:rsidR="00903D8C">
              <w:rPr>
                <w:noProof/>
                <w:webHidden/>
              </w:rPr>
              <w:fldChar w:fldCharType="begin"/>
            </w:r>
            <w:r w:rsidR="00903D8C">
              <w:rPr>
                <w:noProof/>
                <w:webHidden/>
              </w:rPr>
              <w:instrText xml:space="preserve"> PAGEREF _Toc176796698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182DBBC7" w14:textId="65CFF9E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699" w:history="1">
            <w:r w:rsidR="00903D8C" w:rsidRPr="004D0C8F">
              <w:rPr>
                <w:rStyle w:val="Hyperlink"/>
                <w:noProof/>
              </w:rPr>
              <w:t>17.1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Encoding of Latitude and Longitude</w:t>
            </w:r>
            <w:r w:rsidR="00903D8C">
              <w:rPr>
                <w:noProof/>
                <w:webHidden/>
              </w:rPr>
              <w:tab/>
            </w:r>
            <w:r w:rsidR="00903D8C">
              <w:rPr>
                <w:noProof/>
                <w:webHidden/>
              </w:rPr>
              <w:fldChar w:fldCharType="begin"/>
            </w:r>
            <w:r w:rsidR="00903D8C">
              <w:rPr>
                <w:noProof/>
                <w:webHidden/>
              </w:rPr>
              <w:instrText xml:space="preserve"> PAGEREF _Toc176796699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2D898D7F" w14:textId="457FEAB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0" w:history="1">
            <w:r w:rsidR="00903D8C" w:rsidRPr="004D0C8F">
              <w:rPr>
                <w:rStyle w:val="Hyperlink"/>
                <w:noProof/>
              </w:rPr>
              <w:t>17.2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Numeric Attribute Encoding</w:t>
            </w:r>
            <w:r w:rsidR="00903D8C">
              <w:rPr>
                <w:noProof/>
                <w:webHidden/>
              </w:rPr>
              <w:tab/>
            </w:r>
            <w:r w:rsidR="00903D8C">
              <w:rPr>
                <w:noProof/>
                <w:webHidden/>
              </w:rPr>
              <w:fldChar w:fldCharType="begin"/>
            </w:r>
            <w:r w:rsidR="00903D8C">
              <w:rPr>
                <w:noProof/>
                <w:webHidden/>
              </w:rPr>
              <w:instrText xml:space="preserve"> PAGEREF _Toc176796700 \h </w:instrText>
            </w:r>
            <w:r w:rsidR="00903D8C">
              <w:rPr>
                <w:noProof/>
                <w:webHidden/>
              </w:rPr>
            </w:r>
            <w:r w:rsidR="00903D8C">
              <w:rPr>
                <w:noProof/>
                <w:webHidden/>
              </w:rPr>
              <w:fldChar w:fldCharType="separate"/>
            </w:r>
            <w:r w:rsidR="00D10382">
              <w:rPr>
                <w:noProof/>
                <w:webHidden/>
              </w:rPr>
              <w:t>27</w:t>
            </w:r>
            <w:r w:rsidR="00903D8C">
              <w:rPr>
                <w:noProof/>
                <w:webHidden/>
              </w:rPr>
              <w:fldChar w:fldCharType="end"/>
            </w:r>
          </w:hyperlink>
        </w:p>
        <w:p w14:paraId="11061C11" w14:textId="6F79388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1" w:history="1">
            <w:r w:rsidR="00903D8C" w:rsidRPr="004D0C8F">
              <w:rPr>
                <w:rStyle w:val="Hyperlink"/>
                <w:noProof/>
              </w:rPr>
              <w:t>17.3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Text Attribute Values</w:t>
            </w:r>
            <w:r w:rsidR="00903D8C">
              <w:rPr>
                <w:noProof/>
                <w:webHidden/>
              </w:rPr>
              <w:tab/>
            </w:r>
            <w:r w:rsidR="00903D8C">
              <w:rPr>
                <w:noProof/>
                <w:webHidden/>
              </w:rPr>
              <w:fldChar w:fldCharType="begin"/>
            </w:r>
            <w:r w:rsidR="00903D8C">
              <w:rPr>
                <w:noProof/>
                <w:webHidden/>
              </w:rPr>
              <w:instrText xml:space="preserve"> PAGEREF _Toc176796701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326F689E" w14:textId="4C9BF0A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2" w:history="1">
            <w:r w:rsidR="00903D8C" w:rsidRPr="004D0C8F">
              <w:rPr>
                <w:rStyle w:val="Hyperlink"/>
                <w:noProof/>
              </w:rPr>
              <w:t>17.4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Mandatory Attribute Values</w:t>
            </w:r>
            <w:r w:rsidR="00903D8C">
              <w:rPr>
                <w:noProof/>
                <w:webHidden/>
              </w:rPr>
              <w:tab/>
            </w:r>
            <w:r w:rsidR="00903D8C">
              <w:rPr>
                <w:noProof/>
                <w:webHidden/>
              </w:rPr>
              <w:fldChar w:fldCharType="begin"/>
            </w:r>
            <w:r w:rsidR="00903D8C">
              <w:rPr>
                <w:noProof/>
                <w:webHidden/>
              </w:rPr>
              <w:instrText xml:space="preserve"> PAGEREF _Toc176796702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770D4C93" w14:textId="0034E86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3" w:history="1">
            <w:r w:rsidR="00903D8C" w:rsidRPr="004D0C8F">
              <w:rPr>
                <w:rStyle w:val="Hyperlink"/>
                <w:noProof/>
              </w:rPr>
              <w:t>17.5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Unknown Attribute Values</w:t>
            </w:r>
            <w:r w:rsidR="00903D8C">
              <w:rPr>
                <w:noProof/>
                <w:webHidden/>
              </w:rPr>
              <w:tab/>
            </w:r>
            <w:r w:rsidR="00903D8C">
              <w:rPr>
                <w:noProof/>
                <w:webHidden/>
              </w:rPr>
              <w:fldChar w:fldCharType="begin"/>
            </w:r>
            <w:r w:rsidR="00903D8C">
              <w:rPr>
                <w:noProof/>
                <w:webHidden/>
              </w:rPr>
              <w:instrText xml:space="preserve"> PAGEREF _Toc176796703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543F9D6C" w14:textId="0C1BDB4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4" w:history="1">
            <w:r w:rsidR="00903D8C" w:rsidRPr="004D0C8F">
              <w:rPr>
                <w:rStyle w:val="Hyperlink"/>
                <w:noProof/>
              </w:rPr>
              <w:t>17.6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Structure of dataset files</w:t>
            </w:r>
            <w:r w:rsidR="00903D8C">
              <w:rPr>
                <w:noProof/>
                <w:webHidden/>
              </w:rPr>
              <w:tab/>
            </w:r>
            <w:r w:rsidR="00903D8C">
              <w:rPr>
                <w:noProof/>
                <w:webHidden/>
              </w:rPr>
              <w:fldChar w:fldCharType="begin"/>
            </w:r>
            <w:r w:rsidR="00903D8C">
              <w:rPr>
                <w:noProof/>
                <w:webHidden/>
              </w:rPr>
              <w:instrText xml:space="preserve"> PAGEREF _Toc176796704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27871DC4" w14:textId="7359A7D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5" w:history="1">
            <w:r w:rsidR="00903D8C" w:rsidRPr="004D0C8F">
              <w:rPr>
                <w:rStyle w:val="Hyperlink"/>
                <w:noProof/>
              </w:rPr>
              <w:t>17.7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Object identifiers</w:t>
            </w:r>
            <w:r w:rsidR="00903D8C">
              <w:rPr>
                <w:noProof/>
                <w:webHidden/>
              </w:rPr>
              <w:tab/>
            </w:r>
            <w:r w:rsidR="00903D8C">
              <w:rPr>
                <w:noProof/>
                <w:webHidden/>
              </w:rPr>
              <w:fldChar w:fldCharType="begin"/>
            </w:r>
            <w:r w:rsidR="00903D8C">
              <w:rPr>
                <w:noProof/>
                <w:webHidden/>
              </w:rPr>
              <w:instrText xml:space="preserve"> PAGEREF _Toc176796705 \h </w:instrText>
            </w:r>
            <w:r w:rsidR="00903D8C">
              <w:rPr>
                <w:noProof/>
                <w:webHidden/>
              </w:rPr>
            </w:r>
            <w:r w:rsidR="00903D8C">
              <w:rPr>
                <w:noProof/>
                <w:webHidden/>
              </w:rPr>
              <w:fldChar w:fldCharType="separate"/>
            </w:r>
            <w:r w:rsidR="00D10382">
              <w:rPr>
                <w:noProof/>
                <w:webHidden/>
              </w:rPr>
              <w:t>28</w:t>
            </w:r>
            <w:r w:rsidR="00903D8C">
              <w:rPr>
                <w:noProof/>
                <w:webHidden/>
              </w:rPr>
              <w:fldChar w:fldCharType="end"/>
            </w:r>
          </w:hyperlink>
        </w:p>
        <w:p w14:paraId="058DA067" w14:textId="6E536FB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6" w:history="1">
            <w:r w:rsidR="00903D8C" w:rsidRPr="004D0C8F">
              <w:rPr>
                <w:rStyle w:val="Hyperlink"/>
                <w:noProof/>
              </w:rPr>
              <w:t>17.8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validation</w:t>
            </w:r>
            <w:r w:rsidR="00903D8C">
              <w:rPr>
                <w:noProof/>
                <w:webHidden/>
              </w:rPr>
              <w:tab/>
            </w:r>
            <w:r w:rsidR="00903D8C">
              <w:rPr>
                <w:noProof/>
                <w:webHidden/>
              </w:rPr>
              <w:fldChar w:fldCharType="begin"/>
            </w:r>
            <w:r w:rsidR="00903D8C">
              <w:rPr>
                <w:noProof/>
                <w:webHidden/>
              </w:rPr>
              <w:instrText xml:space="preserve"> PAGEREF _Toc176796706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254F4BBD" w14:textId="5CC43EF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7" w:history="1">
            <w:r w:rsidR="00903D8C" w:rsidRPr="004D0C8F">
              <w:rPr>
                <w:rStyle w:val="Hyperlink"/>
                <w:noProof/>
              </w:rPr>
              <w:t>17.9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overlap</w:t>
            </w:r>
            <w:r w:rsidR="00903D8C">
              <w:rPr>
                <w:noProof/>
                <w:webHidden/>
              </w:rPr>
              <w:tab/>
            </w:r>
            <w:r w:rsidR="00903D8C">
              <w:rPr>
                <w:noProof/>
                <w:webHidden/>
              </w:rPr>
              <w:fldChar w:fldCharType="begin"/>
            </w:r>
            <w:r w:rsidR="00903D8C">
              <w:rPr>
                <w:noProof/>
                <w:webHidden/>
              </w:rPr>
              <w:instrText xml:space="preserve"> PAGEREF _Toc176796707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6E194D9A" w14:textId="034C8F8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08" w:history="1">
            <w:r w:rsidR="00903D8C" w:rsidRPr="004D0C8F">
              <w:rPr>
                <w:rStyle w:val="Hyperlink"/>
                <w:noProof/>
              </w:rPr>
              <w:t>17.10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quality</w:t>
            </w:r>
            <w:r w:rsidR="00903D8C">
              <w:rPr>
                <w:noProof/>
                <w:webHidden/>
              </w:rPr>
              <w:tab/>
            </w:r>
            <w:r w:rsidR="00903D8C">
              <w:rPr>
                <w:noProof/>
                <w:webHidden/>
              </w:rPr>
              <w:fldChar w:fldCharType="begin"/>
            </w:r>
            <w:r w:rsidR="00903D8C">
              <w:rPr>
                <w:noProof/>
                <w:webHidden/>
              </w:rPr>
              <w:instrText xml:space="preserve"> PAGEREF _Toc176796708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5BC2F2C6" w14:textId="47F54295"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09" w:history="1">
            <w:r w:rsidR="00903D8C" w:rsidRPr="004D0C8F">
              <w:rPr>
                <w:rStyle w:val="Hyperlink"/>
                <w:noProof/>
                <w14:scene3d>
                  <w14:camera w14:prst="orthographicFront"/>
                  <w14:lightRig w14:rig="threePt" w14:dir="t">
                    <w14:rot w14:lat="0" w14:lon="0" w14:rev="0"/>
                  </w14:lightRig>
                </w14:scene3d>
              </w:rPr>
              <w:t>18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Product Delivery</w:t>
            </w:r>
            <w:r w:rsidR="00903D8C">
              <w:rPr>
                <w:noProof/>
                <w:webHidden/>
              </w:rPr>
              <w:tab/>
            </w:r>
            <w:r w:rsidR="00903D8C">
              <w:rPr>
                <w:noProof/>
                <w:webHidden/>
              </w:rPr>
              <w:fldChar w:fldCharType="begin"/>
            </w:r>
            <w:r w:rsidR="00903D8C">
              <w:rPr>
                <w:noProof/>
                <w:webHidden/>
              </w:rPr>
              <w:instrText xml:space="preserve"> PAGEREF _Toc176796709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60E86A13" w14:textId="0081B4C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0" w:history="1">
            <w:r w:rsidR="00903D8C" w:rsidRPr="004D0C8F">
              <w:rPr>
                <w:rStyle w:val="Hyperlink"/>
                <w:noProof/>
              </w:rPr>
              <w:t>18.1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_Toc176796710 \h </w:instrText>
            </w:r>
            <w:r w:rsidR="00903D8C">
              <w:rPr>
                <w:noProof/>
                <w:webHidden/>
              </w:rPr>
            </w:r>
            <w:r w:rsidR="00903D8C">
              <w:rPr>
                <w:noProof/>
                <w:webHidden/>
              </w:rPr>
              <w:fldChar w:fldCharType="separate"/>
            </w:r>
            <w:r w:rsidR="00D10382">
              <w:rPr>
                <w:noProof/>
                <w:webHidden/>
              </w:rPr>
              <w:t>29</w:t>
            </w:r>
            <w:r w:rsidR="00903D8C">
              <w:rPr>
                <w:noProof/>
                <w:webHidden/>
              </w:rPr>
              <w:fldChar w:fldCharType="end"/>
            </w:r>
          </w:hyperlink>
        </w:p>
        <w:p w14:paraId="4F3A3411" w14:textId="54674FA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1" w:history="1">
            <w:r w:rsidR="00903D8C" w:rsidRPr="004D0C8F">
              <w:rPr>
                <w:rStyle w:val="Hyperlink"/>
                <w:noProof/>
              </w:rPr>
              <w:t>18.2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w:t>
            </w:r>
            <w:r w:rsidR="00903D8C">
              <w:rPr>
                <w:noProof/>
                <w:webHidden/>
              </w:rPr>
              <w:tab/>
            </w:r>
            <w:r w:rsidR="00903D8C">
              <w:rPr>
                <w:noProof/>
                <w:webHidden/>
              </w:rPr>
              <w:fldChar w:fldCharType="begin"/>
            </w:r>
            <w:r w:rsidR="00903D8C">
              <w:rPr>
                <w:noProof/>
                <w:webHidden/>
              </w:rPr>
              <w:instrText xml:space="preserve"> PAGEREF _Toc176796711 \h </w:instrText>
            </w:r>
            <w:r w:rsidR="00903D8C">
              <w:rPr>
                <w:noProof/>
                <w:webHidden/>
              </w:rPr>
            </w:r>
            <w:r w:rsidR="00903D8C">
              <w:rPr>
                <w:noProof/>
                <w:webHidden/>
              </w:rPr>
              <w:fldChar w:fldCharType="separate"/>
            </w:r>
            <w:r w:rsidR="00D10382">
              <w:rPr>
                <w:noProof/>
                <w:webHidden/>
              </w:rPr>
              <w:t>31</w:t>
            </w:r>
            <w:r w:rsidR="00903D8C">
              <w:rPr>
                <w:noProof/>
                <w:webHidden/>
              </w:rPr>
              <w:fldChar w:fldCharType="end"/>
            </w:r>
          </w:hyperlink>
        </w:p>
        <w:p w14:paraId="06EC4FDD" w14:textId="7112A5B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2" w:history="1">
            <w:r w:rsidR="00903D8C" w:rsidRPr="004D0C8F">
              <w:rPr>
                <w:rStyle w:val="Hyperlink"/>
                <w:noProof/>
              </w:rPr>
              <w:t>18.3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 Integrity</w:t>
            </w:r>
            <w:r w:rsidR="00903D8C">
              <w:rPr>
                <w:noProof/>
                <w:webHidden/>
              </w:rPr>
              <w:tab/>
            </w:r>
            <w:r w:rsidR="00903D8C">
              <w:rPr>
                <w:noProof/>
                <w:webHidden/>
              </w:rPr>
              <w:fldChar w:fldCharType="begin"/>
            </w:r>
            <w:r w:rsidR="00903D8C">
              <w:rPr>
                <w:noProof/>
                <w:webHidden/>
              </w:rPr>
              <w:instrText xml:space="preserve"> PAGEREF _Toc176796712 \h </w:instrText>
            </w:r>
            <w:r w:rsidR="00903D8C">
              <w:rPr>
                <w:noProof/>
                <w:webHidden/>
              </w:rPr>
            </w:r>
            <w:r w:rsidR="00903D8C">
              <w:rPr>
                <w:noProof/>
                <w:webHidden/>
              </w:rPr>
              <w:fldChar w:fldCharType="separate"/>
            </w:r>
            <w:r w:rsidR="00D10382">
              <w:rPr>
                <w:noProof/>
                <w:webHidden/>
              </w:rPr>
              <w:t>31</w:t>
            </w:r>
            <w:r w:rsidR="00903D8C">
              <w:rPr>
                <w:noProof/>
                <w:webHidden/>
              </w:rPr>
              <w:fldChar w:fldCharType="end"/>
            </w:r>
          </w:hyperlink>
        </w:p>
        <w:p w14:paraId="32C0830A" w14:textId="0A92C35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3" w:history="1">
            <w:r w:rsidR="00903D8C" w:rsidRPr="004D0C8F">
              <w:rPr>
                <w:rStyle w:val="Hyperlink"/>
                <w:noProof/>
              </w:rPr>
              <w:t>18.4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Support Files</w:t>
            </w:r>
            <w:r w:rsidR="00903D8C">
              <w:rPr>
                <w:noProof/>
                <w:webHidden/>
              </w:rPr>
              <w:tab/>
            </w:r>
            <w:r w:rsidR="00903D8C">
              <w:rPr>
                <w:noProof/>
                <w:webHidden/>
              </w:rPr>
              <w:fldChar w:fldCharType="begin"/>
            </w:r>
            <w:r w:rsidR="00903D8C">
              <w:rPr>
                <w:noProof/>
                <w:webHidden/>
              </w:rPr>
              <w:instrText xml:space="preserve"> PAGEREF _Toc176796713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1E6FE17D" w14:textId="4B1F1B11" w:rsidR="00903D8C" w:rsidRDefault="00000000">
          <w:pPr>
            <w:pStyle w:val="TOC1"/>
            <w:rPr>
              <w:rFonts w:asciiTheme="minorHAnsi" w:eastAsiaTheme="minorEastAsia" w:hAnsiTheme="minorHAnsi" w:cstheme="minorBidi"/>
              <w:b w:val="0"/>
              <w:noProof/>
              <w:kern w:val="2"/>
              <w:sz w:val="24"/>
              <w:szCs w:val="24"/>
              <w:lang w:val="en-AU" w:eastAsia="ko-KR"/>
              <w14:ligatures w14:val="standardContextual"/>
            </w:rPr>
          </w:pPr>
          <w:hyperlink w:anchor="_Toc176796714" w:history="1">
            <w:r w:rsidR="00903D8C" w:rsidRPr="004D0C8F">
              <w:rPr>
                <w:rStyle w:val="Hyperlink"/>
                <w:noProof/>
                <w14:scene3d>
                  <w14:camera w14:prst="orthographicFront"/>
                  <w14:lightRig w14:rig="threePt" w14:dir="t">
                    <w14:rot w14:lat="0" w14:lon="0" w14:rev="0"/>
                  </w14:lightRig>
                </w14:scene3d>
              </w:rPr>
              <w:t>19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Metadata</w:t>
            </w:r>
            <w:r w:rsidR="00903D8C">
              <w:rPr>
                <w:noProof/>
                <w:webHidden/>
              </w:rPr>
              <w:tab/>
            </w:r>
            <w:r w:rsidR="00903D8C">
              <w:rPr>
                <w:noProof/>
                <w:webHidden/>
              </w:rPr>
              <w:fldChar w:fldCharType="begin"/>
            </w:r>
            <w:r w:rsidR="00903D8C">
              <w:rPr>
                <w:noProof/>
                <w:webHidden/>
              </w:rPr>
              <w:instrText xml:space="preserve"> PAGEREF _Toc176796714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452A3D7E" w14:textId="5127607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5" w:history="1">
            <w:r w:rsidR="00903D8C" w:rsidRPr="004D0C8F">
              <w:rPr>
                <w:rStyle w:val="Hyperlink"/>
                <w:noProof/>
              </w:rPr>
              <w:t>19.1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_Toc176796715 \h </w:instrText>
            </w:r>
            <w:r w:rsidR="00903D8C">
              <w:rPr>
                <w:noProof/>
                <w:webHidden/>
              </w:rPr>
            </w:r>
            <w:r w:rsidR="00903D8C">
              <w:rPr>
                <w:noProof/>
                <w:webHidden/>
              </w:rPr>
              <w:fldChar w:fldCharType="separate"/>
            </w:r>
            <w:r w:rsidR="00D10382">
              <w:rPr>
                <w:noProof/>
                <w:webHidden/>
              </w:rPr>
              <w:t>32</w:t>
            </w:r>
            <w:r w:rsidR="00903D8C">
              <w:rPr>
                <w:noProof/>
                <w:webHidden/>
              </w:rPr>
              <w:fldChar w:fldCharType="end"/>
            </w:r>
          </w:hyperlink>
        </w:p>
        <w:p w14:paraId="0085F6C0" w14:textId="0B8F96E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6" w:history="1">
            <w:r w:rsidR="00903D8C" w:rsidRPr="004D0C8F">
              <w:rPr>
                <w:rStyle w:val="Hyperlink"/>
                <w:noProof/>
              </w:rPr>
              <w:t>19.2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Use of S-421 to provide routes in UKC plans</w:t>
            </w:r>
            <w:r w:rsidR="00903D8C">
              <w:rPr>
                <w:noProof/>
                <w:webHidden/>
              </w:rPr>
              <w:tab/>
            </w:r>
            <w:r w:rsidR="00903D8C">
              <w:rPr>
                <w:noProof/>
                <w:webHidden/>
              </w:rPr>
              <w:fldChar w:fldCharType="begin"/>
            </w:r>
            <w:r w:rsidR="00903D8C">
              <w:rPr>
                <w:noProof/>
                <w:webHidden/>
              </w:rPr>
              <w:instrText xml:space="preserve"> PAGEREF _Toc176796716 \h </w:instrText>
            </w:r>
            <w:r w:rsidR="00903D8C">
              <w:rPr>
                <w:noProof/>
                <w:webHidden/>
              </w:rPr>
            </w:r>
            <w:r w:rsidR="00903D8C">
              <w:rPr>
                <w:noProof/>
                <w:webHidden/>
              </w:rPr>
              <w:fldChar w:fldCharType="separate"/>
            </w:r>
            <w:r w:rsidR="00D10382">
              <w:rPr>
                <w:noProof/>
                <w:webHidden/>
              </w:rPr>
              <w:t>33</w:t>
            </w:r>
            <w:r w:rsidR="00903D8C">
              <w:rPr>
                <w:noProof/>
                <w:webHidden/>
              </w:rPr>
              <w:fldChar w:fldCharType="end"/>
            </w:r>
          </w:hyperlink>
        </w:p>
        <w:p w14:paraId="2E57CD69" w14:textId="2B333F0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7" w:history="1">
            <w:r w:rsidR="00903D8C" w:rsidRPr="004D0C8F">
              <w:rPr>
                <w:rStyle w:val="Hyperlink"/>
                <w:noProof/>
              </w:rPr>
              <w:t>19.3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Language</w:t>
            </w:r>
            <w:r w:rsidR="00903D8C">
              <w:rPr>
                <w:noProof/>
                <w:webHidden/>
              </w:rPr>
              <w:tab/>
            </w:r>
            <w:r w:rsidR="00903D8C">
              <w:rPr>
                <w:noProof/>
                <w:webHidden/>
              </w:rPr>
              <w:fldChar w:fldCharType="begin"/>
            </w:r>
            <w:r w:rsidR="00903D8C">
              <w:rPr>
                <w:noProof/>
                <w:webHidden/>
              </w:rPr>
              <w:instrText xml:space="preserve"> PAGEREF _Toc176796717 \h </w:instrText>
            </w:r>
            <w:r w:rsidR="00903D8C">
              <w:rPr>
                <w:noProof/>
                <w:webHidden/>
              </w:rPr>
            </w:r>
            <w:r w:rsidR="00903D8C">
              <w:rPr>
                <w:noProof/>
                <w:webHidden/>
              </w:rPr>
              <w:fldChar w:fldCharType="separate"/>
            </w:r>
            <w:r w:rsidR="00D10382">
              <w:rPr>
                <w:noProof/>
                <w:webHidden/>
              </w:rPr>
              <w:t>34</w:t>
            </w:r>
            <w:r w:rsidR="00903D8C">
              <w:rPr>
                <w:noProof/>
                <w:webHidden/>
              </w:rPr>
              <w:fldChar w:fldCharType="end"/>
            </w:r>
          </w:hyperlink>
        </w:p>
        <w:p w14:paraId="79700EAF" w14:textId="43222E3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8" w:history="1">
            <w:r w:rsidR="00903D8C" w:rsidRPr="004D0C8F">
              <w:rPr>
                <w:rStyle w:val="Hyperlink"/>
                <w:noProof/>
              </w:rPr>
              <w:t>19.4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Dataset metadata</w:t>
            </w:r>
            <w:r w:rsidR="00903D8C">
              <w:rPr>
                <w:noProof/>
                <w:webHidden/>
              </w:rPr>
              <w:tab/>
            </w:r>
            <w:r w:rsidR="00903D8C">
              <w:rPr>
                <w:noProof/>
                <w:webHidden/>
              </w:rPr>
              <w:fldChar w:fldCharType="begin"/>
            </w:r>
            <w:r w:rsidR="00903D8C">
              <w:rPr>
                <w:noProof/>
                <w:webHidden/>
              </w:rPr>
              <w:instrText xml:space="preserve"> PAGEREF _Toc176796718 \h </w:instrText>
            </w:r>
            <w:r w:rsidR="00903D8C">
              <w:rPr>
                <w:noProof/>
                <w:webHidden/>
              </w:rPr>
            </w:r>
            <w:r w:rsidR="00903D8C">
              <w:rPr>
                <w:noProof/>
                <w:webHidden/>
              </w:rPr>
              <w:fldChar w:fldCharType="separate"/>
            </w:r>
            <w:r w:rsidR="00D10382">
              <w:rPr>
                <w:noProof/>
                <w:webHidden/>
              </w:rPr>
              <w:t>34</w:t>
            </w:r>
            <w:r w:rsidR="00903D8C">
              <w:rPr>
                <w:noProof/>
                <w:webHidden/>
              </w:rPr>
              <w:fldChar w:fldCharType="end"/>
            </w:r>
          </w:hyperlink>
        </w:p>
        <w:p w14:paraId="5AF0373C" w14:textId="5CD7003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19" w:history="1">
            <w:r w:rsidR="00903D8C" w:rsidRPr="004D0C8F">
              <w:rPr>
                <w:rStyle w:val="Hyperlink"/>
                <w:noProof/>
              </w:rPr>
              <w:t>19.5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S100_ExchangeCatalogue</w:t>
            </w:r>
            <w:r w:rsidR="00903D8C">
              <w:rPr>
                <w:noProof/>
                <w:webHidden/>
              </w:rPr>
              <w:tab/>
            </w:r>
            <w:r w:rsidR="00903D8C">
              <w:rPr>
                <w:noProof/>
                <w:webHidden/>
              </w:rPr>
              <w:fldChar w:fldCharType="begin"/>
            </w:r>
            <w:r w:rsidR="00903D8C">
              <w:rPr>
                <w:noProof/>
                <w:webHidden/>
              </w:rPr>
              <w:instrText xml:space="preserve"> PAGEREF _Toc176796719 \h </w:instrText>
            </w:r>
            <w:r w:rsidR="00903D8C">
              <w:rPr>
                <w:noProof/>
                <w:webHidden/>
              </w:rPr>
            </w:r>
            <w:r w:rsidR="00903D8C">
              <w:rPr>
                <w:noProof/>
                <w:webHidden/>
              </w:rPr>
              <w:fldChar w:fldCharType="separate"/>
            </w:r>
            <w:r w:rsidR="00D10382">
              <w:rPr>
                <w:noProof/>
                <w:webHidden/>
              </w:rPr>
              <w:t>35</w:t>
            </w:r>
            <w:r w:rsidR="00903D8C">
              <w:rPr>
                <w:noProof/>
                <w:webHidden/>
              </w:rPr>
              <w:fldChar w:fldCharType="end"/>
            </w:r>
          </w:hyperlink>
        </w:p>
        <w:p w14:paraId="4C83F15B" w14:textId="4783F95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0" w:history="1">
            <w:r w:rsidR="00903D8C" w:rsidRPr="004D0C8F">
              <w:rPr>
                <w:rStyle w:val="Hyperlink"/>
                <w:noProof/>
              </w:rPr>
              <w:t>19.6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S100_DatasetDiscoveryMetadata</w:t>
            </w:r>
            <w:r w:rsidR="00903D8C">
              <w:rPr>
                <w:noProof/>
                <w:webHidden/>
              </w:rPr>
              <w:tab/>
            </w:r>
            <w:r w:rsidR="00903D8C">
              <w:rPr>
                <w:noProof/>
                <w:webHidden/>
              </w:rPr>
              <w:fldChar w:fldCharType="begin"/>
            </w:r>
            <w:r w:rsidR="00903D8C">
              <w:rPr>
                <w:noProof/>
                <w:webHidden/>
              </w:rPr>
              <w:instrText xml:space="preserve"> PAGEREF _Toc176796720 \h </w:instrText>
            </w:r>
            <w:r w:rsidR="00903D8C">
              <w:rPr>
                <w:noProof/>
                <w:webHidden/>
              </w:rPr>
            </w:r>
            <w:r w:rsidR="00903D8C">
              <w:rPr>
                <w:noProof/>
                <w:webHidden/>
              </w:rPr>
              <w:fldChar w:fldCharType="separate"/>
            </w:r>
            <w:r w:rsidR="00D10382">
              <w:rPr>
                <w:noProof/>
                <w:webHidden/>
              </w:rPr>
              <w:t>36</w:t>
            </w:r>
            <w:r w:rsidR="00903D8C">
              <w:rPr>
                <w:noProof/>
                <w:webHidden/>
              </w:rPr>
              <w:fldChar w:fldCharType="end"/>
            </w:r>
          </w:hyperlink>
        </w:p>
        <w:p w14:paraId="7CCF13DC" w14:textId="17F2942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1" w:history="1">
            <w:r w:rsidR="00903D8C" w:rsidRPr="004D0C8F">
              <w:rPr>
                <w:rStyle w:val="Hyperlink"/>
                <w:noProof/>
              </w:rPr>
              <w:t>19.7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S100_SupportFileDiscoveryMetadata</w:t>
            </w:r>
            <w:r w:rsidR="00903D8C">
              <w:rPr>
                <w:noProof/>
                <w:webHidden/>
              </w:rPr>
              <w:tab/>
            </w:r>
            <w:r w:rsidR="00903D8C">
              <w:rPr>
                <w:noProof/>
                <w:webHidden/>
              </w:rPr>
              <w:fldChar w:fldCharType="begin"/>
            </w:r>
            <w:r w:rsidR="00903D8C">
              <w:rPr>
                <w:noProof/>
                <w:webHidden/>
              </w:rPr>
              <w:instrText xml:space="preserve"> PAGEREF _Toc176796721 \h </w:instrText>
            </w:r>
            <w:r w:rsidR="00903D8C">
              <w:rPr>
                <w:noProof/>
                <w:webHidden/>
              </w:rPr>
            </w:r>
            <w:r w:rsidR="00903D8C">
              <w:rPr>
                <w:noProof/>
                <w:webHidden/>
              </w:rPr>
              <w:fldChar w:fldCharType="separate"/>
            </w:r>
            <w:r w:rsidR="00D10382">
              <w:rPr>
                <w:noProof/>
                <w:webHidden/>
              </w:rPr>
              <w:t>41</w:t>
            </w:r>
            <w:r w:rsidR="00903D8C">
              <w:rPr>
                <w:noProof/>
                <w:webHidden/>
              </w:rPr>
              <w:fldChar w:fldCharType="end"/>
            </w:r>
          </w:hyperlink>
        </w:p>
        <w:p w14:paraId="2F39DD07" w14:textId="78EC69F3"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2" w:history="1">
            <w:r w:rsidR="00903D8C" w:rsidRPr="004D0C8F">
              <w:rPr>
                <w:rStyle w:val="Hyperlink"/>
                <w:noProof/>
              </w:rPr>
              <w:t>19.8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S100_CatalogueDiscoveryMetadata</w:t>
            </w:r>
            <w:r w:rsidR="00903D8C">
              <w:rPr>
                <w:noProof/>
                <w:webHidden/>
              </w:rPr>
              <w:tab/>
            </w:r>
            <w:r w:rsidR="00903D8C">
              <w:rPr>
                <w:noProof/>
                <w:webHidden/>
              </w:rPr>
              <w:fldChar w:fldCharType="begin"/>
            </w:r>
            <w:r w:rsidR="00903D8C">
              <w:rPr>
                <w:noProof/>
                <w:webHidden/>
              </w:rPr>
              <w:instrText xml:space="preserve"> PAGEREF _Toc176796722 \h </w:instrText>
            </w:r>
            <w:r w:rsidR="00903D8C">
              <w:rPr>
                <w:noProof/>
                <w:webHidden/>
              </w:rPr>
            </w:r>
            <w:r w:rsidR="00903D8C">
              <w:rPr>
                <w:noProof/>
                <w:webHidden/>
              </w:rPr>
              <w:fldChar w:fldCharType="separate"/>
            </w:r>
            <w:r w:rsidR="00D10382">
              <w:rPr>
                <w:noProof/>
                <w:webHidden/>
              </w:rPr>
              <w:t>42</w:t>
            </w:r>
            <w:r w:rsidR="00903D8C">
              <w:rPr>
                <w:noProof/>
                <w:webHidden/>
              </w:rPr>
              <w:fldChar w:fldCharType="end"/>
            </w:r>
          </w:hyperlink>
        </w:p>
        <w:p w14:paraId="59E123FE" w14:textId="24CCA99B"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23" w:history="1">
            <w:r w:rsidR="00903D8C" w:rsidRPr="004D0C8F">
              <w:rPr>
                <w:rStyle w:val="Hyperlink"/>
                <w:noProof/>
                <w14:scene3d>
                  <w14:camera w14:prst="orthographicFront"/>
                  <w14:lightRig w14:rig="threePt" w14:dir="t">
                    <w14:rot w14:lat="0" w14:lon="0" w14:rev="0"/>
                  </w14:lightRig>
                </w14:scene3d>
              </w:rPr>
              <w:t>Annex A.</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Data Classification and Encoding Guide</w:t>
            </w:r>
            <w:r w:rsidR="00903D8C">
              <w:rPr>
                <w:noProof/>
                <w:webHidden/>
              </w:rPr>
              <w:tab/>
            </w:r>
            <w:r w:rsidR="00903D8C">
              <w:rPr>
                <w:noProof/>
                <w:webHidden/>
              </w:rPr>
              <w:fldChar w:fldCharType="begin"/>
            </w:r>
            <w:r w:rsidR="00903D8C">
              <w:rPr>
                <w:noProof/>
                <w:webHidden/>
              </w:rPr>
              <w:instrText xml:space="preserve"> PAGEREF _Toc176796723 \h </w:instrText>
            </w:r>
            <w:r w:rsidR="00903D8C">
              <w:rPr>
                <w:noProof/>
                <w:webHidden/>
              </w:rPr>
            </w:r>
            <w:r w:rsidR="00903D8C">
              <w:rPr>
                <w:noProof/>
                <w:webHidden/>
              </w:rPr>
              <w:fldChar w:fldCharType="separate"/>
            </w:r>
            <w:r w:rsidR="00D10382">
              <w:rPr>
                <w:noProof/>
                <w:webHidden/>
              </w:rPr>
              <w:t>45</w:t>
            </w:r>
            <w:r w:rsidR="00903D8C">
              <w:rPr>
                <w:noProof/>
                <w:webHidden/>
              </w:rPr>
              <w:fldChar w:fldCharType="end"/>
            </w:r>
          </w:hyperlink>
        </w:p>
        <w:p w14:paraId="2D2EA7EF" w14:textId="60E45A4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4" w:history="1">
            <w:r w:rsidR="00903D8C" w:rsidRPr="004D0C8F">
              <w:rPr>
                <w:rStyle w:val="Hyperlink"/>
                <w:noProof/>
              </w:rPr>
              <w:t>A.1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UnderKeelClearancePlan</w:t>
            </w:r>
            <w:r w:rsidR="00903D8C">
              <w:rPr>
                <w:noProof/>
                <w:webHidden/>
              </w:rPr>
              <w:tab/>
            </w:r>
            <w:r w:rsidR="00903D8C">
              <w:rPr>
                <w:noProof/>
                <w:webHidden/>
              </w:rPr>
              <w:fldChar w:fldCharType="begin"/>
            </w:r>
            <w:r w:rsidR="00903D8C">
              <w:rPr>
                <w:noProof/>
                <w:webHidden/>
              </w:rPr>
              <w:instrText xml:space="preserve"> PAGEREF _Toc176796724 \h </w:instrText>
            </w:r>
            <w:r w:rsidR="00903D8C">
              <w:rPr>
                <w:noProof/>
                <w:webHidden/>
              </w:rPr>
            </w:r>
            <w:r w:rsidR="00903D8C">
              <w:rPr>
                <w:noProof/>
                <w:webHidden/>
              </w:rPr>
              <w:fldChar w:fldCharType="separate"/>
            </w:r>
            <w:r w:rsidR="00D10382">
              <w:rPr>
                <w:noProof/>
                <w:webHidden/>
              </w:rPr>
              <w:t>45</w:t>
            </w:r>
            <w:r w:rsidR="00903D8C">
              <w:rPr>
                <w:noProof/>
                <w:webHidden/>
              </w:rPr>
              <w:fldChar w:fldCharType="end"/>
            </w:r>
          </w:hyperlink>
        </w:p>
        <w:p w14:paraId="71ED3B70" w14:textId="654AD22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5" w:history="1">
            <w:r w:rsidR="00903D8C" w:rsidRPr="004D0C8F">
              <w:rPr>
                <w:rStyle w:val="Hyperlink"/>
                <w:noProof/>
              </w:rPr>
              <w:t>A.2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UnderKeelClearancePlanArea</w:t>
            </w:r>
            <w:r w:rsidR="00903D8C">
              <w:rPr>
                <w:noProof/>
                <w:webHidden/>
              </w:rPr>
              <w:tab/>
            </w:r>
            <w:r w:rsidR="00903D8C">
              <w:rPr>
                <w:noProof/>
                <w:webHidden/>
              </w:rPr>
              <w:fldChar w:fldCharType="begin"/>
            </w:r>
            <w:r w:rsidR="00903D8C">
              <w:rPr>
                <w:noProof/>
                <w:webHidden/>
              </w:rPr>
              <w:instrText xml:space="preserve"> PAGEREF _Toc176796725 \h </w:instrText>
            </w:r>
            <w:r w:rsidR="00903D8C">
              <w:rPr>
                <w:noProof/>
                <w:webHidden/>
              </w:rPr>
            </w:r>
            <w:r w:rsidR="00903D8C">
              <w:rPr>
                <w:noProof/>
                <w:webHidden/>
              </w:rPr>
              <w:fldChar w:fldCharType="separate"/>
            </w:r>
            <w:r w:rsidR="00D10382">
              <w:rPr>
                <w:noProof/>
                <w:webHidden/>
              </w:rPr>
              <w:t>46</w:t>
            </w:r>
            <w:r w:rsidR="00903D8C">
              <w:rPr>
                <w:noProof/>
                <w:webHidden/>
              </w:rPr>
              <w:fldChar w:fldCharType="end"/>
            </w:r>
          </w:hyperlink>
        </w:p>
        <w:p w14:paraId="350E19B2" w14:textId="0F5BFDC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6" w:history="1">
            <w:r w:rsidR="00903D8C" w:rsidRPr="004D0C8F">
              <w:rPr>
                <w:rStyle w:val="Hyperlink"/>
                <w:noProof/>
              </w:rPr>
              <w:t>A.3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UnderKeelClearanceNonNavigableArea</w:t>
            </w:r>
            <w:r w:rsidR="00903D8C">
              <w:rPr>
                <w:noProof/>
                <w:webHidden/>
              </w:rPr>
              <w:tab/>
            </w:r>
            <w:r w:rsidR="00903D8C">
              <w:rPr>
                <w:noProof/>
                <w:webHidden/>
              </w:rPr>
              <w:fldChar w:fldCharType="begin"/>
            </w:r>
            <w:r w:rsidR="00903D8C">
              <w:rPr>
                <w:noProof/>
                <w:webHidden/>
              </w:rPr>
              <w:instrText xml:space="preserve"> PAGEREF _Toc176796726 \h </w:instrText>
            </w:r>
            <w:r w:rsidR="00903D8C">
              <w:rPr>
                <w:noProof/>
                <w:webHidden/>
              </w:rPr>
            </w:r>
            <w:r w:rsidR="00903D8C">
              <w:rPr>
                <w:noProof/>
                <w:webHidden/>
              </w:rPr>
              <w:fldChar w:fldCharType="separate"/>
            </w:r>
            <w:r w:rsidR="00D10382">
              <w:rPr>
                <w:noProof/>
                <w:webHidden/>
              </w:rPr>
              <w:t>47</w:t>
            </w:r>
            <w:r w:rsidR="00903D8C">
              <w:rPr>
                <w:noProof/>
                <w:webHidden/>
              </w:rPr>
              <w:fldChar w:fldCharType="end"/>
            </w:r>
          </w:hyperlink>
        </w:p>
        <w:p w14:paraId="78FC8B9D" w14:textId="35411CA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7" w:history="1">
            <w:r w:rsidR="00903D8C" w:rsidRPr="004D0C8F">
              <w:rPr>
                <w:rStyle w:val="Hyperlink"/>
                <w:noProof/>
              </w:rPr>
              <w:t>A.4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UnderKeelClearanceAlmostNonNavigableArea</w:t>
            </w:r>
            <w:r w:rsidR="00903D8C">
              <w:rPr>
                <w:noProof/>
                <w:webHidden/>
              </w:rPr>
              <w:tab/>
            </w:r>
            <w:r w:rsidR="00903D8C">
              <w:rPr>
                <w:noProof/>
                <w:webHidden/>
              </w:rPr>
              <w:fldChar w:fldCharType="begin"/>
            </w:r>
            <w:r w:rsidR="00903D8C">
              <w:rPr>
                <w:noProof/>
                <w:webHidden/>
              </w:rPr>
              <w:instrText xml:space="preserve"> PAGEREF _Toc176796727 \h </w:instrText>
            </w:r>
            <w:r w:rsidR="00903D8C">
              <w:rPr>
                <w:noProof/>
                <w:webHidden/>
              </w:rPr>
            </w:r>
            <w:r w:rsidR="00903D8C">
              <w:rPr>
                <w:noProof/>
                <w:webHidden/>
              </w:rPr>
              <w:fldChar w:fldCharType="separate"/>
            </w:r>
            <w:r w:rsidR="00D10382">
              <w:rPr>
                <w:noProof/>
                <w:webHidden/>
              </w:rPr>
              <w:t>48</w:t>
            </w:r>
            <w:r w:rsidR="00903D8C">
              <w:rPr>
                <w:noProof/>
                <w:webHidden/>
              </w:rPr>
              <w:fldChar w:fldCharType="end"/>
            </w:r>
          </w:hyperlink>
        </w:p>
        <w:p w14:paraId="0B8510F5" w14:textId="719C7AA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8" w:history="1">
            <w:r w:rsidR="00903D8C" w:rsidRPr="004D0C8F">
              <w:rPr>
                <w:rStyle w:val="Hyperlink"/>
                <w:noProof/>
              </w:rPr>
              <w:t>A.5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UnderKeelClearanceControlPoint</w:t>
            </w:r>
            <w:r w:rsidR="00903D8C">
              <w:rPr>
                <w:noProof/>
                <w:webHidden/>
              </w:rPr>
              <w:tab/>
            </w:r>
            <w:r w:rsidR="00903D8C">
              <w:rPr>
                <w:noProof/>
                <w:webHidden/>
              </w:rPr>
              <w:fldChar w:fldCharType="begin"/>
            </w:r>
            <w:r w:rsidR="00903D8C">
              <w:rPr>
                <w:noProof/>
                <w:webHidden/>
              </w:rPr>
              <w:instrText xml:space="preserve"> PAGEREF _Toc176796728 \h </w:instrText>
            </w:r>
            <w:r w:rsidR="00903D8C">
              <w:rPr>
                <w:noProof/>
                <w:webHidden/>
              </w:rPr>
            </w:r>
            <w:r w:rsidR="00903D8C">
              <w:rPr>
                <w:noProof/>
                <w:webHidden/>
              </w:rPr>
              <w:fldChar w:fldCharType="separate"/>
            </w:r>
            <w:r w:rsidR="00D10382">
              <w:rPr>
                <w:noProof/>
                <w:webHidden/>
              </w:rPr>
              <w:t>49</w:t>
            </w:r>
            <w:r w:rsidR="00903D8C">
              <w:rPr>
                <w:noProof/>
                <w:webHidden/>
              </w:rPr>
              <w:fldChar w:fldCharType="end"/>
            </w:r>
          </w:hyperlink>
        </w:p>
        <w:p w14:paraId="0AE8317E" w14:textId="7FFB1FB5"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29" w:history="1">
            <w:r w:rsidR="00903D8C" w:rsidRPr="004D0C8F">
              <w:rPr>
                <w:rStyle w:val="Hyperlink"/>
                <w:noProof/>
              </w:rPr>
              <w:t>A.6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Association Names</w:t>
            </w:r>
            <w:r w:rsidR="00903D8C">
              <w:rPr>
                <w:noProof/>
                <w:webHidden/>
              </w:rPr>
              <w:tab/>
            </w:r>
            <w:r w:rsidR="00903D8C">
              <w:rPr>
                <w:noProof/>
                <w:webHidden/>
              </w:rPr>
              <w:fldChar w:fldCharType="begin"/>
            </w:r>
            <w:r w:rsidR="00903D8C">
              <w:rPr>
                <w:noProof/>
                <w:webHidden/>
              </w:rPr>
              <w:instrText xml:space="preserve"> PAGEREF _Toc176796729 \h </w:instrText>
            </w:r>
            <w:r w:rsidR="00903D8C">
              <w:rPr>
                <w:noProof/>
                <w:webHidden/>
              </w:rPr>
            </w:r>
            <w:r w:rsidR="00903D8C">
              <w:rPr>
                <w:noProof/>
                <w:webHidden/>
              </w:rPr>
              <w:fldChar w:fldCharType="separate"/>
            </w:r>
            <w:r w:rsidR="00D10382">
              <w:rPr>
                <w:noProof/>
                <w:webHidden/>
              </w:rPr>
              <w:t>50</w:t>
            </w:r>
            <w:r w:rsidR="00903D8C">
              <w:rPr>
                <w:noProof/>
                <w:webHidden/>
              </w:rPr>
              <w:fldChar w:fldCharType="end"/>
            </w:r>
          </w:hyperlink>
        </w:p>
        <w:p w14:paraId="08BF61E1" w14:textId="6ED7D50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0" w:history="1">
            <w:r w:rsidR="00903D8C" w:rsidRPr="004D0C8F">
              <w:rPr>
                <w:rStyle w:val="Hyperlink"/>
                <w:noProof/>
              </w:rPr>
              <w:t>A.7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Association Roles</w:t>
            </w:r>
            <w:r w:rsidR="00903D8C">
              <w:rPr>
                <w:noProof/>
                <w:webHidden/>
              </w:rPr>
              <w:tab/>
            </w:r>
            <w:r w:rsidR="00903D8C">
              <w:rPr>
                <w:noProof/>
                <w:webHidden/>
              </w:rPr>
              <w:fldChar w:fldCharType="begin"/>
            </w:r>
            <w:r w:rsidR="00903D8C">
              <w:rPr>
                <w:noProof/>
                <w:webHidden/>
              </w:rPr>
              <w:instrText xml:space="preserve"> PAGEREF _Toc176796730 \h </w:instrText>
            </w:r>
            <w:r w:rsidR="00903D8C">
              <w:rPr>
                <w:noProof/>
                <w:webHidden/>
              </w:rPr>
            </w:r>
            <w:r w:rsidR="00903D8C">
              <w:rPr>
                <w:noProof/>
                <w:webHidden/>
              </w:rPr>
              <w:fldChar w:fldCharType="separate"/>
            </w:r>
            <w:r w:rsidR="00D10382">
              <w:rPr>
                <w:noProof/>
                <w:webHidden/>
              </w:rPr>
              <w:t>51</w:t>
            </w:r>
            <w:r w:rsidR="00903D8C">
              <w:rPr>
                <w:noProof/>
                <w:webHidden/>
              </w:rPr>
              <w:fldChar w:fldCharType="end"/>
            </w:r>
          </w:hyperlink>
        </w:p>
        <w:p w14:paraId="311AA392" w14:textId="7ADE39B9"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1" w:history="1">
            <w:r w:rsidR="00903D8C" w:rsidRPr="004D0C8F">
              <w:rPr>
                <w:rStyle w:val="Hyperlink"/>
                <w:noProof/>
              </w:rPr>
              <w:t>A.8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Attribute and Enumerate Descriptions</w:t>
            </w:r>
            <w:r w:rsidR="00903D8C">
              <w:rPr>
                <w:noProof/>
                <w:webHidden/>
              </w:rPr>
              <w:tab/>
            </w:r>
            <w:r w:rsidR="00903D8C">
              <w:rPr>
                <w:noProof/>
                <w:webHidden/>
              </w:rPr>
              <w:fldChar w:fldCharType="begin"/>
            </w:r>
            <w:r w:rsidR="00903D8C">
              <w:rPr>
                <w:noProof/>
                <w:webHidden/>
              </w:rPr>
              <w:instrText xml:space="preserve"> PAGEREF _Toc176796731 \h </w:instrText>
            </w:r>
            <w:r w:rsidR="00903D8C">
              <w:rPr>
                <w:noProof/>
                <w:webHidden/>
              </w:rPr>
            </w:r>
            <w:r w:rsidR="00903D8C">
              <w:rPr>
                <w:noProof/>
                <w:webHidden/>
              </w:rPr>
              <w:fldChar w:fldCharType="separate"/>
            </w:r>
            <w:r w:rsidR="00D10382">
              <w:rPr>
                <w:noProof/>
                <w:webHidden/>
              </w:rPr>
              <w:t>51</w:t>
            </w:r>
            <w:r w:rsidR="00903D8C">
              <w:rPr>
                <w:noProof/>
                <w:webHidden/>
              </w:rPr>
              <w:fldChar w:fldCharType="end"/>
            </w:r>
          </w:hyperlink>
        </w:p>
        <w:p w14:paraId="6601DFAB" w14:textId="13B126AF"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2" w:history="1">
            <w:r w:rsidR="00903D8C" w:rsidRPr="004D0C8F">
              <w:rPr>
                <w:rStyle w:val="Hyperlink"/>
                <w:noProof/>
                <w14:scene3d>
                  <w14:camera w14:prst="orthographicFront"/>
                  <w14:lightRig w14:rig="threePt" w14:dir="t">
                    <w14:rot w14:lat="0" w14:lon="0" w14:rev="0"/>
                  </w14:lightRig>
                </w14:scene3d>
              </w:rPr>
              <w:t>Annex B.</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Schema documentation for S129.xsd</w:t>
            </w:r>
            <w:r w:rsidR="00903D8C">
              <w:rPr>
                <w:noProof/>
                <w:webHidden/>
              </w:rPr>
              <w:tab/>
            </w:r>
            <w:r w:rsidR="00903D8C">
              <w:rPr>
                <w:noProof/>
                <w:webHidden/>
              </w:rPr>
              <w:fldChar w:fldCharType="begin"/>
            </w:r>
            <w:r w:rsidR="00903D8C">
              <w:rPr>
                <w:noProof/>
                <w:webHidden/>
              </w:rPr>
              <w:instrText xml:space="preserve"> PAGEREF _Toc176796732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70EE95D5" w14:textId="5C03AB2C"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3" w:history="1">
            <w:r w:rsidR="00903D8C" w:rsidRPr="004D0C8F">
              <w:rPr>
                <w:rStyle w:val="Hyperlink"/>
                <w:noProof/>
              </w:rPr>
              <w:t>B.1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Schema(s)</w:t>
            </w:r>
            <w:r w:rsidR="00903D8C">
              <w:rPr>
                <w:noProof/>
                <w:webHidden/>
              </w:rPr>
              <w:tab/>
            </w:r>
            <w:r w:rsidR="00903D8C">
              <w:rPr>
                <w:noProof/>
                <w:webHidden/>
              </w:rPr>
              <w:fldChar w:fldCharType="begin"/>
            </w:r>
            <w:r w:rsidR="00903D8C">
              <w:rPr>
                <w:noProof/>
                <w:webHidden/>
              </w:rPr>
              <w:instrText xml:space="preserve"> PAGEREF _Toc176796733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0BF7101B" w14:textId="607879EA"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4" w:history="1">
            <w:r w:rsidR="00903D8C" w:rsidRPr="004D0C8F">
              <w:rPr>
                <w:rStyle w:val="Hyperlink"/>
                <w:noProof/>
              </w:rPr>
              <w:t>B.2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Complex</w:t>
            </w:r>
            <w:r w:rsidR="00903D8C" w:rsidRPr="004D0C8F">
              <w:rPr>
                <w:rStyle w:val="Hyperlink"/>
                <w:noProof/>
                <w:spacing w:val="-8"/>
              </w:rPr>
              <w:t xml:space="preserve"> </w:t>
            </w:r>
            <w:r w:rsidR="00903D8C" w:rsidRPr="004D0C8F">
              <w:rPr>
                <w:rStyle w:val="Hyperlink"/>
                <w:noProof/>
                <w:spacing w:val="-3"/>
              </w:rPr>
              <w:t>Type(s)</w:t>
            </w:r>
            <w:r w:rsidR="00903D8C">
              <w:rPr>
                <w:noProof/>
                <w:webHidden/>
              </w:rPr>
              <w:tab/>
            </w:r>
            <w:r w:rsidR="00903D8C">
              <w:rPr>
                <w:noProof/>
                <w:webHidden/>
              </w:rPr>
              <w:fldChar w:fldCharType="begin"/>
            </w:r>
            <w:r w:rsidR="00903D8C">
              <w:rPr>
                <w:noProof/>
                <w:webHidden/>
              </w:rPr>
              <w:instrText xml:space="preserve"> PAGEREF _Toc176796734 \h </w:instrText>
            </w:r>
            <w:r w:rsidR="00903D8C">
              <w:rPr>
                <w:noProof/>
                <w:webHidden/>
              </w:rPr>
            </w:r>
            <w:r w:rsidR="00903D8C">
              <w:rPr>
                <w:noProof/>
                <w:webHidden/>
              </w:rPr>
              <w:fldChar w:fldCharType="separate"/>
            </w:r>
            <w:r w:rsidR="00D10382">
              <w:rPr>
                <w:noProof/>
                <w:webHidden/>
              </w:rPr>
              <w:t>57</w:t>
            </w:r>
            <w:r w:rsidR="00903D8C">
              <w:rPr>
                <w:noProof/>
                <w:webHidden/>
              </w:rPr>
              <w:fldChar w:fldCharType="end"/>
            </w:r>
          </w:hyperlink>
        </w:p>
        <w:p w14:paraId="20319BE0" w14:textId="0FB8F3F2"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5" w:history="1">
            <w:r w:rsidR="00903D8C" w:rsidRPr="004D0C8F">
              <w:rPr>
                <w:rStyle w:val="Hyperlink"/>
                <w:noProof/>
              </w:rPr>
              <w:t>B.3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Simple Type(s</w:t>
            </w:r>
            <w:r w:rsidR="00903D8C" w:rsidRPr="004D0C8F">
              <w:rPr>
                <w:rStyle w:val="Hyperlink"/>
                <w:noProof/>
                <w:spacing w:val="-3"/>
              </w:rPr>
              <w:t>)</w:t>
            </w:r>
            <w:r w:rsidR="00903D8C">
              <w:rPr>
                <w:noProof/>
                <w:webHidden/>
              </w:rPr>
              <w:tab/>
            </w:r>
            <w:r w:rsidR="00903D8C">
              <w:rPr>
                <w:noProof/>
                <w:webHidden/>
              </w:rPr>
              <w:fldChar w:fldCharType="begin"/>
            </w:r>
            <w:r w:rsidR="00903D8C">
              <w:rPr>
                <w:noProof/>
                <w:webHidden/>
              </w:rPr>
              <w:instrText xml:space="preserve"> PAGEREF _Toc176796735 \h </w:instrText>
            </w:r>
            <w:r w:rsidR="00903D8C">
              <w:rPr>
                <w:noProof/>
                <w:webHidden/>
              </w:rPr>
            </w:r>
            <w:r w:rsidR="00903D8C">
              <w:rPr>
                <w:noProof/>
                <w:webHidden/>
              </w:rPr>
              <w:fldChar w:fldCharType="separate"/>
            </w:r>
            <w:r w:rsidR="00D10382">
              <w:rPr>
                <w:noProof/>
                <w:webHidden/>
              </w:rPr>
              <w:t>71</w:t>
            </w:r>
            <w:r w:rsidR="00903D8C">
              <w:rPr>
                <w:noProof/>
                <w:webHidden/>
              </w:rPr>
              <w:fldChar w:fldCharType="end"/>
            </w:r>
          </w:hyperlink>
        </w:p>
        <w:p w14:paraId="2A359F77" w14:textId="734C9B8E"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36" w:history="1">
            <w:r w:rsidR="00903D8C" w:rsidRPr="004D0C8F">
              <w:rPr>
                <w:rStyle w:val="Hyperlink"/>
                <w:noProof/>
                <w14:scene3d>
                  <w14:camera w14:prst="orthographicFront"/>
                  <w14:lightRig w14:rig="threePt" w14:dir="t">
                    <w14:rot w14:lat="0" w14:lon="0" w14:rev="0"/>
                  </w14:lightRig>
                </w14:scene3d>
              </w:rPr>
              <w:t>Annex C.</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Feature Catalogue</w:t>
            </w:r>
            <w:r w:rsidR="00903D8C">
              <w:rPr>
                <w:noProof/>
                <w:webHidden/>
              </w:rPr>
              <w:tab/>
            </w:r>
            <w:r w:rsidR="00903D8C">
              <w:rPr>
                <w:noProof/>
                <w:webHidden/>
              </w:rPr>
              <w:fldChar w:fldCharType="begin"/>
            </w:r>
            <w:r w:rsidR="00903D8C">
              <w:rPr>
                <w:noProof/>
                <w:webHidden/>
              </w:rPr>
              <w:instrText xml:space="preserve"> PAGEREF _Toc176796736 \h </w:instrText>
            </w:r>
            <w:r w:rsidR="00903D8C">
              <w:rPr>
                <w:noProof/>
                <w:webHidden/>
              </w:rPr>
            </w:r>
            <w:r w:rsidR="00903D8C">
              <w:rPr>
                <w:noProof/>
                <w:webHidden/>
              </w:rPr>
              <w:fldChar w:fldCharType="separate"/>
            </w:r>
            <w:r w:rsidR="00D10382">
              <w:rPr>
                <w:noProof/>
                <w:webHidden/>
              </w:rPr>
              <w:t>73</w:t>
            </w:r>
            <w:r w:rsidR="00903D8C">
              <w:rPr>
                <w:noProof/>
                <w:webHidden/>
              </w:rPr>
              <w:fldChar w:fldCharType="end"/>
            </w:r>
          </w:hyperlink>
        </w:p>
        <w:p w14:paraId="66336FD2" w14:textId="45EECA0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7" w:history="1">
            <w:r w:rsidR="00903D8C" w:rsidRPr="004D0C8F">
              <w:rPr>
                <w:rStyle w:val="Hyperlink"/>
                <w:noProof/>
              </w:rPr>
              <w:t>C.1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Catalogue header information</w:t>
            </w:r>
            <w:r w:rsidR="00903D8C">
              <w:rPr>
                <w:noProof/>
                <w:webHidden/>
              </w:rPr>
              <w:tab/>
            </w:r>
            <w:r w:rsidR="00903D8C">
              <w:rPr>
                <w:noProof/>
                <w:webHidden/>
              </w:rPr>
              <w:fldChar w:fldCharType="begin"/>
            </w:r>
            <w:r w:rsidR="00903D8C">
              <w:rPr>
                <w:noProof/>
                <w:webHidden/>
              </w:rPr>
              <w:instrText xml:space="preserve"> PAGEREF _Toc176796737 \h </w:instrText>
            </w:r>
            <w:r w:rsidR="00903D8C">
              <w:rPr>
                <w:noProof/>
                <w:webHidden/>
              </w:rPr>
            </w:r>
            <w:r w:rsidR="00903D8C">
              <w:rPr>
                <w:noProof/>
                <w:webHidden/>
              </w:rPr>
              <w:fldChar w:fldCharType="separate"/>
            </w:r>
            <w:r w:rsidR="00D10382">
              <w:rPr>
                <w:noProof/>
                <w:webHidden/>
              </w:rPr>
              <w:t>73</w:t>
            </w:r>
            <w:r w:rsidR="00903D8C">
              <w:rPr>
                <w:noProof/>
                <w:webHidden/>
              </w:rPr>
              <w:fldChar w:fldCharType="end"/>
            </w:r>
          </w:hyperlink>
        </w:p>
        <w:p w14:paraId="5E55B217" w14:textId="66E260AE"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8" w:history="1">
            <w:r w:rsidR="00903D8C" w:rsidRPr="004D0C8F">
              <w:rPr>
                <w:rStyle w:val="Hyperlink"/>
                <w:noProof/>
              </w:rPr>
              <w:t>C.2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Definition Sources</w:t>
            </w:r>
            <w:r w:rsidR="00903D8C">
              <w:rPr>
                <w:noProof/>
                <w:webHidden/>
              </w:rPr>
              <w:tab/>
            </w:r>
            <w:r w:rsidR="00903D8C">
              <w:rPr>
                <w:noProof/>
                <w:webHidden/>
              </w:rPr>
              <w:fldChar w:fldCharType="begin"/>
            </w:r>
            <w:r w:rsidR="00903D8C">
              <w:rPr>
                <w:noProof/>
                <w:webHidden/>
              </w:rPr>
              <w:instrText xml:space="preserve"> PAGEREF _Toc176796738 \h </w:instrText>
            </w:r>
            <w:r w:rsidR="00903D8C">
              <w:rPr>
                <w:noProof/>
                <w:webHidden/>
              </w:rPr>
            </w:r>
            <w:r w:rsidR="00903D8C">
              <w:rPr>
                <w:noProof/>
                <w:webHidden/>
              </w:rPr>
              <w:fldChar w:fldCharType="separate"/>
            </w:r>
            <w:r w:rsidR="00D10382">
              <w:rPr>
                <w:noProof/>
                <w:webHidden/>
              </w:rPr>
              <w:t>74</w:t>
            </w:r>
            <w:r w:rsidR="00903D8C">
              <w:rPr>
                <w:noProof/>
                <w:webHidden/>
              </w:rPr>
              <w:fldChar w:fldCharType="end"/>
            </w:r>
          </w:hyperlink>
        </w:p>
        <w:p w14:paraId="189DFE4A" w14:textId="4A7C60A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39" w:history="1">
            <w:r w:rsidR="00903D8C" w:rsidRPr="004D0C8F">
              <w:rPr>
                <w:rStyle w:val="Hyperlink"/>
                <w:noProof/>
              </w:rPr>
              <w:t>C.3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Simple Attributes</w:t>
            </w:r>
            <w:r w:rsidR="00903D8C">
              <w:rPr>
                <w:noProof/>
                <w:webHidden/>
              </w:rPr>
              <w:tab/>
            </w:r>
            <w:r w:rsidR="00903D8C">
              <w:rPr>
                <w:noProof/>
                <w:webHidden/>
              </w:rPr>
              <w:fldChar w:fldCharType="begin"/>
            </w:r>
            <w:r w:rsidR="00903D8C">
              <w:rPr>
                <w:noProof/>
                <w:webHidden/>
              </w:rPr>
              <w:instrText xml:space="preserve"> PAGEREF _Toc176796739 \h </w:instrText>
            </w:r>
            <w:r w:rsidR="00903D8C">
              <w:rPr>
                <w:noProof/>
                <w:webHidden/>
              </w:rPr>
            </w:r>
            <w:r w:rsidR="00903D8C">
              <w:rPr>
                <w:noProof/>
                <w:webHidden/>
              </w:rPr>
              <w:fldChar w:fldCharType="separate"/>
            </w:r>
            <w:r w:rsidR="00D10382">
              <w:rPr>
                <w:noProof/>
                <w:webHidden/>
              </w:rPr>
              <w:t>75</w:t>
            </w:r>
            <w:r w:rsidR="00903D8C">
              <w:rPr>
                <w:noProof/>
                <w:webHidden/>
              </w:rPr>
              <w:fldChar w:fldCharType="end"/>
            </w:r>
          </w:hyperlink>
        </w:p>
        <w:p w14:paraId="00311FDF" w14:textId="3476F1D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0" w:history="1">
            <w:r w:rsidR="00903D8C" w:rsidRPr="004D0C8F">
              <w:rPr>
                <w:rStyle w:val="Hyperlink"/>
                <w:noProof/>
              </w:rPr>
              <w:t>C.4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Enumerations</w:t>
            </w:r>
            <w:r w:rsidR="00903D8C">
              <w:rPr>
                <w:noProof/>
                <w:webHidden/>
              </w:rPr>
              <w:tab/>
            </w:r>
            <w:r w:rsidR="00903D8C">
              <w:rPr>
                <w:noProof/>
                <w:webHidden/>
              </w:rPr>
              <w:fldChar w:fldCharType="begin"/>
            </w:r>
            <w:r w:rsidR="00903D8C">
              <w:rPr>
                <w:noProof/>
                <w:webHidden/>
              </w:rPr>
              <w:instrText xml:space="preserve"> PAGEREF _Toc176796740 \h </w:instrText>
            </w:r>
            <w:r w:rsidR="00903D8C">
              <w:rPr>
                <w:noProof/>
                <w:webHidden/>
              </w:rPr>
            </w:r>
            <w:r w:rsidR="00903D8C">
              <w:rPr>
                <w:noProof/>
                <w:webHidden/>
              </w:rPr>
              <w:fldChar w:fldCharType="separate"/>
            </w:r>
            <w:r w:rsidR="00D10382">
              <w:rPr>
                <w:noProof/>
                <w:webHidden/>
              </w:rPr>
              <w:t>80</w:t>
            </w:r>
            <w:r w:rsidR="00903D8C">
              <w:rPr>
                <w:noProof/>
                <w:webHidden/>
              </w:rPr>
              <w:fldChar w:fldCharType="end"/>
            </w:r>
          </w:hyperlink>
        </w:p>
        <w:p w14:paraId="77A07052" w14:textId="251A5B4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1" w:history="1">
            <w:r w:rsidR="00903D8C" w:rsidRPr="004D0C8F">
              <w:rPr>
                <w:rStyle w:val="Hyperlink"/>
                <w:noProof/>
              </w:rPr>
              <w:t>C.5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Complex Attributes</w:t>
            </w:r>
            <w:r w:rsidR="00903D8C">
              <w:rPr>
                <w:noProof/>
                <w:webHidden/>
              </w:rPr>
              <w:tab/>
            </w:r>
            <w:r w:rsidR="00903D8C">
              <w:rPr>
                <w:noProof/>
                <w:webHidden/>
              </w:rPr>
              <w:fldChar w:fldCharType="begin"/>
            </w:r>
            <w:r w:rsidR="00903D8C">
              <w:rPr>
                <w:noProof/>
                <w:webHidden/>
              </w:rPr>
              <w:instrText xml:space="preserve"> PAGEREF _Toc176796741 \h </w:instrText>
            </w:r>
            <w:r w:rsidR="00903D8C">
              <w:rPr>
                <w:noProof/>
                <w:webHidden/>
              </w:rPr>
            </w:r>
            <w:r w:rsidR="00903D8C">
              <w:rPr>
                <w:noProof/>
                <w:webHidden/>
              </w:rPr>
              <w:fldChar w:fldCharType="separate"/>
            </w:r>
            <w:r w:rsidR="00D10382">
              <w:rPr>
                <w:noProof/>
                <w:webHidden/>
              </w:rPr>
              <w:t>82</w:t>
            </w:r>
            <w:r w:rsidR="00903D8C">
              <w:rPr>
                <w:noProof/>
                <w:webHidden/>
              </w:rPr>
              <w:fldChar w:fldCharType="end"/>
            </w:r>
          </w:hyperlink>
        </w:p>
        <w:p w14:paraId="6101F07A" w14:textId="5FBEF766"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2" w:history="1">
            <w:r w:rsidR="00903D8C" w:rsidRPr="004D0C8F">
              <w:rPr>
                <w:rStyle w:val="Hyperlink"/>
                <w:noProof/>
              </w:rPr>
              <w:t>C.6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Roles</w:t>
            </w:r>
            <w:r w:rsidR="00903D8C">
              <w:rPr>
                <w:noProof/>
                <w:webHidden/>
              </w:rPr>
              <w:tab/>
            </w:r>
            <w:r w:rsidR="00903D8C">
              <w:rPr>
                <w:noProof/>
                <w:webHidden/>
              </w:rPr>
              <w:fldChar w:fldCharType="begin"/>
            </w:r>
            <w:r w:rsidR="00903D8C">
              <w:rPr>
                <w:noProof/>
                <w:webHidden/>
              </w:rPr>
              <w:instrText xml:space="preserve"> PAGEREF _Toc176796742 \h </w:instrText>
            </w:r>
            <w:r w:rsidR="00903D8C">
              <w:rPr>
                <w:noProof/>
                <w:webHidden/>
              </w:rPr>
            </w:r>
            <w:r w:rsidR="00903D8C">
              <w:rPr>
                <w:noProof/>
                <w:webHidden/>
              </w:rPr>
              <w:fldChar w:fldCharType="separate"/>
            </w:r>
            <w:r w:rsidR="00D10382">
              <w:rPr>
                <w:noProof/>
                <w:webHidden/>
              </w:rPr>
              <w:t>83</w:t>
            </w:r>
            <w:r w:rsidR="00903D8C">
              <w:rPr>
                <w:noProof/>
                <w:webHidden/>
              </w:rPr>
              <w:fldChar w:fldCharType="end"/>
            </w:r>
          </w:hyperlink>
        </w:p>
        <w:p w14:paraId="227355C2" w14:textId="17C93D4F"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3" w:history="1">
            <w:r w:rsidR="00903D8C" w:rsidRPr="004D0C8F">
              <w:rPr>
                <w:rStyle w:val="Hyperlink"/>
                <w:noProof/>
              </w:rPr>
              <w:t>C.7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Feature Types</w:t>
            </w:r>
            <w:r w:rsidR="00903D8C">
              <w:rPr>
                <w:noProof/>
                <w:webHidden/>
              </w:rPr>
              <w:tab/>
            </w:r>
            <w:r w:rsidR="00903D8C">
              <w:rPr>
                <w:noProof/>
                <w:webHidden/>
              </w:rPr>
              <w:fldChar w:fldCharType="begin"/>
            </w:r>
            <w:r w:rsidR="00903D8C">
              <w:rPr>
                <w:noProof/>
                <w:webHidden/>
              </w:rPr>
              <w:instrText xml:space="preserve"> PAGEREF _Toc176796743 \h </w:instrText>
            </w:r>
            <w:r w:rsidR="00903D8C">
              <w:rPr>
                <w:noProof/>
                <w:webHidden/>
              </w:rPr>
            </w:r>
            <w:r w:rsidR="00903D8C">
              <w:rPr>
                <w:noProof/>
                <w:webHidden/>
              </w:rPr>
              <w:fldChar w:fldCharType="separate"/>
            </w:r>
            <w:r w:rsidR="00D10382">
              <w:rPr>
                <w:noProof/>
                <w:webHidden/>
              </w:rPr>
              <w:t>85</w:t>
            </w:r>
            <w:r w:rsidR="00903D8C">
              <w:rPr>
                <w:noProof/>
                <w:webHidden/>
              </w:rPr>
              <w:fldChar w:fldCharType="end"/>
            </w:r>
          </w:hyperlink>
        </w:p>
        <w:p w14:paraId="3DADBA5C" w14:textId="5B554211"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44" w:history="1">
            <w:r w:rsidR="00903D8C" w:rsidRPr="004D0C8F">
              <w:rPr>
                <w:rStyle w:val="Hyperlink"/>
                <w:noProof/>
                <w14:scene3d>
                  <w14:camera w14:prst="orthographicFront"/>
                  <w14:lightRig w14:rig="threePt" w14:dir="t">
                    <w14:rot w14:lat="0" w14:lon="0" w14:rev="0"/>
                  </w14:lightRig>
                </w14:scene3d>
              </w:rPr>
              <w:t>Annex D.</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Portrayal Catalogue</w:t>
            </w:r>
            <w:r w:rsidR="00903D8C">
              <w:rPr>
                <w:noProof/>
                <w:webHidden/>
              </w:rPr>
              <w:tab/>
            </w:r>
            <w:r w:rsidR="00903D8C">
              <w:rPr>
                <w:noProof/>
                <w:webHidden/>
              </w:rPr>
              <w:fldChar w:fldCharType="begin"/>
            </w:r>
            <w:r w:rsidR="00903D8C">
              <w:rPr>
                <w:noProof/>
                <w:webHidden/>
              </w:rPr>
              <w:instrText xml:space="preserve"> PAGEREF _Toc176796744 \h </w:instrText>
            </w:r>
            <w:r w:rsidR="00903D8C">
              <w:rPr>
                <w:noProof/>
                <w:webHidden/>
              </w:rPr>
            </w:r>
            <w:r w:rsidR="00903D8C">
              <w:rPr>
                <w:noProof/>
                <w:webHidden/>
              </w:rPr>
              <w:fldChar w:fldCharType="separate"/>
            </w:r>
            <w:r w:rsidR="00D10382">
              <w:rPr>
                <w:noProof/>
                <w:webHidden/>
              </w:rPr>
              <w:t>90</w:t>
            </w:r>
            <w:r w:rsidR="00903D8C">
              <w:rPr>
                <w:noProof/>
                <w:webHidden/>
              </w:rPr>
              <w:fldChar w:fldCharType="end"/>
            </w:r>
          </w:hyperlink>
        </w:p>
        <w:p w14:paraId="4CD32ED1" w14:textId="21D2A454"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5" w:history="1">
            <w:r w:rsidR="00903D8C" w:rsidRPr="004D0C8F">
              <w:rPr>
                <w:rStyle w:val="Hyperlink"/>
                <w:noProof/>
              </w:rPr>
              <w:t>D.1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Catalogue header information</w:t>
            </w:r>
            <w:r w:rsidR="00903D8C">
              <w:rPr>
                <w:noProof/>
                <w:webHidden/>
              </w:rPr>
              <w:tab/>
            </w:r>
            <w:r w:rsidR="00903D8C">
              <w:rPr>
                <w:noProof/>
                <w:webHidden/>
              </w:rPr>
              <w:fldChar w:fldCharType="begin"/>
            </w:r>
            <w:r w:rsidR="00903D8C">
              <w:rPr>
                <w:noProof/>
                <w:webHidden/>
              </w:rPr>
              <w:instrText xml:space="preserve"> PAGEREF _Toc176796745 \h </w:instrText>
            </w:r>
            <w:r w:rsidR="00903D8C">
              <w:rPr>
                <w:noProof/>
                <w:webHidden/>
              </w:rPr>
            </w:r>
            <w:r w:rsidR="00903D8C">
              <w:rPr>
                <w:noProof/>
                <w:webHidden/>
              </w:rPr>
              <w:fldChar w:fldCharType="separate"/>
            </w:r>
            <w:r w:rsidR="00D10382">
              <w:rPr>
                <w:noProof/>
                <w:webHidden/>
              </w:rPr>
              <w:t>90</w:t>
            </w:r>
            <w:r w:rsidR="00903D8C">
              <w:rPr>
                <w:noProof/>
                <w:webHidden/>
              </w:rPr>
              <w:fldChar w:fldCharType="end"/>
            </w:r>
          </w:hyperlink>
        </w:p>
        <w:p w14:paraId="5CB7E822" w14:textId="2615F840"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6" w:history="1">
            <w:r w:rsidR="00903D8C" w:rsidRPr="004D0C8F">
              <w:rPr>
                <w:rStyle w:val="Hyperlink"/>
                <w:noProof/>
              </w:rPr>
              <w:t>D.2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Definition Sources</w:t>
            </w:r>
            <w:r w:rsidR="00903D8C">
              <w:rPr>
                <w:noProof/>
                <w:webHidden/>
              </w:rPr>
              <w:tab/>
            </w:r>
            <w:r w:rsidR="00903D8C">
              <w:rPr>
                <w:noProof/>
                <w:webHidden/>
              </w:rPr>
              <w:fldChar w:fldCharType="begin"/>
            </w:r>
            <w:r w:rsidR="00903D8C">
              <w:rPr>
                <w:noProof/>
                <w:webHidden/>
              </w:rPr>
              <w:instrText xml:space="preserve"> PAGEREF _Toc176796746 \h </w:instrText>
            </w:r>
            <w:r w:rsidR="00903D8C">
              <w:rPr>
                <w:noProof/>
                <w:webHidden/>
              </w:rPr>
            </w:r>
            <w:r w:rsidR="00903D8C">
              <w:rPr>
                <w:noProof/>
                <w:webHidden/>
              </w:rPr>
              <w:fldChar w:fldCharType="separate"/>
            </w:r>
            <w:r w:rsidR="00D10382">
              <w:rPr>
                <w:noProof/>
                <w:webHidden/>
              </w:rPr>
              <w:t>91</w:t>
            </w:r>
            <w:r w:rsidR="00903D8C">
              <w:rPr>
                <w:noProof/>
                <w:webHidden/>
              </w:rPr>
              <w:fldChar w:fldCharType="end"/>
            </w:r>
          </w:hyperlink>
        </w:p>
        <w:p w14:paraId="165142E3" w14:textId="6DA2D10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7" w:history="1">
            <w:r w:rsidR="00903D8C" w:rsidRPr="004D0C8F">
              <w:rPr>
                <w:rStyle w:val="Hyperlink"/>
                <w:noProof/>
              </w:rPr>
              <w:t>D.3</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Color Profiles</w:t>
            </w:r>
            <w:r w:rsidR="00903D8C">
              <w:rPr>
                <w:noProof/>
                <w:webHidden/>
              </w:rPr>
              <w:tab/>
            </w:r>
            <w:r w:rsidR="00903D8C">
              <w:rPr>
                <w:noProof/>
                <w:webHidden/>
              </w:rPr>
              <w:fldChar w:fldCharType="begin"/>
            </w:r>
            <w:r w:rsidR="00903D8C">
              <w:rPr>
                <w:noProof/>
                <w:webHidden/>
              </w:rPr>
              <w:instrText xml:space="preserve"> PAGEREF _Toc176796747 \h </w:instrText>
            </w:r>
            <w:r w:rsidR="00903D8C">
              <w:rPr>
                <w:noProof/>
                <w:webHidden/>
              </w:rPr>
            </w:r>
            <w:r w:rsidR="00903D8C">
              <w:rPr>
                <w:noProof/>
                <w:webHidden/>
              </w:rPr>
              <w:fldChar w:fldCharType="separate"/>
            </w:r>
            <w:r w:rsidR="00D10382">
              <w:rPr>
                <w:noProof/>
                <w:webHidden/>
              </w:rPr>
              <w:t>92</w:t>
            </w:r>
            <w:r w:rsidR="00903D8C">
              <w:rPr>
                <w:noProof/>
                <w:webHidden/>
              </w:rPr>
              <w:fldChar w:fldCharType="end"/>
            </w:r>
          </w:hyperlink>
        </w:p>
        <w:p w14:paraId="467FAC79" w14:textId="5228748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8" w:history="1">
            <w:r w:rsidR="00903D8C" w:rsidRPr="004D0C8F">
              <w:rPr>
                <w:rStyle w:val="Hyperlink"/>
                <w:noProof/>
              </w:rPr>
              <w:t>D.4</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Symbols</w:t>
            </w:r>
            <w:r w:rsidR="00903D8C">
              <w:rPr>
                <w:noProof/>
                <w:webHidden/>
              </w:rPr>
              <w:tab/>
            </w:r>
            <w:r w:rsidR="00903D8C">
              <w:rPr>
                <w:noProof/>
                <w:webHidden/>
              </w:rPr>
              <w:fldChar w:fldCharType="begin"/>
            </w:r>
            <w:r w:rsidR="00903D8C">
              <w:rPr>
                <w:noProof/>
                <w:webHidden/>
              </w:rPr>
              <w:instrText xml:space="preserve"> PAGEREF _Toc176796748 \h </w:instrText>
            </w:r>
            <w:r w:rsidR="00903D8C">
              <w:rPr>
                <w:noProof/>
                <w:webHidden/>
              </w:rPr>
            </w:r>
            <w:r w:rsidR="00903D8C">
              <w:rPr>
                <w:noProof/>
                <w:webHidden/>
              </w:rPr>
              <w:fldChar w:fldCharType="separate"/>
            </w:r>
            <w:r w:rsidR="00D10382">
              <w:rPr>
                <w:noProof/>
                <w:webHidden/>
              </w:rPr>
              <w:t>93</w:t>
            </w:r>
            <w:r w:rsidR="00903D8C">
              <w:rPr>
                <w:noProof/>
                <w:webHidden/>
              </w:rPr>
              <w:fldChar w:fldCharType="end"/>
            </w:r>
          </w:hyperlink>
        </w:p>
        <w:p w14:paraId="2B0865AA" w14:textId="6FF8F8F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49" w:history="1">
            <w:r w:rsidR="00903D8C" w:rsidRPr="004D0C8F">
              <w:rPr>
                <w:rStyle w:val="Hyperlink"/>
                <w:noProof/>
              </w:rPr>
              <w:t>D.5</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Line styles</w:t>
            </w:r>
            <w:r w:rsidR="00903D8C">
              <w:rPr>
                <w:noProof/>
                <w:webHidden/>
              </w:rPr>
              <w:tab/>
            </w:r>
            <w:r w:rsidR="00903D8C">
              <w:rPr>
                <w:noProof/>
                <w:webHidden/>
              </w:rPr>
              <w:fldChar w:fldCharType="begin"/>
            </w:r>
            <w:r w:rsidR="00903D8C">
              <w:rPr>
                <w:noProof/>
                <w:webHidden/>
              </w:rPr>
              <w:instrText xml:space="preserve"> PAGEREF _Toc176796749 \h </w:instrText>
            </w:r>
            <w:r w:rsidR="00903D8C">
              <w:rPr>
                <w:noProof/>
                <w:webHidden/>
              </w:rPr>
            </w:r>
            <w:r w:rsidR="00903D8C">
              <w:rPr>
                <w:noProof/>
                <w:webHidden/>
              </w:rPr>
              <w:fldChar w:fldCharType="separate"/>
            </w:r>
            <w:r w:rsidR="00D10382">
              <w:rPr>
                <w:noProof/>
                <w:webHidden/>
              </w:rPr>
              <w:t>95</w:t>
            </w:r>
            <w:r w:rsidR="00903D8C">
              <w:rPr>
                <w:noProof/>
                <w:webHidden/>
              </w:rPr>
              <w:fldChar w:fldCharType="end"/>
            </w:r>
          </w:hyperlink>
        </w:p>
        <w:p w14:paraId="7C30FE13" w14:textId="48165B60"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0" w:history="1">
            <w:r w:rsidR="00903D8C" w:rsidRPr="004D0C8F">
              <w:rPr>
                <w:rStyle w:val="Hyperlink"/>
                <w:noProof/>
              </w:rPr>
              <w:t>D.6</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Area Fills</w:t>
            </w:r>
            <w:r w:rsidR="00903D8C">
              <w:rPr>
                <w:noProof/>
                <w:webHidden/>
              </w:rPr>
              <w:tab/>
            </w:r>
            <w:r w:rsidR="00903D8C">
              <w:rPr>
                <w:noProof/>
                <w:webHidden/>
              </w:rPr>
              <w:fldChar w:fldCharType="begin"/>
            </w:r>
            <w:r w:rsidR="00903D8C">
              <w:rPr>
                <w:noProof/>
                <w:webHidden/>
              </w:rPr>
              <w:instrText xml:space="preserve"> PAGEREF _Toc176796750 \h </w:instrText>
            </w:r>
            <w:r w:rsidR="00903D8C">
              <w:rPr>
                <w:noProof/>
                <w:webHidden/>
              </w:rPr>
            </w:r>
            <w:r w:rsidR="00903D8C">
              <w:rPr>
                <w:noProof/>
                <w:webHidden/>
              </w:rPr>
              <w:fldChar w:fldCharType="separate"/>
            </w:r>
            <w:r w:rsidR="00D10382">
              <w:rPr>
                <w:noProof/>
                <w:webHidden/>
              </w:rPr>
              <w:t>96</w:t>
            </w:r>
            <w:r w:rsidR="00903D8C">
              <w:rPr>
                <w:noProof/>
                <w:webHidden/>
              </w:rPr>
              <w:fldChar w:fldCharType="end"/>
            </w:r>
          </w:hyperlink>
        </w:p>
        <w:p w14:paraId="7E901E80" w14:textId="7E4CE1AD"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1" w:history="1">
            <w:r w:rsidR="00903D8C" w:rsidRPr="004D0C8F">
              <w:rPr>
                <w:rStyle w:val="Hyperlink"/>
                <w:noProof/>
              </w:rPr>
              <w:t>D.7</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Fonts</w:t>
            </w:r>
            <w:r w:rsidR="00903D8C">
              <w:rPr>
                <w:noProof/>
                <w:webHidden/>
              </w:rPr>
              <w:tab/>
            </w:r>
            <w:r w:rsidR="00903D8C">
              <w:rPr>
                <w:noProof/>
                <w:webHidden/>
              </w:rPr>
              <w:fldChar w:fldCharType="begin"/>
            </w:r>
            <w:r w:rsidR="00903D8C">
              <w:rPr>
                <w:noProof/>
                <w:webHidden/>
              </w:rPr>
              <w:instrText xml:space="preserve"> PAGEREF _Toc176796751 \h </w:instrText>
            </w:r>
            <w:r w:rsidR="00903D8C">
              <w:rPr>
                <w:noProof/>
                <w:webHidden/>
              </w:rPr>
            </w:r>
            <w:r w:rsidR="00903D8C">
              <w:rPr>
                <w:noProof/>
                <w:webHidden/>
              </w:rPr>
              <w:fldChar w:fldCharType="separate"/>
            </w:r>
            <w:r w:rsidR="00D10382">
              <w:rPr>
                <w:noProof/>
                <w:webHidden/>
              </w:rPr>
              <w:t>97</w:t>
            </w:r>
            <w:r w:rsidR="00903D8C">
              <w:rPr>
                <w:noProof/>
                <w:webHidden/>
              </w:rPr>
              <w:fldChar w:fldCharType="end"/>
            </w:r>
          </w:hyperlink>
        </w:p>
        <w:p w14:paraId="79EF2196" w14:textId="0967B73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2" w:history="1">
            <w:r w:rsidR="00903D8C" w:rsidRPr="004D0C8F">
              <w:rPr>
                <w:rStyle w:val="Hyperlink"/>
                <w:noProof/>
              </w:rPr>
              <w:t>D.8</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Viewing Group</w:t>
            </w:r>
            <w:r w:rsidR="00903D8C">
              <w:rPr>
                <w:noProof/>
                <w:webHidden/>
              </w:rPr>
              <w:tab/>
            </w:r>
            <w:r w:rsidR="00903D8C">
              <w:rPr>
                <w:noProof/>
                <w:webHidden/>
              </w:rPr>
              <w:fldChar w:fldCharType="begin"/>
            </w:r>
            <w:r w:rsidR="00903D8C">
              <w:rPr>
                <w:noProof/>
                <w:webHidden/>
              </w:rPr>
              <w:instrText xml:space="preserve"> PAGEREF _Toc176796752 \h </w:instrText>
            </w:r>
            <w:r w:rsidR="00903D8C">
              <w:rPr>
                <w:noProof/>
                <w:webHidden/>
              </w:rPr>
            </w:r>
            <w:r w:rsidR="00903D8C">
              <w:rPr>
                <w:noProof/>
                <w:webHidden/>
              </w:rPr>
              <w:fldChar w:fldCharType="separate"/>
            </w:r>
            <w:r w:rsidR="00D10382">
              <w:rPr>
                <w:noProof/>
                <w:webHidden/>
              </w:rPr>
              <w:t>98</w:t>
            </w:r>
            <w:r w:rsidR="00903D8C">
              <w:rPr>
                <w:noProof/>
                <w:webHidden/>
              </w:rPr>
              <w:fldChar w:fldCharType="end"/>
            </w:r>
          </w:hyperlink>
        </w:p>
        <w:p w14:paraId="65E878E4" w14:textId="233C1F7B"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3" w:history="1">
            <w:r w:rsidR="00903D8C" w:rsidRPr="004D0C8F">
              <w:rPr>
                <w:rStyle w:val="Hyperlink"/>
                <w:noProof/>
              </w:rPr>
              <w:t>D.9</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Viewing Group Layer</w:t>
            </w:r>
            <w:r w:rsidR="00903D8C">
              <w:rPr>
                <w:noProof/>
                <w:webHidden/>
              </w:rPr>
              <w:tab/>
            </w:r>
            <w:r w:rsidR="00903D8C">
              <w:rPr>
                <w:noProof/>
                <w:webHidden/>
              </w:rPr>
              <w:fldChar w:fldCharType="begin"/>
            </w:r>
            <w:r w:rsidR="00903D8C">
              <w:rPr>
                <w:noProof/>
                <w:webHidden/>
              </w:rPr>
              <w:instrText xml:space="preserve"> PAGEREF _Toc176796753 \h </w:instrText>
            </w:r>
            <w:r w:rsidR="00903D8C">
              <w:rPr>
                <w:noProof/>
                <w:webHidden/>
              </w:rPr>
            </w:r>
            <w:r w:rsidR="00903D8C">
              <w:rPr>
                <w:noProof/>
                <w:webHidden/>
              </w:rPr>
              <w:fldChar w:fldCharType="separate"/>
            </w:r>
            <w:r w:rsidR="00D10382">
              <w:rPr>
                <w:noProof/>
                <w:webHidden/>
              </w:rPr>
              <w:t>99</w:t>
            </w:r>
            <w:r w:rsidR="00903D8C">
              <w:rPr>
                <w:noProof/>
                <w:webHidden/>
              </w:rPr>
              <w:fldChar w:fldCharType="end"/>
            </w:r>
          </w:hyperlink>
        </w:p>
        <w:p w14:paraId="2272B758" w14:textId="455FC6B8"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4" w:history="1">
            <w:r w:rsidR="00903D8C" w:rsidRPr="004D0C8F">
              <w:rPr>
                <w:rStyle w:val="Hyperlink"/>
                <w:noProof/>
              </w:rPr>
              <w:t>D.10</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lang w:eastAsia="ko-KR"/>
              </w:rPr>
              <w:t>Context</w:t>
            </w:r>
            <w:r w:rsidR="00903D8C">
              <w:rPr>
                <w:noProof/>
                <w:webHidden/>
              </w:rPr>
              <w:tab/>
            </w:r>
            <w:r w:rsidR="00903D8C">
              <w:rPr>
                <w:noProof/>
                <w:webHidden/>
              </w:rPr>
              <w:fldChar w:fldCharType="begin"/>
            </w:r>
            <w:r w:rsidR="00903D8C">
              <w:rPr>
                <w:noProof/>
                <w:webHidden/>
              </w:rPr>
              <w:instrText xml:space="preserve"> PAGEREF _Toc176796754 \h </w:instrText>
            </w:r>
            <w:r w:rsidR="00903D8C">
              <w:rPr>
                <w:noProof/>
                <w:webHidden/>
              </w:rPr>
            </w:r>
            <w:r w:rsidR="00903D8C">
              <w:rPr>
                <w:noProof/>
                <w:webHidden/>
              </w:rPr>
              <w:fldChar w:fldCharType="separate"/>
            </w:r>
            <w:r w:rsidR="00D10382">
              <w:rPr>
                <w:noProof/>
                <w:webHidden/>
              </w:rPr>
              <w:t>99</w:t>
            </w:r>
            <w:r w:rsidR="00903D8C">
              <w:rPr>
                <w:noProof/>
                <w:webHidden/>
              </w:rPr>
              <w:fldChar w:fldCharType="end"/>
            </w:r>
          </w:hyperlink>
        </w:p>
        <w:p w14:paraId="25F06FC1" w14:textId="5E89D0E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5" w:history="1">
            <w:r w:rsidR="00903D8C" w:rsidRPr="004D0C8F">
              <w:rPr>
                <w:rStyle w:val="Hyperlink"/>
                <w:noProof/>
              </w:rPr>
              <w:t>D.11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Rules</w:t>
            </w:r>
            <w:r w:rsidR="00903D8C">
              <w:rPr>
                <w:noProof/>
                <w:webHidden/>
              </w:rPr>
              <w:tab/>
            </w:r>
            <w:r w:rsidR="00903D8C">
              <w:rPr>
                <w:noProof/>
                <w:webHidden/>
              </w:rPr>
              <w:fldChar w:fldCharType="begin"/>
            </w:r>
            <w:r w:rsidR="00903D8C">
              <w:rPr>
                <w:noProof/>
                <w:webHidden/>
              </w:rPr>
              <w:instrText xml:space="preserve"> PAGEREF _Toc176796755 \h </w:instrText>
            </w:r>
            <w:r w:rsidR="00903D8C">
              <w:rPr>
                <w:noProof/>
                <w:webHidden/>
              </w:rPr>
            </w:r>
            <w:r w:rsidR="00903D8C">
              <w:rPr>
                <w:noProof/>
                <w:webHidden/>
              </w:rPr>
              <w:fldChar w:fldCharType="separate"/>
            </w:r>
            <w:r w:rsidR="00D10382">
              <w:rPr>
                <w:noProof/>
                <w:webHidden/>
              </w:rPr>
              <w:t>100</w:t>
            </w:r>
            <w:r w:rsidR="00903D8C">
              <w:rPr>
                <w:noProof/>
                <w:webHidden/>
              </w:rPr>
              <w:fldChar w:fldCharType="end"/>
            </w:r>
          </w:hyperlink>
        </w:p>
        <w:p w14:paraId="13FC0F37" w14:textId="31A81A33"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6" w:history="1">
            <w:r w:rsidR="00903D8C" w:rsidRPr="004D0C8F">
              <w:rPr>
                <w:rStyle w:val="Hyperlink"/>
                <w:noProof/>
                <w14:scene3d>
                  <w14:camera w14:prst="orthographicFront"/>
                  <w14:lightRig w14:rig="threePt" w14:dir="t">
                    <w14:rot w14:lat="0" w14:lon="0" w14:rev="0"/>
                  </w14:lightRig>
                </w14:scene3d>
              </w:rPr>
              <w:t>Annex E.</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Data Validation Checks</w:t>
            </w:r>
            <w:r w:rsidR="00903D8C">
              <w:rPr>
                <w:noProof/>
                <w:webHidden/>
              </w:rPr>
              <w:tab/>
            </w:r>
            <w:r w:rsidR="00903D8C">
              <w:rPr>
                <w:noProof/>
                <w:webHidden/>
              </w:rPr>
              <w:fldChar w:fldCharType="begin"/>
            </w:r>
            <w:r w:rsidR="00903D8C">
              <w:rPr>
                <w:noProof/>
                <w:webHidden/>
              </w:rPr>
              <w:instrText xml:space="preserve"> PAGEREF _Toc176796756 \h </w:instrText>
            </w:r>
            <w:r w:rsidR="00903D8C">
              <w:rPr>
                <w:noProof/>
                <w:webHidden/>
              </w:rPr>
            </w:r>
            <w:r w:rsidR="00903D8C">
              <w:rPr>
                <w:noProof/>
                <w:webHidden/>
              </w:rPr>
              <w:fldChar w:fldCharType="separate"/>
            </w:r>
            <w:r w:rsidR="00D10382">
              <w:rPr>
                <w:noProof/>
                <w:webHidden/>
              </w:rPr>
              <w:t>102</w:t>
            </w:r>
            <w:r w:rsidR="00903D8C">
              <w:rPr>
                <w:noProof/>
                <w:webHidden/>
              </w:rPr>
              <w:fldChar w:fldCharType="end"/>
            </w:r>
          </w:hyperlink>
        </w:p>
        <w:p w14:paraId="47E06B20" w14:textId="780DB33C" w:rsidR="00903D8C" w:rsidRDefault="00000000" w:rsidP="00D31C77">
          <w:pPr>
            <w:pStyle w:val="TOC1"/>
            <w:tabs>
              <w:tab w:val="left" w:pos="10580"/>
            </w:tabs>
            <w:jc w:val="left"/>
            <w:rPr>
              <w:rFonts w:asciiTheme="minorHAnsi" w:eastAsiaTheme="minorEastAsia" w:hAnsiTheme="minorHAnsi" w:cstheme="minorBidi"/>
              <w:b w:val="0"/>
              <w:noProof/>
              <w:kern w:val="2"/>
              <w:sz w:val="24"/>
              <w:szCs w:val="24"/>
              <w:lang w:val="en-AU" w:eastAsia="ko-KR"/>
              <w14:ligatures w14:val="standardContextual"/>
            </w:rPr>
          </w:pPr>
          <w:hyperlink w:anchor="_Toc176796757" w:history="1">
            <w:r w:rsidR="00903D8C" w:rsidRPr="004D0C8F">
              <w:rPr>
                <w:rStyle w:val="Hyperlink"/>
                <w:noProof/>
                <w14:scene3d>
                  <w14:camera w14:prst="orthographicFront"/>
                  <w14:lightRig w14:rig="threePt" w14:dir="t">
                    <w14:rot w14:lat="0" w14:lon="0" w14:rev="0"/>
                  </w14:lightRig>
                </w14:scene3d>
              </w:rPr>
              <w:t>Annex F.</w:t>
            </w:r>
            <w:r w:rsidR="00903D8C">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00903D8C" w:rsidRPr="004D0C8F">
              <w:rPr>
                <w:rStyle w:val="Hyperlink"/>
                <w:noProof/>
              </w:rPr>
              <w:t>Geometry</w:t>
            </w:r>
            <w:r w:rsidR="00903D8C">
              <w:rPr>
                <w:noProof/>
                <w:webHidden/>
              </w:rPr>
              <w:tab/>
            </w:r>
            <w:r w:rsidR="00903D8C">
              <w:rPr>
                <w:noProof/>
                <w:webHidden/>
              </w:rPr>
              <w:fldChar w:fldCharType="begin"/>
            </w:r>
            <w:r w:rsidR="00903D8C">
              <w:rPr>
                <w:noProof/>
                <w:webHidden/>
              </w:rPr>
              <w:instrText xml:space="preserve"> PAGEREF _Toc176796757 \h </w:instrText>
            </w:r>
            <w:r w:rsidR="00903D8C">
              <w:rPr>
                <w:noProof/>
                <w:webHidden/>
              </w:rPr>
            </w:r>
            <w:r w:rsidR="00903D8C">
              <w:rPr>
                <w:noProof/>
                <w:webHidden/>
              </w:rPr>
              <w:fldChar w:fldCharType="separate"/>
            </w:r>
            <w:r w:rsidR="00D10382">
              <w:rPr>
                <w:noProof/>
                <w:webHidden/>
              </w:rPr>
              <w:t>104</w:t>
            </w:r>
            <w:r w:rsidR="00903D8C">
              <w:rPr>
                <w:noProof/>
                <w:webHidden/>
              </w:rPr>
              <w:fldChar w:fldCharType="end"/>
            </w:r>
          </w:hyperlink>
        </w:p>
        <w:p w14:paraId="077A82AB" w14:textId="2147F287"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8" w:history="1">
            <w:r w:rsidR="00903D8C" w:rsidRPr="004D0C8F">
              <w:rPr>
                <w:rStyle w:val="Hyperlink"/>
                <w:noProof/>
              </w:rPr>
              <w:t>F.1</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Introduction</w:t>
            </w:r>
            <w:r w:rsidR="00903D8C">
              <w:rPr>
                <w:noProof/>
                <w:webHidden/>
              </w:rPr>
              <w:tab/>
            </w:r>
            <w:r w:rsidR="00903D8C">
              <w:rPr>
                <w:noProof/>
                <w:webHidden/>
              </w:rPr>
              <w:fldChar w:fldCharType="begin"/>
            </w:r>
            <w:r w:rsidR="00903D8C">
              <w:rPr>
                <w:noProof/>
                <w:webHidden/>
              </w:rPr>
              <w:instrText xml:space="preserve"> PAGEREF _Toc176796758 \h </w:instrText>
            </w:r>
            <w:r w:rsidR="00903D8C">
              <w:rPr>
                <w:noProof/>
                <w:webHidden/>
              </w:rPr>
            </w:r>
            <w:r w:rsidR="00903D8C">
              <w:rPr>
                <w:noProof/>
                <w:webHidden/>
              </w:rPr>
              <w:fldChar w:fldCharType="separate"/>
            </w:r>
            <w:r w:rsidR="00D10382">
              <w:rPr>
                <w:noProof/>
                <w:webHidden/>
              </w:rPr>
              <w:t>104</w:t>
            </w:r>
            <w:r w:rsidR="00903D8C">
              <w:rPr>
                <w:noProof/>
                <w:webHidden/>
              </w:rPr>
              <w:fldChar w:fldCharType="end"/>
            </w:r>
          </w:hyperlink>
        </w:p>
        <w:p w14:paraId="01F39E03" w14:textId="282785C1" w:rsidR="00903D8C" w:rsidRDefault="00000000">
          <w:pPr>
            <w:pStyle w:val="TOC2"/>
            <w:rPr>
              <w:rFonts w:asciiTheme="minorHAnsi" w:eastAsiaTheme="minorEastAsia" w:hAnsiTheme="minorHAnsi" w:cstheme="minorBidi"/>
              <w:b w:val="0"/>
              <w:noProof/>
              <w:kern w:val="2"/>
              <w:sz w:val="24"/>
              <w:szCs w:val="24"/>
              <w:lang w:val="en-AU" w:eastAsia="ko-KR"/>
              <w14:ligatures w14:val="standardContextual"/>
            </w:rPr>
          </w:pPr>
          <w:hyperlink w:anchor="_Toc176796759" w:history="1">
            <w:r w:rsidR="00903D8C" w:rsidRPr="004D0C8F">
              <w:rPr>
                <w:rStyle w:val="Hyperlink"/>
                <w:noProof/>
              </w:rPr>
              <w:t>F.2</w:t>
            </w:r>
            <w:r w:rsidR="00903D8C">
              <w:rPr>
                <w:rFonts w:asciiTheme="minorHAnsi" w:eastAsiaTheme="minorEastAsia" w:hAnsiTheme="minorHAnsi" w:cstheme="minorBidi"/>
                <w:b w:val="0"/>
                <w:noProof/>
                <w:kern w:val="2"/>
                <w:sz w:val="24"/>
                <w:szCs w:val="24"/>
                <w:lang w:val="en-AU" w:eastAsia="ko-KR"/>
                <w14:ligatures w14:val="standardContextual"/>
              </w:rPr>
              <w:tab/>
            </w:r>
            <w:r w:rsidR="00903D8C" w:rsidRPr="004D0C8F">
              <w:rPr>
                <w:rStyle w:val="Hyperlink"/>
                <w:noProof/>
              </w:rPr>
              <w:t>Geometric Operator Definitions</w:t>
            </w:r>
            <w:r w:rsidR="00903D8C">
              <w:rPr>
                <w:noProof/>
                <w:webHidden/>
              </w:rPr>
              <w:tab/>
            </w:r>
            <w:r w:rsidR="00903D8C">
              <w:rPr>
                <w:noProof/>
                <w:webHidden/>
              </w:rPr>
              <w:fldChar w:fldCharType="begin"/>
            </w:r>
            <w:r w:rsidR="00903D8C">
              <w:rPr>
                <w:noProof/>
                <w:webHidden/>
              </w:rPr>
              <w:instrText xml:space="preserve"> PAGEREF _Toc176796759 \h </w:instrText>
            </w:r>
            <w:r w:rsidR="00903D8C">
              <w:rPr>
                <w:noProof/>
                <w:webHidden/>
              </w:rPr>
            </w:r>
            <w:r w:rsidR="00903D8C">
              <w:rPr>
                <w:noProof/>
                <w:webHidden/>
              </w:rPr>
              <w:fldChar w:fldCharType="separate"/>
            </w:r>
            <w:r w:rsidR="00D10382">
              <w:rPr>
                <w:noProof/>
                <w:webHidden/>
              </w:rPr>
              <w:t>106</w:t>
            </w:r>
            <w:r w:rsidR="00903D8C">
              <w:rPr>
                <w:noProof/>
                <w:webHidden/>
              </w:rPr>
              <w:fldChar w:fldCharType="end"/>
            </w:r>
          </w:hyperlink>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7" w:name="_Toc176796657"/>
      <w:bookmarkStart w:id="8" w:name="_Toc225648272"/>
      <w:bookmarkStart w:id="9" w:name="_Toc225065129"/>
      <w:bookmarkStart w:id="10" w:name="_Toc127463810"/>
      <w:bookmarkStart w:id="11" w:name="_Toc128125436"/>
      <w:bookmarkStart w:id="12" w:name="_Toc141176161"/>
      <w:bookmarkStart w:id="13" w:name="_Toc141176316"/>
      <w:bookmarkStart w:id="14" w:name="_Toc141176947"/>
      <w:r>
        <w:lastRenderedPageBreak/>
        <w:t>Summary of Substantive Changes</w:t>
      </w:r>
      <w:bookmarkEnd w:id="7"/>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Amended UnderKeelClearancePlan as FeatureType, not MetaFeatureType</w:t>
            </w:r>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r>
              <w:rPr>
                <w:rFonts w:eastAsiaTheme="minorEastAsia" w:cs="Arial" w:hint="eastAsia"/>
                <w:lang w:eastAsia="ko-KR"/>
              </w:rPr>
              <w:t>UnderKeelClearancePlanArea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trPr>
        <w:tc>
          <w:tcPr>
            <w:tcW w:w="7230" w:type="dxa"/>
          </w:tcPr>
          <w:p w14:paraId="41938AF9" w14:textId="0D1E4C95" w:rsidR="00FA75DB" w:rsidRPr="00FA75DB" w:rsidRDefault="00FA75DB" w:rsidP="00AB32A8">
            <w:pPr>
              <w:suppressAutoHyphens/>
              <w:spacing w:before="60" w:after="60"/>
              <w:jc w:val="left"/>
              <w:rPr>
                <w:rFonts w:eastAsiaTheme="minorEastAsia" w:cs="Arial"/>
                <w:lang w:eastAsia="ko-KR"/>
              </w:rPr>
            </w:pPr>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r>
              <w:rPr>
                <w:rFonts w:eastAsiaTheme="minorEastAsia" w:cs="Arial" w:hint="eastAsia"/>
                <w:lang w:eastAsia="ko-KR"/>
              </w:rPr>
              <w:t>featureName</w:t>
            </w:r>
            <w:r>
              <w:rPr>
                <w:rFonts w:eastAsiaTheme="minorEastAsia" w:cs="Arial"/>
                <w:lang w:eastAsia="ko-KR"/>
              </w:rPr>
              <w:t>”</w:t>
            </w:r>
            <w:r>
              <w:rPr>
                <w:rFonts w:eastAsiaTheme="minorEastAsia" w:cs="Arial" w:hint="eastAsia"/>
                <w:lang w:eastAsia="ko-KR"/>
              </w:rPr>
              <w:t xml:space="preserve"> in UnderKeelClearanceControlPoint feature</w:t>
            </w:r>
            <w:r w:rsidR="003F6B63">
              <w:rPr>
                <w:rFonts w:eastAsiaTheme="minorEastAsia" w:cs="Arial" w:hint="eastAsia"/>
                <w:lang w:eastAsia="ko-KR"/>
              </w:rPr>
              <w:t xml:space="preserve">. A new attribute </w:t>
            </w:r>
            <w:r w:rsidR="003F6B63">
              <w:rPr>
                <w:rFonts w:eastAsiaTheme="minorEastAsia" w:cs="Arial"/>
                <w:lang w:eastAsia="ko-KR"/>
              </w:rPr>
              <w:t>“</w:t>
            </w:r>
            <w:r w:rsidR="003F6B63">
              <w:rPr>
                <w:rFonts w:eastAsiaTheme="minorEastAsia" w:cs="Arial" w:hint="eastAsia"/>
                <w:lang w:eastAsia="ko-KR"/>
              </w:rPr>
              <w:t>nameUsage</w:t>
            </w:r>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r w:rsidR="003F6B63">
              <w:rPr>
                <w:rFonts w:eastAsiaTheme="minorEastAsia" w:cs="Arial" w:hint="eastAsia"/>
                <w:lang w:eastAsia="ko-KR"/>
              </w:rPr>
              <w:t>featureName</w:t>
            </w:r>
            <w:r w:rsidR="003F6B63">
              <w:rPr>
                <w:rFonts w:eastAsiaTheme="minorEastAsia" w:cs="Arial"/>
                <w:lang w:eastAsia="ko-KR"/>
              </w:rPr>
              <w:t>”</w:t>
            </w:r>
            <w:r w:rsidR="003F6B63">
              <w:rPr>
                <w:rFonts w:eastAsiaTheme="minorEastAsia" w:cs="Arial" w:hint="eastAsia"/>
                <w:lang w:eastAsia="ko-KR"/>
              </w:rPr>
              <w:t>.</w:t>
            </w:r>
          </w:p>
        </w:tc>
        <w:tc>
          <w:tcPr>
            <w:tcW w:w="2126" w:type="dxa"/>
          </w:tcPr>
          <w:p w14:paraId="54474C72" w14:textId="6FD3EBD0" w:rsidR="00FA75DB" w:rsidRDefault="00EB2B76"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7.2, 7.2.1, </w:t>
            </w:r>
            <w:r w:rsidR="009A6260">
              <w:rPr>
                <w:rFonts w:eastAsiaTheme="minorEastAsia" w:cs="Arial" w:hint="eastAsia"/>
                <w:b/>
                <w:lang w:eastAsia="ko-KR"/>
              </w:rPr>
              <w:t xml:space="preserve"> 7.2.3.2, 8.2.4.2, </w:t>
            </w:r>
            <w:r w:rsidR="00147678">
              <w:rPr>
                <w:rFonts w:eastAsiaTheme="minorEastAsia" w:cs="Arial" w:hint="eastAsia"/>
                <w:b/>
                <w:lang w:eastAsia="ko-KR"/>
              </w:rPr>
              <w:t xml:space="preserve">A.5, </w:t>
            </w:r>
            <w:r w:rsidR="004F3F6C">
              <w:rPr>
                <w:rFonts w:eastAsiaTheme="minorEastAsia" w:cs="Arial" w:hint="eastAsia"/>
                <w:b/>
                <w:lang w:eastAsia="ko-KR"/>
              </w:rPr>
              <w:t xml:space="preserve">A,8,9, </w:t>
            </w:r>
            <w:r w:rsidR="00E92FDB">
              <w:rPr>
                <w:rFonts w:eastAsiaTheme="minorEastAsia" w:cs="Arial" w:hint="eastAsia"/>
                <w:b/>
                <w:lang w:eastAsia="ko-KR"/>
              </w:rPr>
              <w:t>B.2,</w:t>
            </w:r>
            <w:r w:rsidR="007105A5">
              <w:rPr>
                <w:rFonts w:eastAsiaTheme="minorEastAsia" w:cs="Arial" w:hint="eastAsia"/>
                <w:b/>
                <w:lang w:eastAsia="ko-KR"/>
              </w:rPr>
              <w:t xml:space="preserve">5, B.2.11, </w:t>
            </w:r>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r w:rsidR="00BF40B3">
              <w:rPr>
                <w:rFonts w:eastAsiaTheme="minorEastAsia" w:cs="Arial" w:hint="eastAsia"/>
                <w:b/>
                <w:lang w:eastAsia="ko-KR"/>
              </w:rPr>
              <w:t xml:space="preserve">C.5.2, </w:t>
            </w:r>
            <w:r w:rsidR="00E13BF7">
              <w:rPr>
                <w:rFonts w:eastAsiaTheme="minorEastAsia" w:cs="Arial" w:hint="eastAsia"/>
                <w:b/>
                <w:lang w:eastAsia="ko-KR"/>
              </w:rPr>
              <w:t>C.7.5</w:t>
            </w:r>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r>
              <w:rPr>
                <w:rFonts w:eastAsiaTheme="minorEastAsia" w:cs="Arial" w:hint="eastAsia"/>
                <w:lang w:eastAsia="ko-KR"/>
              </w:rPr>
              <w:t>interoperabilityIdentifier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Association role names componentOf and consistsOf amended to theCollection and theComponent,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Specified use of temporalExtent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r w:rsidR="00C56420">
              <w:rPr>
                <w:rFonts w:eastAsiaTheme="minorEastAsia" w:cs="Arial" w:hint="eastAsia"/>
                <w:lang w:eastAsia="ko-KR"/>
              </w:rPr>
              <w:t xml:space="preserve">maximumDraught, distanceAboveUkcLimit, </w:t>
            </w:r>
            <w:r w:rsidR="00BE52A9">
              <w:rPr>
                <w:rFonts w:eastAsiaTheme="minorEastAsia" w:cs="Arial" w:hint="eastAsia"/>
                <w:lang w:eastAsia="ko-KR"/>
              </w:rPr>
              <w:t xml:space="preserve">and </w:t>
            </w:r>
            <w:r w:rsidR="00C56420">
              <w:rPr>
                <w:rFonts w:eastAsiaTheme="minorEastAsia" w:cs="Arial" w:hint="eastAsia"/>
                <w:lang w:eastAsia="ko-KR"/>
              </w:rPr>
              <w:t>expectedPassingSpeed</w:t>
            </w:r>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maximumDraught, distanceAboveUkcLimit, expectedPassingSpeed, and interoperabilityIdentifier</w:t>
            </w:r>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r>
              <w:rPr>
                <w:rFonts w:eastAsiaTheme="minorEastAsia" w:cs="Arial" w:hint="eastAsia"/>
                <w:lang w:eastAsia="ko-KR"/>
              </w:rPr>
              <w:t>UnderKeelClearancePlan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r>
              <w:rPr>
                <w:rFonts w:eastAsiaTheme="minorEastAsia" w:cs="Arial" w:hint="eastAsia"/>
                <w:lang w:eastAsia="ko-KR"/>
              </w:rPr>
              <w:t>LineStyle UKCARE01 added as LineStyle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trPr>
        <w:tc>
          <w:tcPr>
            <w:tcW w:w="7230" w:type="dxa"/>
          </w:tcPr>
          <w:p w14:paraId="62424CA2" w14:textId="52AFAC2D" w:rsidR="00B13FD7" w:rsidRDefault="00A52594" w:rsidP="00AB32A8">
            <w:pPr>
              <w:suppressAutoHyphens/>
              <w:spacing w:before="60" w:after="60"/>
              <w:jc w:val="left"/>
              <w:rPr>
                <w:rFonts w:eastAsiaTheme="minorEastAsia" w:cs="Arial"/>
                <w:lang w:eastAsia="ko-KR"/>
              </w:rPr>
            </w:pPr>
            <w:r>
              <w:rPr>
                <w:rFonts w:eastAsiaTheme="minorEastAsia" w:cs="Arial" w:hint="eastAsia"/>
                <w:lang w:eastAsia="ko-KR"/>
              </w:rPr>
              <w:lastRenderedPageBreak/>
              <w:t xml:space="preserve">Contents of </w:t>
            </w:r>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p>
        </w:tc>
        <w:tc>
          <w:tcPr>
            <w:tcW w:w="2126" w:type="dxa"/>
          </w:tcPr>
          <w:p w14:paraId="2482C3BC" w14:textId="600ACE68" w:rsidR="00B13FD7" w:rsidRDefault="00C86A53" w:rsidP="00B447BA">
            <w:pPr>
              <w:suppressAutoHyphens/>
              <w:spacing w:before="60" w:after="60"/>
              <w:jc w:val="left"/>
              <w:rPr>
                <w:rFonts w:eastAsiaTheme="minorEastAsia" w:cs="Arial"/>
                <w:b/>
                <w:lang w:eastAsia="ko-KR"/>
              </w:rPr>
            </w:pPr>
            <w:r>
              <w:rPr>
                <w:rFonts w:eastAsiaTheme="minorEastAsia" w:cs="Arial" w:hint="eastAsia"/>
                <w:b/>
                <w:lang w:eastAsia="ko-KR"/>
              </w:rPr>
              <w:t>D.6</w:t>
            </w:r>
          </w:p>
        </w:tc>
      </w:tr>
      <w:tr w:rsidR="00897C6C" w:rsidRPr="008D0CFF" w14:paraId="53FF0705" w14:textId="77777777" w:rsidTr="00CA0081">
        <w:trPr>
          <w:cantSplit/>
        </w:trPr>
        <w:tc>
          <w:tcPr>
            <w:tcW w:w="7230" w:type="dxa"/>
          </w:tcPr>
          <w:p w14:paraId="03B62BF6" w14:textId="3DD6350B" w:rsidR="00897C6C" w:rsidRDefault="00897C6C" w:rsidP="00AB32A8">
            <w:pPr>
              <w:suppressAutoHyphens/>
              <w:spacing w:before="60" w:after="60"/>
              <w:jc w:val="left"/>
              <w:rPr>
                <w:rFonts w:eastAsiaTheme="minorEastAsia" w:cs="Arial"/>
                <w:lang w:eastAsia="ko-KR"/>
              </w:rPr>
            </w:pPr>
            <w:r>
              <w:rPr>
                <w:rFonts w:eastAsiaTheme="minorEastAsia" w:cs="Arial" w:hint="eastAsia"/>
                <w:lang w:eastAsia="ko-KR"/>
              </w:rPr>
              <w:t>New ViewingGroup</w:t>
            </w:r>
            <w:r w:rsidR="004C01C7">
              <w:rPr>
                <w:rFonts w:eastAsiaTheme="minorEastAsia" w:cs="Arial" w:hint="eastAsia"/>
                <w:lang w:eastAsia="ko-KR"/>
              </w:rPr>
              <w:t>s</w:t>
            </w:r>
            <w:r>
              <w:rPr>
                <w:rFonts w:eastAsiaTheme="minorEastAsia" w:cs="Arial" w:hint="eastAsia"/>
                <w:lang w:eastAsia="ko-KR"/>
              </w:rPr>
              <w:t xml:space="preserve"> added to cater for display of </w:t>
            </w:r>
            <w:r w:rsidR="004C01C7">
              <w:rPr>
                <w:rFonts w:eastAsiaTheme="minorEastAsia" w:cs="Arial" w:hint="eastAsia"/>
                <w:lang w:eastAsia="ko-KR"/>
              </w:rPr>
              <w:t>different S-129 feature</w:t>
            </w:r>
          </w:p>
        </w:tc>
        <w:tc>
          <w:tcPr>
            <w:tcW w:w="2126" w:type="dxa"/>
          </w:tcPr>
          <w:p w14:paraId="7EC12D97" w14:textId="5A85296E" w:rsidR="00897C6C" w:rsidRDefault="00A6375E"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4C01C7">
              <w:rPr>
                <w:rFonts w:eastAsiaTheme="minorEastAsia" w:cs="Arial" w:hint="eastAsia"/>
                <w:b/>
                <w:lang w:eastAsia="ko-KR"/>
              </w:rPr>
              <w:t>8</w:t>
            </w:r>
          </w:p>
        </w:tc>
      </w:tr>
      <w:tr w:rsidR="00A52594" w:rsidRPr="008D0CFF" w14:paraId="03C7D4B0" w14:textId="77777777" w:rsidTr="00CA0081">
        <w:trPr>
          <w:cantSplit/>
        </w:trPr>
        <w:tc>
          <w:tcPr>
            <w:tcW w:w="7230" w:type="dxa"/>
          </w:tcPr>
          <w:p w14:paraId="344C5FAC" w14:textId="7A594209" w:rsidR="00A52594" w:rsidRDefault="00A60E2A" w:rsidP="00AB32A8">
            <w:pPr>
              <w:suppressAutoHyphens/>
              <w:spacing w:before="60" w:after="60"/>
              <w:jc w:val="left"/>
              <w:rPr>
                <w:rFonts w:eastAsiaTheme="minorEastAsia" w:cs="Arial"/>
                <w:lang w:eastAsia="ko-KR"/>
              </w:rPr>
            </w:pPr>
            <w:r>
              <w:rPr>
                <w:rFonts w:eastAsiaTheme="minorEastAsia" w:cs="Arial" w:hint="eastAsia"/>
                <w:lang w:eastAsia="ko-KR"/>
              </w:rPr>
              <w:t>Viewing Group Layers section added to outline available viewingGroupLayers</w:t>
            </w:r>
          </w:p>
        </w:tc>
        <w:tc>
          <w:tcPr>
            <w:tcW w:w="2126" w:type="dxa"/>
          </w:tcPr>
          <w:p w14:paraId="70FF0DF8" w14:textId="2D819156" w:rsidR="00A52594" w:rsidRDefault="00A60E2A" w:rsidP="00B447BA">
            <w:pPr>
              <w:suppressAutoHyphens/>
              <w:spacing w:before="60" w:after="60"/>
              <w:jc w:val="left"/>
              <w:rPr>
                <w:rFonts w:eastAsiaTheme="minorEastAsia" w:cs="Arial"/>
                <w:b/>
                <w:lang w:eastAsia="ko-KR"/>
              </w:rPr>
            </w:pPr>
            <w:r>
              <w:rPr>
                <w:rFonts w:eastAsiaTheme="minorEastAsia" w:cs="Arial" w:hint="eastAsia"/>
                <w:b/>
                <w:lang w:eastAsia="ko-KR"/>
              </w:rPr>
              <w:t>D.9</w:t>
            </w:r>
          </w:p>
        </w:tc>
      </w:tr>
      <w:tr w:rsidR="005562F5" w:rsidRPr="008D0CFF" w14:paraId="6E96C014" w14:textId="77777777" w:rsidTr="00CA0081">
        <w:trPr>
          <w:cantSplit/>
        </w:trPr>
        <w:tc>
          <w:tcPr>
            <w:tcW w:w="7230" w:type="dxa"/>
          </w:tcPr>
          <w:p w14:paraId="2F27946C" w14:textId="2ED652B0" w:rsidR="005562F5" w:rsidRDefault="005562F5" w:rsidP="00AB32A8">
            <w:pPr>
              <w:suppressAutoHyphens/>
              <w:spacing w:before="60" w:after="60"/>
              <w:jc w:val="left"/>
              <w:rPr>
                <w:rFonts w:eastAsiaTheme="minorEastAsia" w:cs="Arial"/>
                <w:lang w:eastAsia="ko-KR"/>
              </w:rPr>
            </w:pPr>
            <w:r>
              <w:rPr>
                <w:rFonts w:eastAsiaTheme="minorEastAsia" w:cs="Arial"/>
                <w:lang w:eastAsia="ko-KR"/>
              </w:rPr>
              <w:t>“</w:t>
            </w:r>
            <w:r>
              <w:rPr>
                <w:rFonts w:eastAsiaTheme="minorEastAsia" w:cs="Arial" w:hint="eastAsia"/>
                <w:lang w:eastAsia="ko-KR"/>
              </w:rPr>
              <w:t>PlanBoundaries</w:t>
            </w:r>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UnderKeelClearancePlanArea features</w:t>
            </w:r>
          </w:p>
        </w:tc>
        <w:tc>
          <w:tcPr>
            <w:tcW w:w="2126" w:type="dxa"/>
          </w:tcPr>
          <w:p w14:paraId="1C75CF19" w14:textId="60DB205F" w:rsidR="005562F5" w:rsidRDefault="005562F5" w:rsidP="00B447BA">
            <w:pPr>
              <w:suppressAutoHyphens/>
              <w:spacing w:before="60" w:after="60"/>
              <w:jc w:val="left"/>
              <w:rPr>
                <w:rFonts w:eastAsiaTheme="minorEastAsia" w:cs="Arial"/>
                <w:b/>
                <w:lang w:eastAsia="ko-KR"/>
              </w:rPr>
            </w:pPr>
            <w:r>
              <w:rPr>
                <w:rFonts w:eastAsiaTheme="minorEastAsia" w:cs="Arial" w:hint="eastAsia"/>
                <w:b/>
                <w:lang w:eastAsia="ko-KR"/>
              </w:rPr>
              <w:t>D.</w:t>
            </w:r>
            <w:r w:rsidR="00A60E2A">
              <w:rPr>
                <w:rFonts w:eastAsiaTheme="minorEastAsia" w:cs="Arial" w:hint="eastAsia"/>
                <w:b/>
                <w:lang w:eastAsia="ko-KR"/>
              </w:rPr>
              <w:t>10</w:t>
            </w:r>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D31C77">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
      </w:pPr>
    </w:p>
    <w:p w14:paraId="32AFF677" w14:textId="5B5490D7" w:rsidR="004F0E38" w:rsidRPr="0031303F" w:rsidRDefault="00A0577E" w:rsidP="002721B0">
      <w:pPr>
        <w:pStyle w:val="Heading1"/>
      </w:pPr>
      <w:bookmarkStart w:id="15" w:name="_Toc176796658"/>
      <w:r w:rsidRPr="0031303F">
        <w:lastRenderedPageBreak/>
        <w:t>Overview</w:t>
      </w:r>
      <w:bookmarkEnd w:id="8"/>
      <w:bookmarkEnd w:id="9"/>
      <w:bookmarkEnd w:id="10"/>
      <w:bookmarkEnd w:id="11"/>
      <w:bookmarkEnd w:id="12"/>
      <w:bookmarkEnd w:id="13"/>
      <w:bookmarkEnd w:id="14"/>
      <w:bookmarkEnd w:id="15"/>
    </w:p>
    <w:p w14:paraId="238F0C79" w14:textId="13E5D1F3" w:rsidR="00063DA7" w:rsidRPr="0031303F" w:rsidRDefault="00063DA7" w:rsidP="00B3435A">
      <w:pPr>
        <w:pStyle w:val="Heading2"/>
      </w:pPr>
      <w:bookmarkStart w:id="16" w:name="_Toc127463811"/>
      <w:bookmarkStart w:id="17" w:name="_Toc128125437"/>
      <w:bookmarkStart w:id="18" w:name="_Toc141176162"/>
      <w:bookmarkStart w:id="19" w:name="_Toc141176317"/>
      <w:bookmarkStart w:id="20" w:name="_Toc141176948"/>
      <w:bookmarkStart w:id="21" w:name="_Toc176796659"/>
      <w:r w:rsidRPr="0031303F">
        <w:t>Introduction</w:t>
      </w:r>
      <w:bookmarkEnd w:id="16"/>
      <w:bookmarkEnd w:id="17"/>
      <w:bookmarkEnd w:id="18"/>
      <w:bookmarkEnd w:id="19"/>
      <w:bookmarkEnd w:id="20"/>
      <w:bookmarkEnd w:id="21"/>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22" w:name="_Toc127463812"/>
      <w:bookmarkStart w:id="23" w:name="_Toc128125438"/>
      <w:bookmarkStart w:id="24" w:name="_Toc141176163"/>
      <w:bookmarkStart w:id="25" w:name="_Toc141176318"/>
      <w:bookmarkStart w:id="26" w:name="_Toc141176949"/>
      <w:bookmarkStart w:id="27" w:name="_Toc176796660"/>
      <w:r>
        <w:t>Initial v</w:t>
      </w:r>
      <w:r w:rsidR="00AD71E7" w:rsidRPr="00D129DC">
        <w:t>oyage planning</w:t>
      </w:r>
      <w:r>
        <w:t xml:space="preserve"> to navigate through a </w:t>
      </w:r>
      <w:bookmarkEnd w:id="22"/>
      <w:bookmarkEnd w:id="23"/>
      <w:bookmarkEnd w:id="24"/>
      <w:bookmarkEnd w:id="25"/>
      <w:bookmarkEnd w:id="26"/>
      <w:r w:rsidR="00E855CB">
        <w:t>UKCM Operational Area</w:t>
      </w:r>
      <w:bookmarkEnd w:id="27"/>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28" w:name="_Toc127463813"/>
      <w:bookmarkStart w:id="29" w:name="_Toc128125439"/>
      <w:bookmarkStart w:id="30" w:name="_Toc141176164"/>
      <w:bookmarkStart w:id="31" w:name="_Toc141176319"/>
      <w:bookmarkStart w:id="32" w:name="_Toc141176950"/>
      <w:bookmarkStart w:id="33" w:name="_Toc176796661"/>
      <w:r w:rsidRPr="004112DA">
        <w:t>Refined voyage planning</w:t>
      </w:r>
      <w:r w:rsidR="004F5C1F">
        <w:t xml:space="preserve"> to navigate through a </w:t>
      </w:r>
      <w:bookmarkEnd w:id="28"/>
      <w:bookmarkEnd w:id="29"/>
      <w:bookmarkEnd w:id="30"/>
      <w:bookmarkEnd w:id="31"/>
      <w:bookmarkEnd w:id="32"/>
      <w:r w:rsidR="00E855CB">
        <w:t>UKCM Operational Area</w:t>
      </w:r>
      <w:bookmarkEnd w:id="33"/>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34" w:name="_Toc127463814"/>
      <w:bookmarkStart w:id="35" w:name="_Toc128125440"/>
      <w:bookmarkStart w:id="36" w:name="_Toc141176165"/>
      <w:bookmarkStart w:id="37" w:name="_Toc141176320"/>
      <w:bookmarkStart w:id="38" w:name="_Toc141176951"/>
      <w:bookmarkStart w:id="39" w:name="_Toc176796662"/>
      <w:r w:rsidRPr="00EB5805">
        <w:t>Voyage monitoring</w:t>
      </w:r>
      <w:bookmarkEnd w:id="34"/>
      <w:bookmarkEnd w:id="35"/>
      <w:bookmarkEnd w:id="36"/>
      <w:bookmarkEnd w:id="37"/>
      <w:bookmarkEnd w:id="38"/>
      <w:bookmarkEnd w:id="39"/>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40" w:name="_Toc127463815"/>
      <w:bookmarkStart w:id="41" w:name="_Toc128125441"/>
      <w:bookmarkStart w:id="42" w:name="_Toc141176166"/>
      <w:bookmarkStart w:id="43" w:name="_Toc141176321"/>
      <w:bookmarkStart w:id="44" w:name="_Toc141176952"/>
      <w:bookmarkStart w:id="45" w:name="_Toc176796663"/>
      <w:r w:rsidRPr="0031303F">
        <w:lastRenderedPageBreak/>
        <w:t>References</w:t>
      </w:r>
      <w:bookmarkEnd w:id="40"/>
      <w:bookmarkEnd w:id="41"/>
      <w:bookmarkEnd w:id="42"/>
      <w:bookmarkEnd w:id="43"/>
      <w:bookmarkEnd w:id="44"/>
      <w:bookmarkEnd w:id="45"/>
    </w:p>
    <w:p w14:paraId="5C72B1EC" w14:textId="156ED1E3" w:rsidR="00542BB7" w:rsidRDefault="00542BB7" w:rsidP="00B3435A">
      <w:pPr>
        <w:pStyle w:val="Heading2"/>
      </w:pPr>
      <w:bookmarkStart w:id="46" w:name="_Toc127463816"/>
      <w:bookmarkStart w:id="47" w:name="_Toc128125442"/>
      <w:bookmarkStart w:id="48" w:name="_Toc141176167"/>
      <w:bookmarkStart w:id="49" w:name="_Toc141176322"/>
      <w:bookmarkStart w:id="50" w:name="_Toc141176953"/>
      <w:bookmarkStart w:id="51" w:name="_Toc176796664"/>
      <w:r>
        <w:t>Normative</w:t>
      </w:r>
      <w:bookmarkEnd w:id="46"/>
      <w:bookmarkEnd w:id="47"/>
      <w:bookmarkEnd w:id="48"/>
      <w:bookmarkEnd w:id="49"/>
      <w:bookmarkEnd w:id="50"/>
      <w:bookmarkEnd w:id="51"/>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IHO Specifications for Chart Content and Display Aspects of ECDIS</w:t>
      </w:r>
      <w:r w:rsidR="00537114">
        <w:rPr>
          <w:rFonts w:cs="Arial"/>
          <w:szCs w:val="20"/>
          <w:lang w:eastAsia="en-GB"/>
        </w:rPr>
        <w:t>Edition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52" w:name="_Toc225648275"/>
      <w:bookmarkStart w:id="53"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54" w:name="_Toc127463817"/>
      <w:bookmarkStart w:id="55" w:name="_Toc128125443"/>
      <w:bookmarkStart w:id="56" w:name="_Toc141176168"/>
      <w:bookmarkStart w:id="57" w:name="_Toc141176323"/>
      <w:bookmarkStart w:id="58" w:name="_Toc141176954"/>
      <w:bookmarkStart w:id="59" w:name="_Toc176796665"/>
      <w:r w:rsidRPr="00D129DC">
        <w:t>Terms</w:t>
      </w:r>
      <w:r w:rsidR="00101C6B">
        <w:t>,</w:t>
      </w:r>
      <w:r w:rsidRPr="00D129DC">
        <w:t xml:space="preserve"> Definitions</w:t>
      </w:r>
      <w:bookmarkEnd w:id="52"/>
      <w:bookmarkEnd w:id="53"/>
      <w:r w:rsidR="00101C6B">
        <w:t xml:space="preserve"> and Abbreviations</w:t>
      </w:r>
      <w:bookmarkEnd w:id="54"/>
      <w:bookmarkEnd w:id="55"/>
      <w:bookmarkEnd w:id="56"/>
      <w:bookmarkEnd w:id="57"/>
      <w:bookmarkEnd w:id="58"/>
      <w:bookmarkEnd w:id="59"/>
    </w:p>
    <w:p w14:paraId="28A61A09" w14:textId="021084BD" w:rsidR="00D85C4B" w:rsidRPr="00101C6B" w:rsidRDefault="00D85C4B" w:rsidP="00B3435A">
      <w:pPr>
        <w:pStyle w:val="Heading2"/>
      </w:pPr>
      <w:bookmarkStart w:id="60" w:name="_Toc127463818"/>
      <w:bookmarkStart w:id="61" w:name="_Toc128125444"/>
      <w:bookmarkStart w:id="62" w:name="_Toc141176169"/>
      <w:bookmarkStart w:id="63" w:name="_Toc141176324"/>
      <w:bookmarkStart w:id="64" w:name="_Toc141176955"/>
      <w:bookmarkStart w:id="65" w:name="_Toc176796666"/>
      <w:r w:rsidRPr="00101C6B">
        <w:t>Use of Language</w:t>
      </w:r>
      <w:bookmarkEnd w:id="60"/>
      <w:bookmarkEnd w:id="61"/>
      <w:bookmarkEnd w:id="62"/>
      <w:bookmarkEnd w:id="63"/>
      <w:bookmarkEnd w:id="64"/>
      <w:bookmarkEnd w:id="65"/>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66" w:name="_Toc127463819"/>
      <w:bookmarkStart w:id="67" w:name="_Toc128125445"/>
      <w:bookmarkStart w:id="68" w:name="_Toc141176170"/>
      <w:bookmarkStart w:id="69" w:name="_Toc141176325"/>
      <w:bookmarkStart w:id="70" w:name="_Toc141176956"/>
      <w:bookmarkStart w:id="71" w:name="_Toc176796667"/>
      <w:r>
        <w:t>Terms and Definitions</w:t>
      </w:r>
      <w:bookmarkEnd w:id="66"/>
      <w:bookmarkEnd w:id="67"/>
      <w:bookmarkEnd w:id="68"/>
      <w:bookmarkEnd w:id="69"/>
      <w:bookmarkEnd w:id="70"/>
      <w:bookmarkEnd w:id="71"/>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72" w:name="_Toc225648276"/>
      <w:bookmarkStart w:id="73" w:name="_Toc225065133"/>
      <w:bookmarkStart w:id="74" w:name="_Toc127463820"/>
      <w:bookmarkStart w:id="75" w:name="_Toc128125446"/>
      <w:bookmarkStart w:id="76" w:name="_Toc141176171"/>
      <w:bookmarkStart w:id="77" w:name="_Toc141176326"/>
      <w:bookmarkStart w:id="78" w:name="_Toc141176957"/>
      <w:bookmarkStart w:id="79" w:name="_Toc176796668"/>
      <w:r w:rsidRPr="00D129DC">
        <w:t>Abbreviations</w:t>
      </w:r>
      <w:bookmarkEnd w:id="72"/>
      <w:bookmarkEnd w:id="73"/>
      <w:bookmarkEnd w:id="74"/>
      <w:bookmarkEnd w:id="75"/>
      <w:bookmarkEnd w:id="76"/>
      <w:bookmarkEnd w:id="77"/>
      <w:bookmarkEnd w:id="78"/>
      <w:bookmarkEnd w:id="79"/>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80" w:name="_Toc127463821"/>
      <w:bookmarkStart w:id="81" w:name="_Toc128125447"/>
      <w:bookmarkStart w:id="82" w:name="_Toc141176172"/>
      <w:bookmarkStart w:id="83" w:name="_Toc141176327"/>
      <w:bookmarkStart w:id="84" w:name="_Toc141176958"/>
      <w:bookmarkStart w:id="85" w:name="_Toc176796669"/>
      <w:r>
        <w:t>Specification Description</w:t>
      </w:r>
      <w:bookmarkEnd w:id="80"/>
      <w:bookmarkEnd w:id="81"/>
      <w:bookmarkEnd w:id="82"/>
      <w:bookmarkEnd w:id="83"/>
      <w:bookmarkEnd w:id="84"/>
      <w:bookmarkEnd w:id="85"/>
    </w:p>
    <w:p w14:paraId="0FCD3F86" w14:textId="33ED454D" w:rsidR="00C92C5E" w:rsidRDefault="00731D5E" w:rsidP="00B3435A">
      <w:pPr>
        <w:pStyle w:val="Heading2"/>
      </w:pPr>
      <w:bookmarkStart w:id="86" w:name="_Toc127463822"/>
      <w:bookmarkStart w:id="87" w:name="_Toc128125448"/>
      <w:bookmarkStart w:id="88" w:name="_Toc141176173"/>
      <w:bookmarkStart w:id="89" w:name="_Toc141176328"/>
      <w:bookmarkStart w:id="90" w:name="_Toc141176959"/>
      <w:bookmarkStart w:id="91" w:name="_Toc176796670"/>
      <w:r>
        <w:t>S-129</w:t>
      </w:r>
      <w:r w:rsidR="007919F3">
        <w:t xml:space="preserve"> General</w:t>
      </w:r>
      <w:r>
        <w:t xml:space="preserve"> </w:t>
      </w:r>
      <w:r w:rsidR="00650C8E">
        <w:t xml:space="preserve">Data Product </w:t>
      </w:r>
      <w:r>
        <w:t>Description</w:t>
      </w:r>
      <w:bookmarkEnd w:id="86"/>
      <w:bookmarkEnd w:id="87"/>
      <w:bookmarkEnd w:id="88"/>
      <w:bookmarkEnd w:id="89"/>
      <w:bookmarkEnd w:id="90"/>
      <w:bookmarkEnd w:id="91"/>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92" w:name="_Toc127463823"/>
      <w:bookmarkStart w:id="93" w:name="_Toc128125449"/>
      <w:bookmarkStart w:id="94" w:name="_Toc141176174"/>
      <w:bookmarkStart w:id="95" w:name="_Toc141176329"/>
      <w:bookmarkStart w:id="96" w:name="_Toc141176960"/>
      <w:bookmarkStart w:id="97"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92"/>
      <w:bookmarkEnd w:id="93"/>
      <w:bookmarkEnd w:id="94"/>
      <w:bookmarkEnd w:id="95"/>
      <w:bookmarkEnd w:id="96"/>
      <w:bookmarkEnd w:id="97"/>
    </w:p>
    <w:p w14:paraId="3DD2E16D" w14:textId="2671B74F"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D10382"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98" w:name="_Toc127463824"/>
      <w:bookmarkStart w:id="99" w:name="_Toc128125450"/>
      <w:bookmarkStart w:id="100" w:name="_Toc141176175"/>
      <w:bookmarkStart w:id="101" w:name="_Toc141176330"/>
      <w:bookmarkStart w:id="102" w:name="_Toc141176961"/>
      <w:bookmarkStart w:id="103" w:name="_Toc176796672"/>
      <w:r>
        <w:t xml:space="preserve">IHO </w:t>
      </w:r>
      <w:r w:rsidR="0066549D">
        <w:t>Product Specification</w:t>
      </w:r>
      <w:r w:rsidR="009F7443" w:rsidRPr="00D129DC">
        <w:t xml:space="preserve"> Maintenance</w:t>
      </w:r>
      <w:bookmarkEnd w:id="98"/>
      <w:bookmarkEnd w:id="99"/>
      <w:bookmarkEnd w:id="100"/>
      <w:bookmarkEnd w:id="101"/>
      <w:bookmarkEnd w:id="102"/>
      <w:bookmarkEnd w:id="103"/>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Clarifications denoted as n.n.</w:t>
      </w:r>
      <w:r w:rsidRPr="0091091B">
        <w:rPr>
          <w:rFonts w:cs="Arial"/>
          <w:b/>
          <w:sz w:val="28"/>
          <w:szCs w:val="28"/>
        </w:rPr>
        <w:t>n</w:t>
      </w:r>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4" w:name="_Toc127463825"/>
      <w:bookmarkStart w:id="105" w:name="_Toc128125451"/>
      <w:bookmarkStart w:id="106" w:name="_Toc141176176"/>
      <w:bookmarkStart w:id="107" w:name="_Toc141176331"/>
      <w:bookmarkStart w:id="108" w:name="_Toc141176962"/>
      <w:bookmarkStart w:id="109" w:name="_Toc176796673"/>
      <w:bookmarkStart w:id="110" w:name="_Toc225648278"/>
      <w:bookmarkStart w:id="111" w:name="_Toc225065135"/>
      <w:r>
        <w:t>Specification Scope</w:t>
      </w:r>
      <w:bookmarkEnd w:id="104"/>
      <w:bookmarkEnd w:id="105"/>
      <w:bookmarkEnd w:id="106"/>
      <w:bookmarkEnd w:id="107"/>
      <w:bookmarkEnd w:id="108"/>
      <w:bookmarkEnd w:id="109"/>
    </w:p>
    <w:bookmarkEnd w:id="110"/>
    <w:bookmarkEnd w:id="111"/>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r w:rsidR="007E105D" w:rsidRPr="00D129DC">
        <w:t>MD</w:t>
      </w:r>
      <w:r w:rsidR="00EB2EC2">
        <w:t>_</w:t>
      </w:r>
      <w:r w:rsidR="007E105D" w:rsidRPr="00D129DC">
        <w:t xml:space="preserve">ScopeCode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t>EX_Extent.description: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12" w:name="_Toc225648279"/>
      <w:bookmarkStart w:id="113" w:name="_Toc225065136"/>
      <w:bookmarkStart w:id="114" w:name="_Toc127463826"/>
      <w:bookmarkStart w:id="115" w:name="_Toc128125452"/>
      <w:bookmarkStart w:id="116" w:name="_Toc141176177"/>
      <w:bookmarkStart w:id="117" w:name="_Toc141176332"/>
      <w:bookmarkStart w:id="118" w:name="_Toc141176963"/>
      <w:bookmarkStart w:id="119" w:name="_Toc176796674"/>
      <w:r w:rsidRPr="00D129DC">
        <w:t>Data</w:t>
      </w:r>
      <w:r w:rsidR="00944B04">
        <w:t>set</w:t>
      </w:r>
      <w:r w:rsidR="00A25574" w:rsidRPr="00D129DC">
        <w:t xml:space="preserve"> </w:t>
      </w:r>
      <w:bookmarkEnd w:id="112"/>
      <w:bookmarkEnd w:id="113"/>
      <w:r w:rsidR="00944B04">
        <w:t>I</w:t>
      </w:r>
      <w:r w:rsidR="00A25574" w:rsidRPr="00D129DC">
        <w:t>dentification</w:t>
      </w:r>
      <w:bookmarkEnd w:id="114"/>
      <w:bookmarkEnd w:id="115"/>
      <w:bookmarkEnd w:id="116"/>
      <w:bookmarkEnd w:id="117"/>
      <w:bookmarkEnd w:id="118"/>
      <w:bookmarkEnd w:id="119"/>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r w:rsidR="00793111" w:rsidRPr="00030DF1">
        <w:rPr>
          <w:rFonts w:cs="Arial"/>
          <w:b w:val="0"/>
          <w:szCs w:val="20"/>
        </w:rPr>
        <w:t xml:space="preserve">EX_GeographicDescription: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r w:rsidR="00793111" w:rsidRPr="0082088A">
        <w:rPr>
          <w:rFonts w:cs="Arial"/>
          <w:b w:val="0"/>
          <w:szCs w:val="20"/>
        </w:rPr>
        <w:t>MD_Resolution&gt;equivalentScale.denominator (integer) or MD_Resolution&gt;levelOfDetail (CharacterString)</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Additional values, if any, use CharacterString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Additional values, if any, use CharacterString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r w:rsidR="00793111" w:rsidRPr="00030DF1">
        <w:rPr>
          <w:rFonts w:cs="Arial"/>
          <w:b w:val="0"/>
          <w:szCs w:val="20"/>
        </w:rPr>
        <w:t>CI_Responsibility</w:t>
      </w:r>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20" w:name="_Toc225648280"/>
      <w:bookmarkStart w:id="121" w:name="_Toc225065137"/>
      <w:bookmarkStart w:id="122" w:name="_Toc127463827"/>
      <w:bookmarkStart w:id="123" w:name="_Toc128125453"/>
      <w:bookmarkStart w:id="124" w:name="_Toc141176178"/>
      <w:bookmarkStart w:id="125" w:name="_Toc141176333"/>
      <w:bookmarkStart w:id="126" w:name="_Toc141176964"/>
      <w:bookmarkStart w:id="127" w:name="_Toc176796675"/>
      <w:r w:rsidRPr="00286A01">
        <w:t xml:space="preserve">Data </w:t>
      </w:r>
      <w:r w:rsidR="00944B04">
        <w:t>C</w:t>
      </w:r>
      <w:r w:rsidR="00E8406A" w:rsidRPr="00286A01">
        <w:t xml:space="preserve">ontent and </w:t>
      </w:r>
      <w:r w:rsidR="00944B04">
        <w:t>S</w:t>
      </w:r>
      <w:r w:rsidR="00E8406A" w:rsidRPr="00286A01">
        <w:t>tructure</w:t>
      </w:r>
      <w:bookmarkEnd w:id="120"/>
      <w:bookmarkEnd w:id="121"/>
      <w:bookmarkEnd w:id="122"/>
      <w:bookmarkEnd w:id="123"/>
      <w:bookmarkEnd w:id="124"/>
      <w:bookmarkEnd w:id="125"/>
      <w:bookmarkEnd w:id="126"/>
      <w:bookmarkEnd w:id="127"/>
    </w:p>
    <w:p w14:paraId="111B3B5A" w14:textId="77777777" w:rsidR="00A15E77" w:rsidRPr="00286A01" w:rsidRDefault="00A15E77" w:rsidP="00B3435A">
      <w:pPr>
        <w:pStyle w:val="Heading2"/>
      </w:pPr>
      <w:bookmarkStart w:id="128" w:name="_Toc127463828"/>
      <w:bookmarkStart w:id="129" w:name="_Toc128125454"/>
      <w:bookmarkStart w:id="130" w:name="_Toc141176179"/>
      <w:bookmarkStart w:id="131" w:name="_Toc141176334"/>
      <w:bookmarkStart w:id="132" w:name="_Toc141176965"/>
      <w:bookmarkStart w:id="133" w:name="_Toc176796676"/>
      <w:bookmarkStart w:id="134" w:name="_Toc225648281"/>
      <w:bookmarkStart w:id="135" w:name="_Toc225065138"/>
      <w:r w:rsidRPr="00286A01">
        <w:t>Introduction</w:t>
      </w:r>
      <w:bookmarkEnd w:id="128"/>
      <w:bookmarkEnd w:id="129"/>
      <w:bookmarkEnd w:id="130"/>
      <w:bookmarkEnd w:id="131"/>
      <w:bookmarkEnd w:id="132"/>
      <w:bookmarkEnd w:id="133"/>
    </w:p>
    <w:p w14:paraId="0B05149E" w14:textId="77777777" w:rsidR="001661A4" w:rsidRDefault="002D3F05" w:rsidP="001661A4">
      <w:pPr>
        <w:spacing w:before="0" w:after="60"/>
      </w:pPr>
      <w:r>
        <w:t>This section discusses</w:t>
      </w:r>
      <w:r w:rsidR="00F243B7">
        <w:t>:</w:t>
      </w:r>
      <w:r>
        <w:t xml:space="preserve"> </w:t>
      </w:r>
    </w:p>
    <w:p w14:paraId="31ECE576" w14:textId="6A12681E"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D10382" w:rsidRPr="00D10382">
        <w:rPr>
          <w:i/>
        </w:rPr>
        <w:t>Figure 7</w:t>
      </w:r>
      <w:r w:rsidR="00D10382" w:rsidRPr="00D10382">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69E6A639" w:rsidR="00105E08" w:rsidRPr="009666A1" w:rsidRDefault="005C68DA" w:rsidP="009666A1">
      <w:pPr>
        <w:pStyle w:val="Caption"/>
        <w:spacing w:line="240" w:lineRule="auto"/>
        <w:jc w:val="center"/>
        <w:rPr>
          <w:rFonts w:cs="Arial"/>
          <w:i/>
          <w:sz w:val="18"/>
          <w:szCs w:val="18"/>
        </w:rPr>
      </w:pPr>
      <w:bookmarkStart w:id="136"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D10382">
        <w:rPr>
          <w:i/>
          <w:noProof/>
          <w:sz w:val="18"/>
          <w:szCs w:val="18"/>
        </w:rPr>
        <w:t>1</w:t>
      </w:r>
      <w:r w:rsidRPr="009666A1">
        <w:rPr>
          <w:i/>
          <w:sz w:val="18"/>
          <w:szCs w:val="18"/>
        </w:rPr>
        <w:fldChar w:fldCharType="end"/>
      </w:r>
      <w:bookmarkEnd w:id="136"/>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r w:rsidRPr="00E33379">
        <w:rPr>
          <w:b/>
        </w:rPr>
        <w:t>UnderKeelClearancePlan</w:t>
      </w:r>
      <w:r>
        <w:t xml:space="preserve"> defined in the S-129 </w:t>
      </w:r>
      <w:r w:rsidR="009666A1">
        <w:t>A</w:t>
      </w:r>
      <w:r>
        <w:t xml:space="preserve">pplication </w:t>
      </w:r>
      <w:r w:rsidR="009666A1">
        <w:t>S</w:t>
      </w:r>
      <w:r>
        <w:t xml:space="preserve">chema and this </w:t>
      </w:r>
      <w:r w:rsidRPr="00E33379">
        <w:rPr>
          <w:b/>
        </w:rPr>
        <w:t>UnderKeelClearancePlan</w:t>
      </w:r>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r w:rsidR="00A93AF5" w:rsidRPr="009F4493">
        <w:rPr>
          <w:rFonts w:cs="Arial"/>
          <w:szCs w:val="20"/>
        </w:rPr>
        <w:t>underKeelClearancePurpose</w:t>
      </w:r>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the 'parent' UnderKeelClearancePlan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r w:rsidR="009E223C" w:rsidRPr="00815FDD">
        <w:rPr>
          <w:rFonts w:cs="Arial"/>
          <w:szCs w:val="20"/>
        </w:rPr>
        <w:t>underKeelClearancePurpose</w:t>
      </w:r>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r>
        <w:t xml:space="preserve">time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UnderKeelClearancePlan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bCs/>
        </w:rPr>
      </w:pPr>
      <w:r>
        <w:rPr>
          <w:bCs/>
        </w:rPr>
        <w:br w:type="page"/>
      </w:r>
    </w:p>
    <w:p w14:paraId="1CC01F63" w14:textId="77777777" w:rsidR="0044596F" w:rsidRPr="00E61AD8" w:rsidRDefault="0044596F" w:rsidP="0044596F">
      <w:pPr>
        <w:rPr>
          <w:lang w:val="en-US"/>
        </w:rPr>
      </w:pPr>
    </w:p>
    <w:p w14:paraId="1180D416" w14:textId="77777777" w:rsidR="0044596F" w:rsidRPr="00E61AD8" w:rsidRDefault="0044596F" w:rsidP="0044596F">
      <w:pPr>
        <w:rPr>
          <w:lang w:val="en-US"/>
        </w:rPr>
      </w:pPr>
    </w:p>
    <w:p w14:paraId="16550F89" w14:textId="77777777" w:rsidR="0044596F" w:rsidRPr="00E61AD8" w:rsidRDefault="0044596F" w:rsidP="0044596F">
      <w:pPr>
        <w:rPr>
          <w:lang w:val="en-US"/>
        </w:rPr>
      </w:pPr>
    </w:p>
    <w:p w14:paraId="5841AF71" w14:textId="77777777" w:rsidR="0044596F" w:rsidRPr="00E61AD8" w:rsidRDefault="0044596F" w:rsidP="0044596F">
      <w:pPr>
        <w:rPr>
          <w:lang w:val="en-US"/>
        </w:rPr>
      </w:pPr>
    </w:p>
    <w:p w14:paraId="6AF4767D" w14:textId="77777777" w:rsidR="0044596F" w:rsidRPr="00E61AD8" w:rsidRDefault="0044596F" w:rsidP="0044596F">
      <w:pPr>
        <w:rPr>
          <w:lang w:val="en-US"/>
        </w:rPr>
      </w:pPr>
    </w:p>
    <w:p w14:paraId="3F727D97" w14:textId="77777777" w:rsidR="0044596F" w:rsidRPr="00E61AD8" w:rsidRDefault="0044596F" w:rsidP="0044596F">
      <w:pPr>
        <w:rPr>
          <w:lang w:val="en-US"/>
        </w:rPr>
      </w:pPr>
    </w:p>
    <w:p w14:paraId="2648DE27" w14:textId="77777777" w:rsidR="0044596F" w:rsidRDefault="0044596F" w:rsidP="0044596F">
      <w:pPr>
        <w:rPr>
          <w:lang w:val="en-US"/>
        </w:rPr>
      </w:pPr>
    </w:p>
    <w:p w14:paraId="547F3EE8" w14:textId="77777777" w:rsidR="0044596F" w:rsidRPr="00E61AD8" w:rsidRDefault="0044596F" w:rsidP="0044596F">
      <w:pPr>
        <w:rPr>
          <w:lang w:val="en-US"/>
        </w:rPr>
      </w:pPr>
    </w:p>
    <w:p w14:paraId="309D21B9" w14:textId="77777777" w:rsidR="0044596F" w:rsidRPr="00E61AD8" w:rsidRDefault="0044596F" w:rsidP="0044596F">
      <w:pPr>
        <w:rPr>
          <w:lang w:val="en-US"/>
        </w:rPr>
      </w:pPr>
    </w:p>
    <w:p w14:paraId="17238F13" w14:textId="77777777" w:rsidR="0044596F" w:rsidRPr="00E61AD8" w:rsidRDefault="0044596F" w:rsidP="0044596F">
      <w:pPr>
        <w:rPr>
          <w:lang w:val="en-US"/>
        </w:rPr>
      </w:pPr>
    </w:p>
    <w:p w14:paraId="4A348FB6" w14:textId="77777777" w:rsidR="0044596F" w:rsidRPr="00E61AD8" w:rsidRDefault="0044596F" w:rsidP="0044596F">
      <w:pPr>
        <w:rPr>
          <w:lang w:val="en-US"/>
        </w:rPr>
      </w:pPr>
    </w:p>
    <w:p w14:paraId="5D7A21B7" w14:textId="77777777" w:rsidR="0044596F" w:rsidRPr="00E61AD8" w:rsidRDefault="0044596F" w:rsidP="0044596F">
      <w:pPr>
        <w:rPr>
          <w:lang w:val="en-US"/>
        </w:rPr>
      </w:pPr>
    </w:p>
    <w:p w14:paraId="316C5933" w14:textId="77777777" w:rsidR="0044596F" w:rsidRPr="00E61AD8" w:rsidRDefault="0044596F" w:rsidP="0044596F">
      <w:pPr>
        <w:rPr>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2E07BA55" w14:textId="77777777" w:rsidR="0044596F" w:rsidRPr="00E61AD8" w:rsidRDefault="0044596F" w:rsidP="0044596F">
      <w:pPr>
        <w:rPr>
          <w:lang w:val="en-US"/>
        </w:rPr>
      </w:pPr>
    </w:p>
    <w:p w14:paraId="1D8A5A14" w14:textId="77777777" w:rsidR="00213DE2" w:rsidRDefault="00213DE2" w:rsidP="00195D9D">
      <w:pPr>
        <w:spacing w:before="0"/>
        <w:rPr>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37" w:name="_Toc172898019"/>
      <w:bookmarkStart w:id="138" w:name="_Ref534271179"/>
      <w:bookmarkStart w:id="139" w:name="_Ref534271191"/>
      <w:bookmarkStart w:id="140" w:name="_Toc127463829"/>
      <w:bookmarkStart w:id="141" w:name="_Toc128125455"/>
      <w:bookmarkStart w:id="142" w:name="_Toc141176180"/>
      <w:bookmarkStart w:id="143" w:name="_Toc141176335"/>
      <w:bookmarkStart w:id="144" w:name="_Toc141176966"/>
      <w:bookmarkStart w:id="145" w:name="_Toc176796677"/>
      <w:bookmarkEnd w:id="137"/>
      <w:r w:rsidRPr="00A4129D">
        <w:lastRenderedPageBreak/>
        <w:t>Application Schema</w:t>
      </w:r>
      <w:bookmarkEnd w:id="134"/>
      <w:bookmarkEnd w:id="135"/>
      <w:bookmarkEnd w:id="138"/>
      <w:bookmarkEnd w:id="139"/>
      <w:bookmarkEnd w:id="140"/>
      <w:bookmarkEnd w:id="141"/>
      <w:bookmarkEnd w:id="142"/>
      <w:bookmarkEnd w:id="143"/>
      <w:bookmarkEnd w:id="144"/>
      <w:bookmarkEnd w:id="145"/>
    </w:p>
    <w:p w14:paraId="11682A88" w14:textId="0F0F2767" w:rsidR="002503E1" w:rsidRPr="00A4129D" w:rsidRDefault="002503E1" w:rsidP="00195D9D">
      <w:pPr>
        <w:spacing w:before="0"/>
      </w:pPr>
      <w:r>
        <w:fldChar w:fldCharType="begin"/>
      </w:r>
      <w:r>
        <w:instrText xml:space="preserve"> REF _Ref534270722 \h </w:instrText>
      </w:r>
      <w:r>
        <w:fldChar w:fldCharType="separate"/>
      </w:r>
      <w:r w:rsidR="00D10382" w:rsidRPr="00195D9D">
        <w:rPr>
          <w:i/>
          <w:sz w:val="18"/>
          <w:szCs w:val="18"/>
        </w:rPr>
        <w:t>Figure 7</w:t>
      </w:r>
      <w:r w:rsidR="00D10382" w:rsidRPr="00195D9D">
        <w:rPr>
          <w:i/>
          <w:sz w:val="18"/>
          <w:szCs w:val="18"/>
        </w:rPr>
        <w:noBreakHyphen/>
      </w:r>
      <w:r w:rsidR="00D10382">
        <w:rPr>
          <w:i/>
          <w:noProof/>
          <w:sz w:val="18"/>
          <w:szCs w:val="18"/>
        </w:rPr>
        <w:t>2</w:t>
      </w:r>
      <w:r>
        <w:fldChar w:fldCharType="end"/>
      </w:r>
      <w:r>
        <w:t xml:space="preserve"> is the UML data model for the S-129.</w:t>
      </w:r>
    </w:p>
    <w:p w14:paraId="6A3B2CA5" w14:textId="55754940" w:rsidR="00944ABD" w:rsidRDefault="00562A84" w:rsidP="00841212">
      <w:pPr>
        <w:keepNext/>
        <w:ind w:left="-567"/>
        <w:jc w:val="center"/>
      </w:pPr>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p>
    <w:p w14:paraId="7627DB61" w14:textId="1069D552" w:rsidR="006E5801" w:rsidRDefault="009C68D7" w:rsidP="00195D9D">
      <w:pPr>
        <w:pStyle w:val="Caption"/>
        <w:spacing w:line="240" w:lineRule="auto"/>
        <w:jc w:val="center"/>
        <w:rPr>
          <w:i/>
          <w:sz w:val="18"/>
          <w:szCs w:val="18"/>
        </w:rPr>
        <w:sectPr w:rsidR="006E5801" w:rsidSect="00575D8C">
          <w:headerReference w:type="even" r:id="rId29"/>
          <w:headerReference w:type="default" r:id="rId30"/>
          <w:footerReference w:type="even" r:id="rId31"/>
          <w:footerReference w:type="default" r:id="rId32"/>
          <w:pgSz w:w="16838" w:h="11906" w:orient="landscape"/>
          <w:pgMar w:top="1400" w:right="1440" w:bottom="1418" w:left="1440" w:header="720" w:footer="720" w:gutter="0"/>
          <w:cols w:space="720"/>
          <w:docGrid w:linePitch="272"/>
        </w:sectPr>
      </w:pPr>
      <w:bookmarkStart w:id="146" w:name="_Ref534270722"/>
      <w:bookmarkStart w:id="147"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D10382">
        <w:rPr>
          <w:i/>
          <w:noProof/>
          <w:sz w:val="18"/>
          <w:szCs w:val="18"/>
        </w:rPr>
        <w:t>2</w:t>
      </w:r>
      <w:r w:rsidRPr="00195D9D">
        <w:rPr>
          <w:i/>
          <w:sz w:val="18"/>
          <w:szCs w:val="18"/>
        </w:rPr>
        <w:fldChar w:fldCharType="end"/>
      </w:r>
      <w:bookmarkEnd w:id="146"/>
      <w:r w:rsidRPr="00195D9D">
        <w:rPr>
          <w:i/>
          <w:sz w:val="18"/>
          <w:szCs w:val="18"/>
        </w:rPr>
        <w:t>. S-129 Data Model</w:t>
      </w:r>
      <w:bookmarkEnd w:id="147"/>
    </w:p>
    <w:p w14:paraId="5B787C87" w14:textId="77777777" w:rsidR="00453950" w:rsidRDefault="00453950" w:rsidP="002721B0">
      <w:pPr>
        <w:pStyle w:val="Heading3"/>
      </w:pPr>
      <w:bookmarkStart w:id="148" w:name="_Toc460581601"/>
      <w:r w:rsidRPr="00D129DC">
        <w:lastRenderedPageBreak/>
        <w:t>Feature Types</w:t>
      </w:r>
    </w:p>
    <w:p w14:paraId="2AFC70FF" w14:textId="77777777" w:rsidR="00453950" w:rsidRPr="00286A01" w:rsidRDefault="00453950" w:rsidP="002721B0">
      <w:pPr>
        <w:pStyle w:val="Heading4"/>
      </w:pPr>
      <w:r w:rsidRPr="00286A01">
        <w:t>UnderKeelClearancePlan</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r w:rsidRPr="001E5C86">
              <w:rPr>
                <w:rFonts w:cs="Arial"/>
                <w:sz w:val="18"/>
                <w:szCs w:val="18"/>
              </w:rPr>
              <w:t>UnderKeelClearancePlan</w:t>
            </w:r>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r w:rsidRPr="001E5C86">
              <w:rPr>
                <w:rFonts w:cs="Arial"/>
                <w:sz w:val="18"/>
                <w:szCs w:val="18"/>
              </w:rPr>
              <w:t>FeatureType</w:t>
            </w:r>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1DAABCBC" w14:textId="77777777" w:rsidR="00453950" w:rsidRPr="001E5C86" w:rsidRDefault="00453950" w:rsidP="001E5C86">
            <w:pPr>
              <w:spacing w:before="60" w:after="60"/>
              <w:jc w:val="left"/>
              <w:rPr>
                <w:rFonts w:cs="Arial"/>
                <w:sz w:val="18"/>
                <w:szCs w:val="18"/>
              </w:rPr>
            </w:pPr>
            <w:r w:rsidRPr="001E5C86">
              <w:rPr>
                <w:rFonts w:cs="Arial"/>
                <w:sz w:val="18"/>
                <w:szCs w:val="18"/>
              </w:rPr>
              <w:t>generationTime</w:t>
            </w:r>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r w:rsidRPr="001E5C86">
              <w:rPr>
                <w:rFonts w:cs="Arial"/>
                <w:sz w:val="18"/>
                <w:szCs w:val="18"/>
              </w:rPr>
              <w:t>DateTime</w:t>
            </w:r>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4EED29CA" w14:textId="61931EA2" w:rsidR="00453950" w:rsidRPr="001E5C86" w:rsidRDefault="00C460F9" w:rsidP="001E5C86">
            <w:pPr>
              <w:spacing w:before="60" w:after="60"/>
              <w:jc w:val="left"/>
              <w:rPr>
                <w:rFonts w:cs="Arial"/>
                <w:sz w:val="18"/>
                <w:szCs w:val="18"/>
              </w:rPr>
            </w:pPr>
            <w:r>
              <w:rPr>
                <w:rFonts w:cs="Arial"/>
                <w:sz w:val="18"/>
                <w:szCs w:val="18"/>
              </w:rPr>
              <w:t>vesselID</w:t>
            </w:r>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49" w:name="_Hlk132363467"/>
            <w:r w:rsidRPr="001E5C86">
              <w:rPr>
                <w:rFonts w:cs="Arial"/>
                <w:sz w:val="18"/>
                <w:szCs w:val="18"/>
              </w:rPr>
              <w:t>SimpleAttribute</w:t>
            </w:r>
          </w:p>
        </w:tc>
        <w:tc>
          <w:tcPr>
            <w:tcW w:w="3719" w:type="dxa"/>
          </w:tcPr>
          <w:p w14:paraId="0E1AD23C" w14:textId="77777777" w:rsidR="00453950" w:rsidRPr="001E5C86" w:rsidRDefault="00453950" w:rsidP="001E5C86">
            <w:pPr>
              <w:spacing w:before="60" w:after="60"/>
              <w:jc w:val="left"/>
              <w:rPr>
                <w:rFonts w:cs="Arial"/>
                <w:sz w:val="18"/>
                <w:szCs w:val="18"/>
              </w:rPr>
            </w:pPr>
            <w:r w:rsidRPr="001E5C86">
              <w:rPr>
                <w:rFonts w:cs="Arial"/>
                <w:sz w:val="18"/>
                <w:szCs w:val="18"/>
              </w:rPr>
              <w:t>sourceRouteName</w:t>
            </w:r>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77753061" w14:textId="77777777" w:rsidR="00453950" w:rsidRPr="001E5C86" w:rsidRDefault="00453950" w:rsidP="001E5C86">
            <w:pPr>
              <w:spacing w:before="60" w:after="60"/>
              <w:jc w:val="left"/>
              <w:rPr>
                <w:rFonts w:cs="Arial"/>
                <w:sz w:val="18"/>
                <w:szCs w:val="18"/>
              </w:rPr>
            </w:pPr>
            <w:r w:rsidRPr="001E5C86">
              <w:rPr>
                <w:rFonts w:cs="Arial"/>
                <w:sz w:val="18"/>
                <w:szCs w:val="18"/>
              </w:rPr>
              <w:t>sourceRouteVersion</w:t>
            </w:r>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r w:rsidRPr="00DE7C96">
              <w:rPr>
                <w:rFonts w:cs="Arial"/>
                <w:i/>
                <w:iCs/>
                <w:color w:val="000000" w:themeColor="text1"/>
                <w:sz w:val="18"/>
                <w:szCs w:val="18"/>
                <w:lang w:val="en-US"/>
              </w:rPr>
              <w:t>sourceRouteName</w:t>
            </w:r>
            <w:r>
              <w:rPr>
                <w:rFonts w:cs="Arial"/>
                <w:color w:val="000000" w:themeColor="text1"/>
                <w:sz w:val="18"/>
                <w:szCs w:val="18"/>
                <w:lang w:val="en-US"/>
              </w:rPr>
              <w:t>”, especially if “</w:t>
            </w:r>
            <w:r w:rsidRPr="00DE7C96">
              <w:rPr>
                <w:rFonts w:cs="Arial"/>
                <w:i/>
                <w:iCs/>
                <w:color w:val="000000" w:themeColor="text1"/>
                <w:sz w:val="18"/>
                <w:szCs w:val="18"/>
                <w:lang w:val="en-US"/>
              </w:rPr>
              <w:t>sourceRouteName</w:t>
            </w:r>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r w:rsidRPr="001E5C86">
              <w:rPr>
                <w:rFonts w:cs="Arial"/>
                <w:sz w:val="18"/>
                <w:szCs w:val="18"/>
              </w:rPr>
              <w:lastRenderedPageBreak/>
              <w:t>SimpleAttribute</w:t>
            </w:r>
          </w:p>
        </w:tc>
        <w:tc>
          <w:tcPr>
            <w:tcW w:w="3719" w:type="dxa"/>
          </w:tcPr>
          <w:p w14:paraId="4602AFE6" w14:textId="77777777" w:rsidR="00453950" w:rsidRPr="001E5C86" w:rsidRDefault="00453950" w:rsidP="001E5C86">
            <w:pPr>
              <w:spacing w:before="60" w:after="60"/>
              <w:jc w:val="left"/>
              <w:rPr>
                <w:rFonts w:cs="Arial"/>
                <w:sz w:val="18"/>
                <w:szCs w:val="18"/>
              </w:rPr>
            </w:pPr>
            <w:r w:rsidRPr="001E5C86">
              <w:rPr>
                <w:rFonts w:cs="Arial"/>
                <w:sz w:val="18"/>
                <w:szCs w:val="18"/>
              </w:rPr>
              <w:t>maximumDraught</w:t>
            </w:r>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draught in met</w:t>
            </w:r>
            <w:r w:rsidR="005D4686">
              <w:rPr>
                <w:rFonts w:cs="Arial"/>
                <w:sz w:val="18"/>
                <w:szCs w:val="18"/>
                <w:lang w:val="en-US" w:eastAsia="fi-FI"/>
              </w:rPr>
              <w:t>re</w:t>
            </w:r>
            <w:r w:rsidRPr="001E5C86">
              <w:rPr>
                <w:rFonts w:cs="Arial"/>
                <w:sz w:val="18"/>
                <w:szCs w:val="18"/>
                <w:lang w:val="en-US" w:eastAsia="fi-FI"/>
              </w:rPr>
              <w:t>s,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3C7F7CB5" w14:textId="5BE0EFFD" w:rsidR="00453950" w:rsidRPr="001E5C86" w:rsidRDefault="00C460F9" w:rsidP="001E5C86">
            <w:pPr>
              <w:spacing w:before="60" w:after="60"/>
              <w:jc w:val="left"/>
              <w:rPr>
                <w:rFonts w:cs="Arial"/>
                <w:sz w:val="18"/>
                <w:szCs w:val="18"/>
              </w:rPr>
            </w:pPr>
            <w:r w:rsidRPr="001E5C86">
              <w:rPr>
                <w:rFonts w:cs="Arial"/>
                <w:sz w:val="18"/>
                <w:szCs w:val="18"/>
              </w:rPr>
              <w:t>underKeelClearancePurpose</w:t>
            </w:r>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r w:rsidRPr="001E5C86">
              <w:rPr>
                <w:rFonts w:cs="Arial"/>
                <w:sz w:val="18"/>
                <w:szCs w:val="18"/>
              </w:rPr>
              <w:t>underKeelClearancePurposeType</w:t>
            </w:r>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r w:rsidRPr="001E5C86">
              <w:rPr>
                <w:rFonts w:cs="Arial"/>
                <w:sz w:val="18"/>
                <w:szCs w:val="18"/>
              </w:rPr>
              <w:t>SimpleAttribute</w:t>
            </w:r>
          </w:p>
        </w:tc>
        <w:tc>
          <w:tcPr>
            <w:tcW w:w="3719" w:type="dxa"/>
          </w:tcPr>
          <w:p w14:paraId="2128F27D" w14:textId="56FAEEF4" w:rsidR="00453950" w:rsidRPr="001E5C86" w:rsidRDefault="00C460F9"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r>
              <w:rPr>
                <w:rFonts w:cs="Arial"/>
                <w:sz w:val="18"/>
                <w:szCs w:val="18"/>
              </w:rPr>
              <w:t>SimpleAttribute</w:t>
            </w:r>
          </w:p>
        </w:tc>
        <w:tc>
          <w:tcPr>
            <w:tcW w:w="3719" w:type="dxa"/>
          </w:tcPr>
          <w:p w14:paraId="792110DA" w14:textId="41FBE4A7" w:rsidR="009A3810" w:rsidRPr="001E5C86" w:rsidRDefault="005F7C49" w:rsidP="001E5C86">
            <w:pPr>
              <w:spacing w:before="60" w:after="60"/>
              <w:jc w:val="left"/>
              <w:rPr>
                <w:rFonts w:cs="Arial"/>
                <w:sz w:val="18"/>
                <w:szCs w:val="18"/>
              </w:rPr>
            </w:pPr>
            <w:r>
              <w:rPr>
                <w:rFonts w:cs="Arial"/>
                <w:sz w:val="18"/>
                <w:szCs w:val="18"/>
              </w:rPr>
              <w:t>interoperabilityIdentifier</w:t>
            </w:r>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49"/>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r w:rsidRPr="001E5C86">
              <w:rPr>
                <w:rFonts w:eastAsiaTheme="minorEastAsia" w:cs="Arial"/>
                <w:sz w:val="18"/>
                <w:szCs w:val="18"/>
                <w:lang w:val="en-GB" w:eastAsia="ko-KR"/>
              </w:rPr>
              <w:t>ComplexAttribute</w:t>
            </w:r>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fixedTimeRange</w:t>
            </w:r>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r>
        <w:rPr>
          <w:rFonts w:eastAsiaTheme="minorEastAsia" w:hint="eastAsia"/>
          <w:lang w:eastAsia="ko-KR"/>
        </w:rPr>
        <w:lastRenderedPageBreak/>
        <w:t>UnderKeelCl</w:t>
      </w:r>
      <w:r w:rsidR="00B6081B">
        <w:rPr>
          <w:rFonts w:eastAsiaTheme="minorEastAsia" w:hint="eastAsia"/>
          <w:lang w:eastAsia="ko-KR"/>
        </w:rPr>
        <w:t>earancePlanArea</w:t>
      </w:r>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r w:rsidRPr="001E5C86">
              <w:rPr>
                <w:rFonts w:cs="Arial"/>
                <w:b/>
                <w:sz w:val="18"/>
                <w:szCs w:val="18"/>
              </w:rPr>
              <w:t>dataType</w:t>
            </w:r>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r w:rsidRPr="001E5C86">
              <w:rPr>
                <w:rFonts w:cs="Arial"/>
                <w:sz w:val="18"/>
                <w:szCs w:val="18"/>
              </w:rPr>
              <w:t>UnderKeelClearancePlan</w:t>
            </w:r>
            <w:r>
              <w:rPr>
                <w:rFonts w:eastAsiaTheme="minorEastAsia" w:cs="Arial" w:hint="eastAsia"/>
                <w:sz w:val="18"/>
                <w:szCs w:val="18"/>
                <w:lang w:eastAsia="ko-KR"/>
              </w:rPr>
              <w:t>Area</w:t>
            </w:r>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r w:rsidRPr="001E5C86">
              <w:rPr>
                <w:rFonts w:cs="Arial"/>
                <w:sz w:val="18"/>
                <w:szCs w:val="18"/>
              </w:rPr>
              <w:t>FeatureType</w:t>
            </w:r>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r w:rsidRPr="00462811">
              <w:rPr>
                <w:rFonts w:cs="Arial"/>
                <w:sz w:val="18"/>
                <w:szCs w:val="18"/>
              </w:rPr>
              <w:t>SimpleAttribute</w:t>
            </w:r>
          </w:p>
        </w:tc>
        <w:tc>
          <w:tcPr>
            <w:tcW w:w="3719" w:type="dxa"/>
          </w:tcPr>
          <w:p w14:paraId="501A65EF" w14:textId="4BCEA9A6" w:rsidR="002A747D" w:rsidRPr="001E5C86" w:rsidRDefault="002A747D" w:rsidP="002A747D">
            <w:pPr>
              <w:spacing w:before="60" w:after="60"/>
              <w:jc w:val="left"/>
              <w:rPr>
                <w:rFonts w:cs="Arial"/>
                <w:sz w:val="18"/>
                <w:szCs w:val="18"/>
              </w:rPr>
            </w:pPr>
            <w:r w:rsidRPr="00462811">
              <w:rPr>
                <w:rFonts w:cs="Arial"/>
                <w:sz w:val="18"/>
                <w:szCs w:val="18"/>
              </w:rPr>
              <w:t>scaleMinimum</w:t>
            </w:r>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r>
              <w:rPr>
                <w:rFonts w:cs="Arial"/>
                <w:sz w:val="18"/>
                <w:szCs w:val="18"/>
              </w:rPr>
              <w:t>SimpleAttribute</w:t>
            </w:r>
          </w:p>
        </w:tc>
        <w:tc>
          <w:tcPr>
            <w:tcW w:w="3719" w:type="dxa"/>
          </w:tcPr>
          <w:p w14:paraId="321F5CF0" w14:textId="6D7C3CAE" w:rsidR="002A747D" w:rsidRPr="001E5C86" w:rsidRDefault="002A747D" w:rsidP="002A747D">
            <w:pPr>
              <w:spacing w:before="60" w:after="60"/>
              <w:jc w:val="left"/>
              <w:rPr>
                <w:rFonts w:cs="Arial"/>
                <w:sz w:val="18"/>
                <w:szCs w:val="18"/>
              </w:rPr>
            </w:pPr>
            <w:r>
              <w:rPr>
                <w:rFonts w:cs="Arial"/>
                <w:sz w:val="18"/>
                <w:szCs w:val="18"/>
              </w:rPr>
              <w:t>interoperabilityIdentifier</w:t>
            </w:r>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r w:rsidRPr="00462811">
              <w:rPr>
                <w:rFonts w:cs="Arial"/>
                <w:sz w:val="18"/>
                <w:szCs w:val="18"/>
              </w:rPr>
              <w:t>SpatialAttribute</w:t>
            </w:r>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r w:rsidRPr="00462811">
              <w:rPr>
                <w:rFonts w:cs="Arial"/>
                <w:sz w:val="18"/>
                <w:szCs w:val="18"/>
              </w:rPr>
              <w:t>GM_OrientableSurface</w:t>
            </w:r>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r w:rsidRPr="00D129DC">
        <w:lastRenderedPageBreak/>
        <w:t>UnderKeelClearanceNonNavigableArea</w:t>
      </w:r>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dataType</w:t>
            </w:r>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r w:rsidRPr="00462811">
              <w:rPr>
                <w:sz w:val="18"/>
                <w:szCs w:val="18"/>
              </w:rPr>
              <w:t>UnderKeelClearanceNonNavigableArea</w:t>
            </w:r>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FeatureType</w:t>
            </w:r>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SimpleAttribute</w:t>
            </w:r>
          </w:p>
        </w:tc>
        <w:tc>
          <w:tcPr>
            <w:tcW w:w="3499" w:type="dxa"/>
          </w:tcPr>
          <w:p w14:paraId="43DE54BA"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scaleMinimum</w:t>
            </w:r>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r>
              <w:rPr>
                <w:rFonts w:cs="Arial"/>
                <w:sz w:val="18"/>
                <w:szCs w:val="18"/>
              </w:rPr>
              <w:t>SimpleAttribute</w:t>
            </w:r>
          </w:p>
        </w:tc>
        <w:tc>
          <w:tcPr>
            <w:tcW w:w="3499" w:type="dxa"/>
          </w:tcPr>
          <w:p w14:paraId="30DD59C8" w14:textId="791FF230" w:rsidR="00883BE9" w:rsidRPr="00462811" w:rsidRDefault="005F7C49" w:rsidP="00883BE9">
            <w:pPr>
              <w:spacing w:before="60" w:after="60"/>
              <w:jc w:val="left"/>
              <w:rPr>
                <w:rFonts w:cs="Arial"/>
                <w:sz w:val="18"/>
                <w:szCs w:val="18"/>
              </w:rPr>
            </w:pPr>
            <w:r>
              <w:rPr>
                <w:rFonts w:cs="Arial"/>
                <w:sz w:val="18"/>
                <w:szCs w:val="18"/>
              </w:rPr>
              <w:t>interoperabilityIdentifier</w:t>
            </w:r>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SpatialAttribute</w:t>
            </w:r>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GM_OrientableSurface</w:t>
            </w:r>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Encompassed by UnderKeelClearancePlanArea</w:t>
            </w:r>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r w:rsidRPr="00D129DC">
        <w:lastRenderedPageBreak/>
        <w:t xml:space="preserve">UnderKeelClearanceAlmostNonNavigableArea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dataType</w:t>
            </w:r>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r w:rsidRPr="00B061FF">
              <w:rPr>
                <w:sz w:val="18"/>
                <w:szCs w:val="18"/>
              </w:rPr>
              <w:t>UnderKeelClearanceAlmostNonNavigableArea</w:t>
            </w:r>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561" w:type="dxa"/>
          </w:tcPr>
          <w:p w14:paraId="4D37A7E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scaleMinimum</w:t>
            </w:r>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r>
              <w:rPr>
                <w:rFonts w:cs="Arial"/>
                <w:sz w:val="18"/>
                <w:szCs w:val="18"/>
              </w:rPr>
              <w:t>SimpleAttribute</w:t>
            </w:r>
          </w:p>
        </w:tc>
        <w:tc>
          <w:tcPr>
            <w:tcW w:w="3561" w:type="dxa"/>
          </w:tcPr>
          <w:p w14:paraId="2844DE22" w14:textId="2EDC3030" w:rsidR="00A84A5E" w:rsidRPr="00B061FF" w:rsidRDefault="005F7C49" w:rsidP="00A84A5E">
            <w:pPr>
              <w:spacing w:before="60" w:after="60"/>
              <w:jc w:val="left"/>
              <w:rPr>
                <w:rFonts w:cs="Arial"/>
                <w:sz w:val="18"/>
                <w:szCs w:val="18"/>
              </w:rPr>
            </w:pPr>
            <w:r>
              <w:rPr>
                <w:rFonts w:cs="Arial"/>
                <w:sz w:val="18"/>
                <w:szCs w:val="18"/>
              </w:rPr>
              <w:t>interoperabilityIdentifier</w:t>
            </w:r>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SpatialAttribute</w:t>
            </w:r>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GM_OrientableSurface</w:t>
            </w:r>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Encompassed by UnderKeelClearancePlanArea</w:t>
            </w:r>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r w:rsidRPr="00D129DC">
        <w:lastRenderedPageBreak/>
        <w:t>UnderKeelClearanceControlPoint</w:t>
      </w:r>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UnderKeelClearance</w:t>
            </w:r>
            <w:r w:rsidRPr="00B061FF">
              <w:rPr>
                <w:rFonts w:cs="Arial"/>
                <w:sz w:val="18"/>
                <w:szCs w:val="18"/>
              </w:rPr>
              <w:br/>
              <w:t>ControlPoint</w:t>
            </w:r>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FeatureType</w:t>
            </w:r>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SimpleAttribute</w:t>
            </w:r>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distanceAboveUKCLimit</w:t>
            </w:r>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09674476" w:rsidR="00453950" w:rsidRPr="00B061FF" w:rsidRDefault="001F59C6" w:rsidP="00B061FF">
            <w:pPr>
              <w:spacing w:before="60" w:after="60" w:line="240" w:lineRule="auto"/>
              <w:jc w:val="left"/>
              <w:rPr>
                <w:rFonts w:cs="Arial"/>
                <w:sz w:val="18"/>
                <w:szCs w:val="18"/>
              </w:rPr>
            </w:pPr>
            <w:r>
              <w:rPr>
                <w:rFonts w:cs="Arial"/>
                <w:sz w:val="18"/>
                <w:szCs w:val="18"/>
              </w:rPr>
              <w:t>Complex</w:t>
            </w:r>
            <w:r w:rsidRPr="00B061FF">
              <w:rPr>
                <w:rFonts w:cs="Arial"/>
                <w:sz w:val="18"/>
                <w:szCs w:val="18"/>
              </w:rPr>
              <w:t>Attribute</w:t>
            </w:r>
          </w:p>
        </w:tc>
        <w:tc>
          <w:tcPr>
            <w:tcW w:w="3401" w:type="dxa"/>
          </w:tcPr>
          <w:p w14:paraId="60B3D919" w14:textId="59BA20C2"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5143" w:type="dxa"/>
          </w:tcPr>
          <w:p w14:paraId="6E9C7A5B" w14:textId="54878DAA" w:rsidR="00453950" w:rsidRPr="00C52E58" w:rsidRDefault="0073133D" w:rsidP="00B061FF">
            <w:pPr>
              <w:spacing w:before="60" w:after="60" w:line="240" w:lineRule="auto"/>
              <w:jc w:val="left"/>
              <w:rPr>
                <w:rFonts w:cs="Arial"/>
                <w:sz w:val="18"/>
                <w:szCs w:val="18"/>
                <w:lang w:val="en-US" w:eastAsia="fi-FI"/>
              </w:rPr>
            </w:pPr>
            <w:r w:rsidRPr="0073133D">
              <w:rPr>
                <w:rFonts w:cs="Arial"/>
                <w:sz w:val="18"/>
                <w:szCs w:val="18"/>
              </w:rPr>
              <w:t>Provides the name of an entity, defines the national language of the name, and provides the option to display the name at various system display settings.</w:t>
            </w:r>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F528EC4" w:rsidR="00453950" w:rsidRPr="00B061FF" w:rsidRDefault="001F59C6" w:rsidP="00B061FF">
            <w:pPr>
              <w:spacing w:before="60" w:after="60" w:line="240" w:lineRule="auto"/>
              <w:jc w:val="left"/>
              <w:rPr>
                <w:rFonts w:cs="Arial"/>
                <w:sz w:val="18"/>
                <w:szCs w:val="18"/>
              </w:rPr>
            </w:pPr>
            <w:r>
              <w:rPr>
                <w:rFonts w:cs="Arial"/>
                <w:sz w:val="18"/>
                <w:szCs w:val="18"/>
              </w:rPr>
              <w:t>featureN</w:t>
            </w:r>
            <w:r w:rsidRPr="00B061FF">
              <w:rPr>
                <w:rFonts w:cs="Arial"/>
                <w:sz w:val="18"/>
                <w:szCs w:val="18"/>
              </w:rPr>
              <w:t>ame</w:t>
            </w:r>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0D7A350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expectedPassingSpeed</w:t>
            </w:r>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SimpleAttribute</w:t>
            </w:r>
          </w:p>
        </w:tc>
        <w:tc>
          <w:tcPr>
            <w:tcW w:w="3401" w:type="dxa"/>
          </w:tcPr>
          <w:p w14:paraId="5AD7954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expectedPassingTime</w:t>
            </w:r>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DateTime</w:t>
            </w:r>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r>
              <w:rPr>
                <w:rFonts w:cs="Arial"/>
                <w:sz w:val="18"/>
                <w:szCs w:val="18"/>
              </w:rPr>
              <w:t>SimpleAttribute</w:t>
            </w:r>
          </w:p>
        </w:tc>
        <w:tc>
          <w:tcPr>
            <w:tcW w:w="3401" w:type="dxa"/>
          </w:tcPr>
          <w:p w14:paraId="66F85675" w14:textId="4F1D1107" w:rsidR="00FA6927" w:rsidRPr="00B061FF" w:rsidRDefault="005F7C49" w:rsidP="00FA6927">
            <w:pPr>
              <w:spacing w:before="60" w:after="60"/>
              <w:jc w:val="left"/>
              <w:rPr>
                <w:rFonts w:cs="Arial"/>
                <w:sz w:val="18"/>
                <w:szCs w:val="18"/>
              </w:rPr>
            </w:pPr>
            <w:r>
              <w:rPr>
                <w:rFonts w:cs="Arial"/>
                <w:sz w:val="18"/>
                <w:szCs w:val="18"/>
              </w:rPr>
              <w:t>interoperabilityIdentifier</w:t>
            </w:r>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ComplexAttribute</w:t>
            </w:r>
          </w:p>
        </w:tc>
        <w:tc>
          <w:tcPr>
            <w:tcW w:w="3401" w:type="dxa"/>
          </w:tcPr>
          <w:p w14:paraId="47022CF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fixedTimeRange</w:t>
            </w:r>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pPr>
    </w:p>
    <w:p w14:paraId="230C2D6A" w14:textId="77777777" w:rsidR="00BE3113" w:rsidRDefault="00BE3113">
      <w:pPr>
        <w:spacing w:before="0" w:after="0"/>
        <w:jc w:val="left"/>
      </w:pPr>
      <w:r>
        <w:br w:type="page"/>
      </w:r>
    </w:p>
    <w:p w14:paraId="64964CB9" w14:textId="77777777" w:rsidR="006E5801" w:rsidRDefault="006E5801" w:rsidP="001B3B1F">
      <w:pPr>
        <w:spacing w:before="0"/>
      </w:pPr>
    </w:p>
    <w:p w14:paraId="13F5D2FF" w14:textId="77777777" w:rsidR="00BE3113" w:rsidRDefault="00BE3113" w:rsidP="00BE3113"/>
    <w:p w14:paraId="58AC2BDF" w14:textId="77777777" w:rsidR="00BE3113" w:rsidRDefault="00BE3113" w:rsidP="00BE3113"/>
    <w:p w14:paraId="601BDC6E" w14:textId="77777777" w:rsidR="00BE3113" w:rsidRDefault="00BE3113" w:rsidP="00BE3113"/>
    <w:p w14:paraId="27E460AC" w14:textId="77777777" w:rsidR="00BE3113" w:rsidRDefault="00BE3113" w:rsidP="00BE3113"/>
    <w:p w14:paraId="7F5D71DC" w14:textId="77777777" w:rsidR="00BE3113" w:rsidRDefault="00BE3113" w:rsidP="00BE3113"/>
    <w:p w14:paraId="3EE5FAC9" w14:textId="77777777" w:rsidR="00BE3113" w:rsidRDefault="00BE3113" w:rsidP="00BE3113"/>
    <w:p w14:paraId="17D2C039" w14:textId="77777777" w:rsidR="00BE3113" w:rsidRDefault="00BE3113" w:rsidP="00BE3113"/>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252F8323" w14:textId="77777777" w:rsidR="00BE3113" w:rsidRDefault="00BE3113" w:rsidP="00BE3113"/>
    <w:p w14:paraId="3CD99705" w14:textId="77777777" w:rsidR="00BE3113" w:rsidRDefault="00BE3113" w:rsidP="001B3B1F">
      <w:pPr>
        <w:spacing w:before="0"/>
        <w:sectPr w:rsidR="00BE3113" w:rsidSect="00800E35">
          <w:headerReference w:type="default" r:id="rId33"/>
          <w:footerReference w:type="default" r:id="rId34"/>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r w:rsidRPr="007E33D0">
              <w:rPr>
                <w:rFonts w:eastAsiaTheme="minorEastAsia" w:cs="Arial"/>
                <w:bCs/>
                <w:sz w:val="18"/>
                <w:szCs w:val="18"/>
                <w:lang w:eastAsia="ko-KR"/>
              </w:rPr>
              <w:t>UnderKeelClearancePlanArea</w:t>
            </w:r>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r w:rsidRPr="001B3B1F">
              <w:rPr>
                <w:rFonts w:eastAsiaTheme="minorEastAsia" w:cs="Arial"/>
                <w:sz w:val="18"/>
                <w:szCs w:val="18"/>
                <w:lang w:eastAsia="ko-KR"/>
              </w:rPr>
              <w:t>UnderKeelClearancePlan</w:t>
            </w:r>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UnderKeelClearanceNonNavigableArea</w:t>
            </w:r>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r w:rsidR="00377D31">
              <w:rPr>
                <w:rFonts w:eastAsiaTheme="minorEastAsia" w:cs="Arial"/>
                <w:sz w:val="18"/>
                <w:szCs w:val="18"/>
                <w:lang w:eastAsia="ko-KR"/>
              </w:rPr>
              <w:t>theCollection</w:t>
            </w:r>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UnderKeelClearanceAlmostNonNavigableArea</w:t>
            </w:r>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UnderKeelClearanceControlPoint</w:t>
            </w:r>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UnderKeelClearancePlan</w:t>
            </w:r>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r w:rsidR="00377D31">
              <w:rPr>
                <w:rFonts w:eastAsiaTheme="minorEastAsia" w:cs="Arial"/>
                <w:sz w:val="18"/>
                <w:szCs w:val="18"/>
                <w:lang w:eastAsia="ko-KR"/>
              </w:rPr>
              <w:t>theComponent</w:t>
            </w:r>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r w:rsidR="00377D31">
              <w:rPr>
                <w:rFonts w:eastAsiaTheme="minorEastAsia" w:cs="Arial"/>
                <w:sz w:val="18"/>
                <w:szCs w:val="18"/>
                <w:lang w:eastAsia="ko-KR"/>
              </w:rPr>
              <w:t>theCollection</w:t>
            </w:r>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r w:rsidR="00222AAC">
        <w:t xml:space="preserve"> </w:t>
      </w:r>
      <w:r w:rsidRPr="00D129DC">
        <w:t>Time</w:t>
      </w:r>
      <w:r w:rsidR="00222AAC">
        <w:t xml:space="preserve"> </w:t>
      </w:r>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r w:rsidRPr="00891B68">
              <w:rPr>
                <w:rFonts w:cs="Arial"/>
                <w:sz w:val="18"/>
                <w:szCs w:val="18"/>
              </w:rPr>
              <w:t>ComplexAttribute</w:t>
            </w:r>
          </w:p>
        </w:tc>
        <w:tc>
          <w:tcPr>
            <w:tcW w:w="1778" w:type="dxa"/>
          </w:tcPr>
          <w:p w14:paraId="2CBA89B0" w14:textId="77777777" w:rsidR="00453950" w:rsidRPr="00891B68" w:rsidRDefault="00453950" w:rsidP="00891B68">
            <w:pPr>
              <w:spacing w:before="60" w:after="60" w:line="240" w:lineRule="auto"/>
              <w:rPr>
                <w:rFonts w:cs="Arial"/>
                <w:sz w:val="18"/>
                <w:szCs w:val="18"/>
              </w:rPr>
            </w:pPr>
            <w:r w:rsidRPr="00891B68">
              <w:rPr>
                <w:rFonts w:cs="Arial"/>
                <w:sz w:val="18"/>
                <w:szCs w:val="18"/>
              </w:rPr>
              <w:t>fixedTimeRange</w:t>
            </w:r>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imeStart</w:t>
            </w:r>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r>
              <w:rPr>
                <w:rFonts w:cs="Arial"/>
                <w:sz w:val="18"/>
                <w:szCs w:val="18"/>
              </w:rPr>
              <w:t>t</w:t>
            </w:r>
            <w:r w:rsidRPr="00891B68">
              <w:rPr>
                <w:rFonts w:cs="Arial"/>
                <w:sz w:val="18"/>
                <w:szCs w:val="18"/>
              </w:rPr>
              <w:t>imeEnd</w:t>
            </w:r>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r w:rsidRPr="00891B68">
              <w:rPr>
                <w:rFonts w:cs="Arial"/>
                <w:sz w:val="18"/>
                <w:szCs w:val="18"/>
              </w:rPr>
              <w:t>DateTime</w:t>
            </w:r>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pPr>
    </w:p>
    <w:p w14:paraId="3EBDBE2B" w14:textId="4AFEA3E2" w:rsidR="00222AAC" w:rsidRDefault="00222AAC" w:rsidP="00222AAC">
      <w:pPr>
        <w:pStyle w:val="Heading4"/>
      </w:pPr>
      <w:r>
        <w:t>Feature Name</w:t>
      </w:r>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Role</w:t>
            </w:r>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rFonts w:cs="Arial"/>
                <w:b/>
                <w:sz w:val="18"/>
                <w:szCs w:val="18"/>
              </w:rPr>
            </w:pPr>
            <w:r w:rsidRPr="00891B68">
              <w:rPr>
                <w:rFonts w:cs="Arial"/>
                <w:b/>
                <w:sz w:val="18"/>
                <w:szCs w:val="18"/>
              </w:rPr>
              <w:t>Name</w:t>
            </w:r>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Description</w:t>
            </w:r>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rFonts w:cs="Arial"/>
                <w:b/>
                <w:sz w:val="18"/>
                <w:szCs w:val="18"/>
              </w:rPr>
            </w:pPr>
            <w:r w:rsidRPr="00891B68">
              <w:rPr>
                <w:rFonts w:cs="Arial"/>
                <w:b/>
                <w:sz w:val="18"/>
                <w:szCs w:val="18"/>
              </w:rPr>
              <w:t>Multiplicity</w:t>
            </w:r>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Data Type</w:t>
            </w:r>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rFonts w:cs="Arial"/>
                <w:b/>
                <w:sz w:val="18"/>
                <w:szCs w:val="18"/>
              </w:rPr>
            </w:pPr>
            <w:r w:rsidRPr="00891B68">
              <w:rPr>
                <w:rFonts w:cs="Arial"/>
                <w:b/>
                <w:sz w:val="18"/>
                <w:szCs w:val="18"/>
              </w:rPr>
              <w:t>Remarks</w:t>
            </w:r>
          </w:p>
        </w:tc>
      </w:tr>
      <w:tr w:rsidR="00202119" w:rsidRPr="00891B68" w14:paraId="047487E0" w14:textId="77777777" w:rsidTr="00CD1392">
        <w:tc>
          <w:tcPr>
            <w:tcW w:w="1597" w:type="dxa"/>
          </w:tcPr>
          <w:p w14:paraId="220A0781" w14:textId="77777777" w:rsidR="00222AAC" w:rsidRPr="00891B68" w:rsidRDefault="00222AAC" w:rsidP="00142DD3">
            <w:pPr>
              <w:spacing w:before="60" w:after="60" w:line="240" w:lineRule="auto"/>
              <w:rPr>
                <w:rFonts w:cs="Arial"/>
                <w:sz w:val="18"/>
                <w:szCs w:val="18"/>
              </w:rPr>
            </w:pPr>
            <w:r w:rsidRPr="00891B68">
              <w:rPr>
                <w:rFonts w:cs="Arial"/>
                <w:sz w:val="18"/>
                <w:szCs w:val="18"/>
              </w:rPr>
              <w:t>ComplexAttribute</w:t>
            </w:r>
          </w:p>
        </w:tc>
        <w:tc>
          <w:tcPr>
            <w:tcW w:w="1375" w:type="dxa"/>
          </w:tcPr>
          <w:p w14:paraId="75CEA0AC" w14:textId="790E67B8" w:rsidR="00222AAC" w:rsidRPr="00891B68" w:rsidRDefault="00222AAC" w:rsidP="00142DD3">
            <w:pPr>
              <w:spacing w:before="60" w:after="60" w:line="240" w:lineRule="auto"/>
              <w:rPr>
                <w:rFonts w:cs="Arial"/>
                <w:sz w:val="18"/>
                <w:szCs w:val="18"/>
              </w:rPr>
            </w:pPr>
            <w:r>
              <w:rPr>
                <w:rFonts w:cs="Arial"/>
                <w:sz w:val="18"/>
                <w:szCs w:val="18"/>
              </w:rPr>
              <w:t>featureName</w:t>
            </w:r>
          </w:p>
        </w:tc>
        <w:tc>
          <w:tcPr>
            <w:tcW w:w="3120" w:type="dxa"/>
          </w:tcPr>
          <w:p w14:paraId="12F6EB43" w14:textId="0CFC514E" w:rsidR="00222AAC" w:rsidRPr="00E6434E" w:rsidRDefault="00222AAC" w:rsidP="00CD1392">
            <w:pPr>
              <w:spacing w:before="60" w:after="60" w:line="240" w:lineRule="auto"/>
              <w:jc w:val="left"/>
              <w:rPr>
                <w:rFonts w:cs="Arial"/>
                <w:sz w:val="18"/>
                <w:szCs w:val="18"/>
              </w:rPr>
            </w:pPr>
            <w:r w:rsidRPr="00222AAC">
              <w:rPr>
                <w:rFonts w:cs="Arial"/>
                <w:sz w:val="18"/>
                <w:szCs w:val="18"/>
                <w:shd w:val="clear" w:color="auto" w:fill="FFFFFF"/>
              </w:rPr>
              <w:t>Provides the name of an entity, defines the national language of the name, and provides the option to display the name at various system display settings.</w:t>
            </w:r>
          </w:p>
        </w:tc>
        <w:tc>
          <w:tcPr>
            <w:tcW w:w="1274" w:type="dxa"/>
          </w:tcPr>
          <w:p w14:paraId="25AC17B9" w14:textId="77777777" w:rsidR="00222AAC" w:rsidRPr="00891B68" w:rsidRDefault="00222AAC" w:rsidP="00142DD3">
            <w:pPr>
              <w:spacing w:before="60" w:after="60" w:line="240" w:lineRule="auto"/>
              <w:jc w:val="center"/>
              <w:rPr>
                <w:rFonts w:cs="Arial"/>
                <w:sz w:val="18"/>
                <w:szCs w:val="18"/>
              </w:rPr>
            </w:pPr>
          </w:p>
        </w:tc>
        <w:tc>
          <w:tcPr>
            <w:tcW w:w="1291" w:type="dxa"/>
          </w:tcPr>
          <w:p w14:paraId="5616D864" w14:textId="77777777" w:rsidR="00222AAC" w:rsidRPr="00891B68" w:rsidRDefault="00222AAC" w:rsidP="00142DD3">
            <w:pPr>
              <w:spacing w:before="60" w:after="60" w:line="240" w:lineRule="auto"/>
              <w:rPr>
                <w:rFonts w:cs="Arial"/>
                <w:sz w:val="18"/>
                <w:szCs w:val="18"/>
              </w:rPr>
            </w:pPr>
          </w:p>
        </w:tc>
        <w:tc>
          <w:tcPr>
            <w:tcW w:w="977" w:type="dxa"/>
          </w:tcPr>
          <w:p w14:paraId="45785968" w14:textId="77777777" w:rsidR="00222AAC" w:rsidRPr="00891B68" w:rsidRDefault="00222AAC" w:rsidP="00142DD3">
            <w:pPr>
              <w:spacing w:before="60" w:after="60" w:line="240" w:lineRule="auto"/>
              <w:rPr>
                <w:rFonts w:cs="Arial"/>
                <w:sz w:val="18"/>
                <w:szCs w:val="18"/>
              </w:rPr>
            </w:pPr>
          </w:p>
        </w:tc>
      </w:tr>
      <w:tr w:rsidR="00202119" w:rsidRPr="00891B68" w14:paraId="2DC1D11C" w14:textId="77777777" w:rsidTr="00CD1392">
        <w:tc>
          <w:tcPr>
            <w:tcW w:w="1597" w:type="dxa"/>
          </w:tcPr>
          <w:p w14:paraId="7956B73B"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0EC058DC" w14:textId="797A5A41" w:rsidR="00222AAC" w:rsidRPr="00891B68" w:rsidRDefault="00222AAC" w:rsidP="00142DD3">
            <w:pPr>
              <w:spacing w:before="60" w:after="60" w:line="240" w:lineRule="auto"/>
              <w:rPr>
                <w:rFonts w:cs="Arial"/>
                <w:sz w:val="18"/>
                <w:szCs w:val="18"/>
              </w:rPr>
            </w:pPr>
            <w:r>
              <w:rPr>
                <w:rFonts w:cs="Arial"/>
                <w:sz w:val="18"/>
                <w:szCs w:val="18"/>
              </w:rPr>
              <w:t>language</w:t>
            </w:r>
          </w:p>
        </w:tc>
        <w:tc>
          <w:tcPr>
            <w:tcW w:w="3120" w:type="dxa"/>
          </w:tcPr>
          <w:p w14:paraId="041D9E4E" w14:textId="7A220382" w:rsidR="00222AAC" w:rsidRPr="00716349" w:rsidRDefault="00202119" w:rsidP="00CD1392">
            <w:pPr>
              <w:spacing w:before="60" w:after="60" w:line="240" w:lineRule="auto"/>
              <w:jc w:val="left"/>
              <w:rPr>
                <w:rFonts w:cs="Arial"/>
                <w:sz w:val="18"/>
                <w:szCs w:val="18"/>
                <w:lang w:val="en-US"/>
              </w:rPr>
            </w:pPr>
            <w:r w:rsidRPr="00202119">
              <w:rPr>
                <w:rFonts w:cs="Arial"/>
                <w:sz w:val="18"/>
                <w:szCs w:val="18"/>
                <w:lang w:val="en-US"/>
              </w:rPr>
              <w:t>The method of human communication, either spoken or written, consisting of the use of words in a structured and conventional way.</w:t>
            </w:r>
          </w:p>
        </w:tc>
        <w:tc>
          <w:tcPr>
            <w:tcW w:w="1274" w:type="dxa"/>
          </w:tcPr>
          <w:p w14:paraId="7F4EDA84" w14:textId="03403456"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F220566" w14:textId="45777A6F"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2735CEE2" w14:textId="77777777" w:rsidR="00222AAC" w:rsidRPr="00891B68" w:rsidRDefault="00222AAC" w:rsidP="00142DD3">
            <w:pPr>
              <w:spacing w:before="60" w:after="60" w:line="240" w:lineRule="auto"/>
              <w:rPr>
                <w:rFonts w:cs="Arial"/>
                <w:sz w:val="18"/>
                <w:szCs w:val="18"/>
              </w:rPr>
            </w:pPr>
          </w:p>
        </w:tc>
      </w:tr>
      <w:tr w:rsidR="00202119" w:rsidRPr="00891B68" w14:paraId="5F6495CC" w14:textId="77777777" w:rsidTr="00CD1392">
        <w:tc>
          <w:tcPr>
            <w:tcW w:w="1597" w:type="dxa"/>
          </w:tcPr>
          <w:p w14:paraId="193BC6B1" w14:textId="77777777" w:rsidR="00222AAC" w:rsidRPr="00891B68" w:rsidRDefault="00222AAC" w:rsidP="00142DD3">
            <w:pPr>
              <w:spacing w:before="60" w:after="60" w:line="240" w:lineRule="auto"/>
              <w:rPr>
                <w:rFonts w:cs="Arial"/>
                <w:sz w:val="18"/>
                <w:szCs w:val="18"/>
              </w:rPr>
            </w:pPr>
            <w:r w:rsidRPr="00891B68">
              <w:rPr>
                <w:rFonts w:cs="Arial"/>
                <w:sz w:val="18"/>
                <w:szCs w:val="18"/>
              </w:rPr>
              <w:t>Attribute</w:t>
            </w:r>
          </w:p>
        </w:tc>
        <w:tc>
          <w:tcPr>
            <w:tcW w:w="1375" w:type="dxa"/>
          </w:tcPr>
          <w:p w14:paraId="254222E8" w14:textId="7CCA3FEE" w:rsidR="00222AAC" w:rsidRPr="00891B68" w:rsidRDefault="00222AAC" w:rsidP="00142DD3">
            <w:pPr>
              <w:spacing w:before="60" w:after="60" w:line="240" w:lineRule="auto"/>
              <w:rPr>
                <w:rFonts w:cs="Arial"/>
                <w:sz w:val="18"/>
                <w:szCs w:val="18"/>
              </w:rPr>
            </w:pPr>
            <w:r>
              <w:rPr>
                <w:rFonts w:cs="Arial"/>
                <w:sz w:val="18"/>
                <w:szCs w:val="18"/>
              </w:rPr>
              <w:t>name</w:t>
            </w:r>
          </w:p>
        </w:tc>
        <w:tc>
          <w:tcPr>
            <w:tcW w:w="3120" w:type="dxa"/>
          </w:tcPr>
          <w:p w14:paraId="7541F75E" w14:textId="26C2FA75" w:rsidR="00222AAC" w:rsidRPr="00891B68" w:rsidRDefault="00202119" w:rsidP="00CD1392">
            <w:pPr>
              <w:spacing w:before="60" w:after="60" w:line="240" w:lineRule="auto"/>
              <w:jc w:val="left"/>
              <w:rPr>
                <w:rFonts w:cs="Arial"/>
                <w:sz w:val="18"/>
                <w:szCs w:val="18"/>
              </w:rPr>
            </w:pPr>
            <w:r w:rsidRPr="00202119">
              <w:rPr>
                <w:rFonts w:cs="Arial"/>
                <w:sz w:val="18"/>
                <w:szCs w:val="18"/>
              </w:rPr>
              <w:t>The individual name of a feature.</w:t>
            </w:r>
          </w:p>
        </w:tc>
        <w:tc>
          <w:tcPr>
            <w:tcW w:w="1274" w:type="dxa"/>
          </w:tcPr>
          <w:p w14:paraId="7EBBD039" w14:textId="649B1104" w:rsidR="00222AAC" w:rsidRPr="00891B68" w:rsidRDefault="00222AAC" w:rsidP="00142DD3">
            <w:pPr>
              <w:spacing w:before="60" w:after="60" w:line="240" w:lineRule="auto"/>
              <w:jc w:val="center"/>
              <w:rPr>
                <w:rFonts w:cs="Arial"/>
                <w:sz w:val="18"/>
                <w:szCs w:val="18"/>
              </w:rPr>
            </w:pPr>
            <w:r w:rsidRPr="00891B68">
              <w:rPr>
                <w:rFonts w:cs="Arial"/>
                <w:sz w:val="18"/>
                <w:szCs w:val="18"/>
              </w:rPr>
              <w:t>[1]</w:t>
            </w:r>
          </w:p>
        </w:tc>
        <w:tc>
          <w:tcPr>
            <w:tcW w:w="1291" w:type="dxa"/>
          </w:tcPr>
          <w:p w14:paraId="06301D50" w14:textId="314C274E" w:rsidR="00222AAC" w:rsidRPr="00891B68" w:rsidRDefault="00222AAC" w:rsidP="00142DD3">
            <w:pPr>
              <w:spacing w:before="60" w:after="60" w:line="240" w:lineRule="auto"/>
              <w:rPr>
                <w:rFonts w:cs="Arial"/>
                <w:sz w:val="18"/>
                <w:szCs w:val="18"/>
              </w:rPr>
            </w:pPr>
            <w:r>
              <w:rPr>
                <w:rFonts w:cs="Arial"/>
                <w:sz w:val="18"/>
                <w:szCs w:val="18"/>
              </w:rPr>
              <w:t>Text</w:t>
            </w:r>
          </w:p>
        </w:tc>
        <w:tc>
          <w:tcPr>
            <w:tcW w:w="977" w:type="dxa"/>
          </w:tcPr>
          <w:p w14:paraId="7EE12A40" w14:textId="77777777" w:rsidR="00222AAC" w:rsidRPr="00891B68" w:rsidRDefault="00222AAC" w:rsidP="00142DD3">
            <w:pPr>
              <w:spacing w:before="60" w:after="60" w:line="240" w:lineRule="auto"/>
              <w:rPr>
                <w:rFonts w:cs="Arial"/>
                <w:sz w:val="18"/>
                <w:szCs w:val="18"/>
              </w:rPr>
            </w:pPr>
          </w:p>
        </w:tc>
      </w:tr>
      <w:tr w:rsidR="00202119" w:rsidRPr="00891B68" w14:paraId="32818E21" w14:textId="77777777" w:rsidTr="00CD1392">
        <w:tc>
          <w:tcPr>
            <w:tcW w:w="1597" w:type="dxa"/>
          </w:tcPr>
          <w:p w14:paraId="23048BF9" w14:textId="20AEE53D" w:rsidR="00222AAC" w:rsidRPr="00891B68" w:rsidRDefault="00222AAC" w:rsidP="00142DD3">
            <w:pPr>
              <w:spacing w:before="60" w:after="60"/>
              <w:rPr>
                <w:rFonts w:cs="Arial"/>
                <w:sz w:val="18"/>
                <w:szCs w:val="18"/>
              </w:rPr>
            </w:pPr>
            <w:r w:rsidRPr="00891B68">
              <w:rPr>
                <w:rFonts w:cs="Arial"/>
                <w:sz w:val="18"/>
                <w:szCs w:val="18"/>
              </w:rPr>
              <w:t>Attribute</w:t>
            </w:r>
          </w:p>
        </w:tc>
        <w:tc>
          <w:tcPr>
            <w:tcW w:w="1375" w:type="dxa"/>
          </w:tcPr>
          <w:p w14:paraId="007A949F" w14:textId="2C6B9F83" w:rsidR="00222AAC" w:rsidRDefault="00CB6DBF" w:rsidP="00142DD3">
            <w:pPr>
              <w:spacing w:before="60" w:after="60"/>
              <w:rPr>
                <w:rFonts w:cs="Arial"/>
                <w:sz w:val="18"/>
                <w:szCs w:val="18"/>
              </w:rPr>
            </w:pPr>
            <w:r>
              <w:rPr>
                <w:rFonts w:cs="Arial"/>
                <w:sz w:val="18"/>
                <w:szCs w:val="18"/>
              </w:rPr>
              <w:t>nameUsage</w:t>
            </w:r>
          </w:p>
        </w:tc>
        <w:tc>
          <w:tcPr>
            <w:tcW w:w="3120" w:type="dxa"/>
          </w:tcPr>
          <w:p w14:paraId="79A43DF9" w14:textId="41DD47CC" w:rsidR="00222AAC" w:rsidRPr="00891B68" w:rsidRDefault="00202119" w:rsidP="00CD1392">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4" w:type="dxa"/>
          </w:tcPr>
          <w:p w14:paraId="2CEA6BBA" w14:textId="3613FB42" w:rsidR="00222AAC" w:rsidRPr="00891B68" w:rsidRDefault="000A1D95" w:rsidP="00142DD3">
            <w:pPr>
              <w:spacing w:before="60" w:after="60"/>
              <w:jc w:val="center"/>
              <w:rPr>
                <w:rFonts w:cs="Arial"/>
                <w:sz w:val="18"/>
                <w:szCs w:val="18"/>
              </w:rPr>
            </w:pPr>
            <w:r>
              <w:rPr>
                <w:rFonts w:cs="Arial"/>
                <w:sz w:val="18"/>
                <w:szCs w:val="18"/>
              </w:rPr>
              <w:t>[0..1]</w:t>
            </w:r>
          </w:p>
        </w:tc>
        <w:tc>
          <w:tcPr>
            <w:tcW w:w="1291" w:type="dxa"/>
          </w:tcPr>
          <w:p w14:paraId="38337DBC" w14:textId="38095D54" w:rsidR="00222AAC" w:rsidRPr="00891B68" w:rsidRDefault="00CB6DBF" w:rsidP="00142DD3">
            <w:pPr>
              <w:spacing w:before="60" w:after="60"/>
              <w:rPr>
                <w:rFonts w:cs="Arial"/>
                <w:sz w:val="18"/>
                <w:szCs w:val="18"/>
              </w:rPr>
            </w:pPr>
            <w:r>
              <w:rPr>
                <w:rFonts w:cs="Arial"/>
                <w:sz w:val="18"/>
                <w:szCs w:val="18"/>
              </w:rPr>
              <w:t>Enumeration</w:t>
            </w:r>
          </w:p>
        </w:tc>
        <w:tc>
          <w:tcPr>
            <w:tcW w:w="977" w:type="dxa"/>
          </w:tcPr>
          <w:p w14:paraId="2A6B73DC" w14:textId="77777777" w:rsidR="00222AAC" w:rsidRPr="00891B68" w:rsidRDefault="00222AAC" w:rsidP="00142DD3">
            <w:pPr>
              <w:spacing w:before="60" w:after="60"/>
              <w:rPr>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r w:rsidRPr="00891B68">
              <w:rPr>
                <w:sz w:val="18"/>
                <w:szCs w:val="18"/>
              </w:rPr>
              <w:t>underKeelClearancePurpose</w:t>
            </w:r>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r w:rsidR="00B121B9">
              <w:rPr>
                <w:rFonts w:cs="Arial"/>
                <w:sz w:val="18"/>
                <w:szCs w:val="18"/>
              </w:rPr>
              <w:t>0..</w:t>
            </w:r>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prePlan</w:t>
            </w:r>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2: actualPlan</w:t>
            </w:r>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3: actualUpdate</w:t>
            </w:r>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r w:rsidRPr="00891B68">
              <w:rPr>
                <w:sz w:val="18"/>
                <w:szCs w:val="18"/>
              </w:rPr>
              <w:t>underKeelClearanceCalculation</w:t>
            </w:r>
            <w:r w:rsidR="008B7553">
              <w:rPr>
                <w:sz w:val="18"/>
                <w:szCs w:val="18"/>
              </w:rPr>
              <w:t>Requested</w:t>
            </w:r>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1: timeWindow</w:t>
            </w:r>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r w:rsidR="00A956AA">
              <w:rPr>
                <w:rFonts w:cs="Arial"/>
                <w:sz w:val="18"/>
                <w:szCs w:val="18"/>
              </w:rPr>
              <w:t>maximumDraught</w:t>
            </w:r>
          </w:p>
        </w:tc>
      </w:tr>
      <w:tr w:rsidR="007651A7" w:rsidRPr="00891B68" w14:paraId="4A4ADFF1" w14:textId="77777777" w:rsidTr="007651A7">
        <w:tc>
          <w:tcPr>
            <w:tcW w:w="3681" w:type="dxa"/>
          </w:tcPr>
          <w:p w14:paraId="2C3171F1" w14:textId="3D8255FE" w:rsidR="00B121B9" w:rsidRPr="00891B68" w:rsidRDefault="00B121B9" w:rsidP="00891B68">
            <w:pPr>
              <w:spacing w:before="60" w:after="60"/>
              <w:jc w:val="left"/>
              <w:rPr>
                <w:sz w:val="18"/>
                <w:szCs w:val="18"/>
              </w:rPr>
            </w:pPr>
            <w:r>
              <w:rPr>
                <w:sz w:val="18"/>
                <w:szCs w:val="18"/>
              </w:rPr>
              <w:t>nameUsage</w:t>
            </w:r>
          </w:p>
        </w:tc>
        <w:tc>
          <w:tcPr>
            <w:tcW w:w="1559" w:type="dxa"/>
          </w:tcPr>
          <w:p w14:paraId="7FED00DD" w14:textId="3C25161D" w:rsidR="00B121B9" w:rsidRPr="00F8555F" w:rsidRDefault="00B121B9" w:rsidP="00891B68">
            <w:pPr>
              <w:spacing w:before="60" w:after="60"/>
              <w:jc w:val="left"/>
              <w:rPr>
                <w:rFonts w:cs="Arial"/>
                <w:sz w:val="18"/>
                <w:szCs w:val="18"/>
              </w:rPr>
            </w:pPr>
            <w:r w:rsidRPr="00202119">
              <w:rPr>
                <w:rFonts w:cs="Arial"/>
                <w:sz w:val="18"/>
                <w:szCs w:val="18"/>
              </w:rPr>
              <w:t>Classification of the type and display level of the name of a feature in an end-use</w:t>
            </w:r>
            <w:r w:rsidR="00CD1392">
              <w:rPr>
                <w:rFonts w:cs="Arial"/>
                <w:sz w:val="18"/>
                <w:szCs w:val="18"/>
              </w:rPr>
              <w:t>r</w:t>
            </w:r>
            <w:r w:rsidRPr="00202119">
              <w:rPr>
                <w:rFonts w:cs="Arial"/>
                <w:sz w:val="18"/>
                <w:szCs w:val="18"/>
              </w:rPr>
              <w:t xml:space="preserve"> system.</w:t>
            </w:r>
          </w:p>
        </w:tc>
        <w:tc>
          <w:tcPr>
            <w:tcW w:w="1276" w:type="dxa"/>
          </w:tcPr>
          <w:p w14:paraId="42472814" w14:textId="1A30647A" w:rsidR="00B121B9" w:rsidRDefault="004E1F84" w:rsidP="00891B68">
            <w:pPr>
              <w:spacing w:before="60" w:after="60"/>
              <w:jc w:val="center"/>
              <w:rPr>
                <w:rFonts w:cs="Arial"/>
                <w:sz w:val="18"/>
                <w:szCs w:val="18"/>
              </w:rPr>
            </w:pPr>
            <w:r>
              <w:rPr>
                <w:rFonts w:cs="Arial"/>
                <w:sz w:val="18"/>
                <w:szCs w:val="18"/>
              </w:rPr>
              <w:t>[0..1]</w:t>
            </w:r>
          </w:p>
        </w:tc>
        <w:tc>
          <w:tcPr>
            <w:tcW w:w="1276" w:type="dxa"/>
          </w:tcPr>
          <w:p w14:paraId="3ED9629B" w14:textId="044F9F6E" w:rsidR="00B121B9" w:rsidRPr="00891B68" w:rsidRDefault="004E1F84" w:rsidP="00891B68">
            <w:pPr>
              <w:spacing w:before="60" w:after="60"/>
              <w:jc w:val="left"/>
              <w:rPr>
                <w:rFonts w:cs="Arial"/>
                <w:sz w:val="18"/>
                <w:szCs w:val="18"/>
              </w:rPr>
            </w:pPr>
            <w:r w:rsidRPr="00891B68">
              <w:rPr>
                <w:rFonts w:cs="Arial"/>
                <w:sz w:val="18"/>
                <w:szCs w:val="18"/>
              </w:rPr>
              <w:t>Enumeration</w:t>
            </w:r>
          </w:p>
        </w:tc>
        <w:tc>
          <w:tcPr>
            <w:tcW w:w="2268" w:type="dxa"/>
          </w:tcPr>
          <w:p w14:paraId="7A8FEC0E" w14:textId="77777777" w:rsidR="00B121B9" w:rsidRDefault="001D0D2E" w:rsidP="00891B68">
            <w:pPr>
              <w:spacing w:before="60" w:after="60"/>
              <w:jc w:val="left"/>
              <w:rPr>
                <w:rFonts w:cs="Arial"/>
                <w:sz w:val="18"/>
                <w:szCs w:val="18"/>
              </w:rPr>
            </w:pPr>
            <w:r>
              <w:rPr>
                <w:rFonts w:cs="Arial"/>
                <w:sz w:val="18"/>
                <w:szCs w:val="18"/>
              </w:rPr>
              <w:t>1:</w:t>
            </w:r>
            <w:r w:rsidR="007651A7">
              <w:rPr>
                <w:rFonts w:cs="Arial"/>
                <w:sz w:val="18"/>
                <w:szCs w:val="18"/>
              </w:rPr>
              <w:t xml:space="preserve"> </w:t>
            </w:r>
            <w:r w:rsidR="007651A7" w:rsidRPr="007651A7">
              <w:rPr>
                <w:rFonts w:cs="Arial"/>
                <w:sz w:val="18"/>
                <w:szCs w:val="18"/>
              </w:rPr>
              <w:t>defaultNameDisplay</w:t>
            </w:r>
          </w:p>
          <w:p w14:paraId="34A897E5" w14:textId="05CCD333" w:rsidR="007651A7" w:rsidRPr="00891B68" w:rsidRDefault="007651A7" w:rsidP="00891B68">
            <w:pPr>
              <w:spacing w:before="60" w:after="60"/>
              <w:jc w:val="left"/>
              <w:rPr>
                <w:rFonts w:cs="Arial"/>
                <w:sz w:val="18"/>
                <w:szCs w:val="18"/>
              </w:rPr>
            </w:pPr>
            <w:r>
              <w:rPr>
                <w:rFonts w:cs="Arial"/>
                <w:sz w:val="18"/>
                <w:szCs w:val="18"/>
              </w:rPr>
              <w:t xml:space="preserve">2: </w:t>
            </w:r>
            <w:r w:rsidRPr="007651A7">
              <w:rPr>
                <w:rFonts w:cs="Arial"/>
                <w:sz w:val="18"/>
                <w:szCs w:val="18"/>
              </w:rPr>
              <w:t>alternateNameDisplay</w:t>
            </w:r>
          </w:p>
        </w:tc>
      </w:tr>
    </w:tbl>
    <w:p w14:paraId="648D278F" w14:textId="77777777" w:rsidR="00B730E4" w:rsidRDefault="00B730E4" w:rsidP="00B730E4">
      <w:pPr>
        <w:spacing w:before="0" w:after="0"/>
      </w:pPr>
      <w:bookmarkStart w:id="150" w:name="_Toc225648301"/>
      <w:bookmarkStart w:id="151" w:name="_Toc225065158"/>
      <w:bookmarkStart w:id="152" w:name="_Toc225648282"/>
      <w:bookmarkStart w:id="153" w:name="_Toc225065139"/>
      <w:bookmarkEnd w:id="148"/>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54" w:name="_Toc127463830"/>
      <w:bookmarkStart w:id="155" w:name="_Toc128125456"/>
      <w:bookmarkStart w:id="156" w:name="_Toc141176181"/>
      <w:bookmarkStart w:id="157" w:name="_Toc141176336"/>
      <w:bookmarkStart w:id="158" w:name="_Toc141176967"/>
      <w:bookmarkStart w:id="159" w:name="_Toc176796678"/>
      <w:r w:rsidRPr="00A4129D">
        <w:t>F</w:t>
      </w:r>
      <w:r w:rsidR="00596942" w:rsidRPr="00A4129D">
        <w:t>eature Catalogue</w:t>
      </w:r>
      <w:bookmarkEnd w:id="150"/>
      <w:bookmarkEnd w:id="151"/>
      <w:bookmarkEnd w:id="154"/>
      <w:bookmarkEnd w:id="155"/>
      <w:bookmarkEnd w:id="156"/>
      <w:bookmarkEnd w:id="157"/>
      <w:bookmarkEnd w:id="158"/>
      <w:bookmarkEnd w:id="159"/>
    </w:p>
    <w:p w14:paraId="53FA5856" w14:textId="77777777" w:rsidR="00E65251" w:rsidRPr="009D1822" w:rsidRDefault="00E65251" w:rsidP="00B3435A">
      <w:pPr>
        <w:pStyle w:val="Heading2"/>
      </w:pPr>
      <w:bookmarkStart w:id="160" w:name="_Toc127463831"/>
      <w:bookmarkStart w:id="161" w:name="_Toc128125457"/>
      <w:bookmarkStart w:id="162" w:name="_Toc141176182"/>
      <w:bookmarkStart w:id="163" w:name="_Toc141176337"/>
      <w:bookmarkStart w:id="164" w:name="_Toc141176968"/>
      <w:bookmarkStart w:id="165" w:name="_Toc176796679"/>
      <w:r w:rsidRPr="009D1822">
        <w:t>Introduction</w:t>
      </w:r>
      <w:bookmarkEnd w:id="160"/>
      <w:bookmarkEnd w:id="161"/>
      <w:bookmarkEnd w:id="162"/>
      <w:bookmarkEnd w:id="163"/>
      <w:bookmarkEnd w:id="164"/>
      <w:bookmarkEnd w:id="16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0B3D0662"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D10382">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77FC0BAE" w14:textId="77777777" w:rsidR="00D10382"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1B590022" w14:textId="77777777" w:rsidR="00D10382" w:rsidRDefault="00D10382">
      <w:pPr>
        <w:spacing w:before="0" w:after="0"/>
        <w:jc w:val="left"/>
      </w:pPr>
      <w:r>
        <w:br w:type="page"/>
      </w:r>
    </w:p>
    <w:p w14:paraId="33DC7C70" w14:textId="455836A6" w:rsidR="00793111" w:rsidRDefault="00D10382"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66" w:name="_Toc127463832"/>
      <w:bookmarkStart w:id="167" w:name="_Toc128125458"/>
      <w:bookmarkStart w:id="168" w:name="_Toc141176183"/>
      <w:bookmarkStart w:id="169" w:name="_Toc141176338"/>
      <w:bookmarkStart w:id="170" w:name="_Toc141176969"/>
      <w:bookmarkStart w:id="171" w:name="_Toc176796680"/>
      <w:r w:rsidRPr="00A4129D">
        <w:t>Feature Types</w:t>
      </w:r>
      <w:bookmarkEnd w:id="152"/>
      <w:bookmarkEnd w:id="153"/>
      <w:bookmarkEnd w:id="166"/>
      <w:bookmarkEnd w:id="167"/>
      <w:bookmarkEnd w:id="168"/>
      <w:bookmarkEnd w:id="169"/>
      <w:bookmarkEnd w:id="170"/>
      <w:bookmarkEnd w:id="17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72" w:name="_Toc225648283"/>
      <w:bookmarkStart w:id="17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72"/>
      <w:bookmarkEnd w:id="173"/>
    </w:p>
    <w:p w14:paraId="46BDEEA9" w14:textId="77777777" w:rsidR="00D7007E" w:rsidRDefault="000771BD" w:rsidP="00060070">
      <w:pPr>
        <w:spacing w:before="0"/>
        <w:rPr>
          <w:lang w:val="en-US"/>
        </w:rPr>
      </w:pPr>
      <w:bookmarkStart w:id="174" w:name="_Toc225648284"/>
      <w:bookmarkStart w:id="17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76" w:name="_Toc225648285"/>
      <w:bookmarkStart w:id="177" w:name="_Toc225065142"/>
      <w:bookmarkEnd w:id="174"/>
      <w:bookmarkEnd w:id="17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76"/>
      <w:bookmarkEnd w:id="17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78" w:name="_Toc225648292"/>
      <w:bookmarkStart w:id="179" w:name="_Toc225065149"/>
      <w:r w:rsidRPr="00A4129D">
        <w:t>Attributes</w:t>
      </w:r>
      <w:bookmarkEnd w:id="178"/>
      <w:bookmarkEnd w:id="17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49D745DD"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D10382" w:rsidRPr="00736EF6">
        <w:rPr>
          <w:b/>
          <w:i/>
          <w:sz w:val="18"/>
          <w:szCs w:val="18"/>
        </w:rPr>
        <w:t xml:space="preserve">Table </w:t>
      </w:r>
      <w:r w:rsidR="00D10382">
        <w:rPr>
          <w:b/>
          <w:i/>
          <w:sz w:val="18"/>
          <w:szCs w:val="18"/>
        </w:rPr>
        <w:t>8</w:t>
      </w:r>
      <w:r w:rsidR="00D10382" w:rsidRPr="00736EF6">
        <w:rPr>
          <w:b/>
          <w:i/>
          <w:sz w:val="18"/>
          <w:szCs w:val="18"/>
        </w:rPr>
        <w:noBreakHyphen/>
      </w:r>
      <w:r w:rsidR="00D10382">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A DateTime is a combination of a date and a time type</w:t>
            </w:r>
            <w:r w:rsidR="0066549D" w:rsidRPr="00736EF6">
              <w:rPr>
                <w:rFonts w:cs="Arial"/>
                <w:sz w:val="18"/>
                <w:szCs w:val="18"/>
              </w:rPr>
              <w:t xml:space="preserve">. </w:t>
            </w:r>
            <w:r w:rsidRPr="00736EF6">
              <w:rPr>
                <w:rFonts w:cs="Arial"/>
                <w:sz w:val="18"/>
                <w:szCs w:val="18"/>
              </w:rPr>
              <w:t>Character encoding of a DateTime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2F10F100" w:rsidR="00736EF6" w:rsidRPr="00736EF6" w:rsidRDefault="00736EF6" w:rsidP="00736EF6">
      <w:pPr>
        <w:spacing w:after="120"/>
        <w:jc w:val="center"/>
        <w:rPr>
          <w:b/>
        </w:rPr>
      </w:pPr>
      <w:bookmarkStart w:id="180" w:name="_Ref534199920"/>
      <w:bookmarkStart w:id="18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D10382">
        <w:rPr>
          <w:b/>
          <w:i/>
          <w:noProof/>
          <w:sz w:val="18"/>
          <w:szCs w:val="18"/>
        </w:rPr>
        <w:t>1</w:t>
      </w:r>
      <w:r w:rsidRPr="00736EF6">
        <w:rPr>
          <w:b/>
          <w:i/>
          <w:sz w:val="18"/>
          <w:szCs w:val="18"/>
        </w:rPr>
        <w:fldChar w:fldCharType="end"/>
      </w:r>
      <w:bookmarkEnd w:id="18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81"/>
    </w:p>
    <w:p w14:paraId="736C2653" w14:textId="7A0C3085" w:rsidR="0079766C" w:rsidRDefault="007E0252" w:rsidP="00736EF6">
      <w:pPr>
        <w:spacing w:before="0"/>
        <w:rPr>
          <w:rFonts w:eastAsia="MS Mincho" w:cs="Arial"/>
          <w:szCs w:val="20"/>
          <w:lang w:val="en-GB"/>
        </w:rPr>
      </w:pPr>
      <w:bookmarkStart w:id="182" w:name="_Toc2256482951"/>
      <w:bookmarkStart w:id="183"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82"/>
      <w:bookmarkEnd w:id="183"/>
      <w:r w:rsidR="0066549D">
        <w:rPr>
          <w:rFonts w:eastAsia="MS Mincho" w:cs="Arial"/>
          <w:szCs w:val="20"/>
          <w:lang w:val="en-GB"/>
        </w:rPr>
        <w:t xml:space="preserve">. </w:t>
      </w:r>
      <w:r>
        <w:rPr>
          <w:rFonts w:eastAsia="MS Mincho" w:cs="Arial"/>
          <w:szCs w:val="20"/>
          <w:lang w:val="en-GB"/>
        </w:rPr>
        <w:t xml:space="preserve">S-129 includes </w:t>
      </w:r>
      <w:r w:rsidR="007651A7">
        <w:rPr>
          <w:rFonts w:eastAsia="MS Mincho" w:cs="Arial"/>
          <w:szCs w:val="20"/>
          <w:lang w:val="en-GB"/>
        </w:rPr>
        <w:t xml:space="preserve">the following </w:t>
      </w:r>
      <w:r>
        <w:rPr>
          <w:rFonts w:eastAsia="MS Mincho" w:cs="Arial"/>
          <w:szCs w:val="20"/>
          <w:lang w:val="en-GB"/>
        </w:rPr>
        <w:t>complex attribute</w:t>
      </w:r>
      <w:r w:rsidR="007651A7">
        <w:rPr>
          <w:rFonts w:eastAsia="MS Mincho" w:cs="Arial"/>
          <w:szCs w:val="20"/>
          <w:lang w:val="en-GB"/>
        </w:rPr>
        <w:t>s:</w:t>
      </w:r>
    </w:p>
    <w:p w14:paraId="180F85FB" w14:textId="1F62CA61" w:rsidR="007E0252" w:rsidRPr="00F57849" w:rsidRDefault="007E0252" w:rsidP="0079766C">
      <w:pPr>
        <w:pStyle w:val="ListParagraph"/>
        <w:numPr>
          <w:ilvl w:val="0"/>
          <w:numId w:val="81"/>
        </w:numPr>
        <w:spacing w:before="0"/>
        <w:rPr>
          <w:rFonts w:cs="Arial"/>
        </w:rPr>
      </w:pPr>
      <w:r w:rsidRPr="00F57849">
        <w:rPr>
          <w:rFonts w:cs="Arial"/>
        </w:rPr>
        <w:t>fixed</w:t>
      </w:r>
      <w:r w:rsidR="00041CAC" w:rsidRPr="00F57849">
        <w:rPr>
          <w:rFonts w:cs="Arial"/>
        </w:rPr>
        <w:t>Time</w:t>
      </w:r>
      <w:r w:rsidRPr="00F57849">
        <w:rPr>
          <w:rFonts w:cs="Arial"/>
        </w:rPr>
        <w:t>Range</w:t>
      </w:r>
      <w:r w:rsidR="009F2A29" w:rsidRPr="00F57849">
        <w:rPr>
          <w:rFonts w:cs="Arial"/>
        </w:rPr>
        <w:t xml:space="preserve"> – </w:t>
      </w:r>
      <w:r w:rsidR="00E86BB7" w:rsidRPr="00F57849">
        <w:rPr>
          <w:rFonts w:cs="Arial"/>
        </w:rPr>
        <w:t>contains</w:t>
      </w:r>
      <w:r w:rsidRPr="00F57849">
        <w:rPr>
          <w:rFonts w:cs="Arial"/>
        </w:rPr>
        <w:t xml:space="preserve"> simple attributes</w:t>
      </w:r>
      <w:r w:rsidR="009F2A29" w:rsidRPr="00F57849">
        <w:rPr>
          <w:rFonts w:cs="Arial"/>
        </w:rPr>
        <w:t xml:space="preserve"> of </w:t>
      </w:r>
      <w:r w:rsidR="009154A5" w:rsidRPr="00F57849">
        <w:rPr>
          <w:rFonts w:cs="Arial"/>
        </w:rPr>
        <w:t>“</w:t>
      </w:r>
      <w:r w:rsidR="009F2A29" w:rsidRPr="00F57849">
        <w:rPr>
          <w:rFonts w:cs="Arial"/>
        </w:rPr>
        <w:t>timeStart</w:t>
      </w:r>
      <w:r w:rsidR="009154A5" w:rsidRPr="00F57849">
        <w:rPr>
          <w:rFonts w:cs="Arial"/>
        </w:rPr>
        <w:t>”</w:t>
      </w:r>
      <w:r w:rsidR="009F2A29" w:rsidRPr="00F57849">
        <w:rPr>
          <w:rFonts w:cs="Arial"/>
        </w:rPr>
        <w:t xml:space="preserve"> and </w:t>
      </w:r>
      <w:r w:rsidR="009154A5" w:rsidRPr="00F57849">
        <w:rPr>
          <w:rFonts w:cs="Arial"/>
        </w:rPr>
        <w:t>“</w:t>
      </w:r>
      <w:r w:rsidR="009F2A29" w:rsidRPr="00F57849">
        <w:rPr>
          <w:rFonts w:cs="Arial"/>
        </w:rPr>
        <w:t>timeEnd</w:t>
      </w:r>
      <w:r w:rsidR="009154A5" w:rsidRPr="00F57849">
        <w:rPr>
          <w:rFonts w:cs="Arial"/>
        </w:rPr>
        <w:t>”</w:t>
      </w:r>
    </w:p>
    <w:p w14:paraId="4B08E4B4" w14:textId="20F25F9D" w:rsidR="00E86BB7" w:rsidRPr="00F57849" w:rsidRDefault="004D2A4B" w:rsidP="00F57849">
      <w:pPr>
        <w:pStyle w:val="ListParagraph"/>
        <w:numPr>
          <w:ilvl w:val="0"/>
          <w:numId w:val="81"/>
        </w:numPr>
        <w:spacing w:before="0"/>
      </w:pPr>
      <w:r>
        <w:rPr>
          <w:rFonts w:cs="Arial"/>
        </w:rPr>
        <w:t>featureName</w:t>
      </w:r>
      <w:r w:rsidR="00E86BB7" w:rsidRPr="00F57849">
        <w:rPr>
          <w:rFonts w:cs="Arial"/>
        </w:rPr>
        <w:t xml:space="preserve"> – contains simple attribut</w:t>
      </w:r>
      <w:r w:rsidR="009154A5" w:rsidRPr="00F57849">
        <w:rPr>
          <w:rFonts w:cs="Arial"/>
        </w:rPr>
        <w:t>es of “name”, “language”, and “nameUsage”</w:t>
      </w:r>
    </w:p>
    <w:p w14:paraId="26939BF7" w14:textId="2BFABEDC" w:rsidR="00041CAC" w:rsidRDefault="00A431E7" w:rsidP="005A22CE">
      <w:pPr>
        <w:pStyle w:val="note0"/>
        <w:jc w:val="center"/>
        <w:rPr>
          <w:rFonts w:cs="Arial"/>
          <w:i w:val="0"/>
          <w:color w:val="auto"/>
          <w:highlight w:val="yellow"/>
          <w:lang w:eastAsia="en-US"/>
        </w:rPr>
      </w:pPr>
      <w:r>
        <w:rPr>
          <w:rFonts w:cs="Arial"/>
          <w:i w:val="0"/>
          <w:noProof/>
          <w:color w:val="auto"/>
          <w:highlight w:val="yellow"/>
          <w:lang w:eastAsia="en-US"/>
        </w:rPr>
        <w:drawing>
          <wp:inline distT="0" distB="0" distL="0" distR="0" wp14:anchorId="75524D98" wp14:editId="0A6B172C">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p>
    <w:p w14:paraId="07D32BE6" w14:textId="2F1A6DE9"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–Complex Attribute</w:t>
      </w:r>
      <w:r w:rsidR="00C25612">
        <w:rPr>
          <w:i/>
          <w:sz w:val="18"/>
          <w:szCs w:val="18"/>
        </w:rPr>
        <w:t xml:space="preserve">s used in </w:t>
      </w:r>
      <w:r w:rsidR="00C25612" w:rsidRPr="00736EF6">
        <w:rPr>
          <w:i/>
          <w:sz w:val="18"/>
          <w:szCs w:val="18"/>
        </w:rPr>
        <w:t>S-129</w:t>
      </w:r>
    </w:p>
    <w:p w14:paraId="4B47CFE0" w14:textId="3C981829" w:rsidR="00E039A5" w:rsidRPr="003458C9" w:rsidRDefault="00E039A5" w:rsidP="00B3435A">
      <w:pPr>
        <w:pStyle w:val="Heading2"/>
      </w:pPr>
      <w:bookmarkStart w:id="184" w:name="_Toc127463833"/>
      <w:bookmarkStart w:id="185" w:name="_Toc128125459"/>
      <w:bookmarkStart w:id="186" w:name="_Toc141176184"/>
      <w:bookmarkStart w:id="187" w:name="_Toc141176339"/>
      <w:bookmarkStart w:id="188" w:name="_Toc141176970"/>
      <w:bookmarkStart w:id="189" w:name="_Toc176796681"/>
      <w:r w:rsidRPr="003458C9">
        <w:t>Units of measure</w:t>
      </w:r>
      <w:bookmarkEnd w:id="184"/>
      <w:bookmarkEnd w:id="185"/>
      <w:bookmarkEnd w:id="186"/>
      <w:bookmarkEnd w:id="187"/>
      <w:bookmarkEnd w:id="188"/>
      <w:bookmarkEnd w:id="189"/>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90" w:name="_Toc127463834"/>
      <w:bookmarkStart w:id="191" w:name="_Toc128125460"/>
      <w:bookmarkStart w:id="192" w:name="_Toc141176185"/>
      <w:bookmarkStart w:id="193" w:name="_Toc141176340"/>
      <w:bookmarkStart w:id="194" w:name="_Toc141176971"/>
      <w:bookmarkStart w:id="195" w:name="_Toc176796682"/>
      <w:bookmarkStart w:id="196" w:name="_Toc225648315"/>
      <w:bookmarkStart w:id="197" w:name="_Toc225065172"/>
      <w:r w:rsidRPr="003458C9">
        <w:t xml:space="preserve">Dataset </w:t>
      </w:r>
      <w:r w:rsidR="00C342BE" w:rsidRPr="003458C9">
        <w:t>Types</w:t>
      </w:r>
      <w:bookmarkEnd w:id="190"/>
      <w:bookmarkEnd w:id="191"/>
      <w:bookmarkEnd w:id="192"/>
      <w:bookmarkEnd w:id="193"/>
      <w:bookmarkEnd w:id="194"/>
      <w:bookmarkEnd w:id="195"/>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98" w:name="_Toc127463835"/>
      <w:bookmarkStart w:id="199" w:name="_Toc128125461"/>
      <w:bookmarkStart w:id="200" w:name="_Toc141176186"/>
      <w:bookmarkStart w:id="201" w:name="_Toc141176341"/>
      <w:bookmarkStart w:id="202" w:name="_Toc141176972"/>
      <w:bookmarkStart w:id="203" w:name="_Toc176796683"/>
      <w:r w:rsidRPr="00D129DC">
        <w:t>Dataset Loading and Unloading</w:t>
      </w:r>
      <w:bookmarkEnd w:id="198"/>
      <w:bookmarkEnd w:id="199"/>
      <w:bookmarkEnd w:id="200"/>
      <w:bookmarkEnd w:id="201"/>
      <w:bookmarkEnd w:id="202"/>
      <w:bookmarkEnd w:id="203"/>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scaleMinimum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204" w:name="_Toc127463836"/>
      <w:bookmarkStart w:id="205" w:name="_Toc128125462"/>
      <w:bookmarkStart w:id="206" w:name="_Toc141176187"/>
      <w:bookmarkStart w:id="207" w:name="_Toc141176342"/>
      <w:bookmarkStart w:id="208" w:name="_Toc141176973"/>
      <w:bookmarkStart w:id="209" w:name="_Toc176796684"/>
      <w:r w:rsidRPr="003458C9">
        <w:t>Geometry</w:t>
      </w:r>
      <w:bookmarkEnd w:id="196"/>
      <w:bookmarkEnd w:id="197"/>
      <w:bookmarkEnd w:id="204"/>
      <w:bookmarkEnd w:id="205"/>
      <w:bookmarkEnd w:id="206"/>
      <w:bookmarkEnd w:id="207"/>
      <w:bookmarkEnd w:id="208"/>
      <w:bookmarkEnd w:id="209"/>
      <w:r w:rsidR="00F73215" w:rsidRPr="003458C9">
        <w:t xml:space="preserve"> </w:t>
      </w:r>
    </w:p>
    <w:p w14:paraId="430C04D4" w14:textId="77777777" w:rsidR="00941F24" w:rsidRDefault="007058EA" w:rsidP="00AC168D">
      <w:pPr>
        <w:pStyle w:val="note0"/>
        <w:spacing w:before="0"/>
        <w:rPr>
          <w:rFonts w:cs="Arial"/>
          <w:i w:val="0"/>
          <w:color w:val="auto"/>
        </w:rPr>
      </w:pPr>
      <w:bookmarkStart w:id="210" w:name="_Toc288810288"/>
      <w:bookmarkStart w:id="211" w:name="_Toc288812335"/>
      <w:r w:rsidRPr="00D129DC">
        <w:rPr>
          <w:rFonts w:cs="Arial"/>
          <w:i w:val="0"/>
          <w:color w:val="auto"/>
        </w:rPr>
        <w:t xml:space="preserve">Geometry in </w:t>
      </w:r>
      <w:bookmarkStart w:id="212" w:name="_Toc225648316"/>
      <w:bookmarkStart w:id="213" w:name="_Toc225065173"/>
      <w:bookmarkEnd w:id="210"/>
      <w:bookmarkEnd w:id="211"/>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214" w:name="_Toc127463837"/>
      <w:bookmarkStart w:id="215" w:name="_Toc128125463"/>
      <w:bookmarkStart w:id="216" w:name="_Toc141176188"/>
      <w:bookmarkStart w:id="217" w:name="_Toc141176343"/>
      <w:bookmarkStart w:id="218" w:name="_Toc141176974"/>
      <w:bookmarkStart w:id="219" w:name="_Toc176796685"/>
      <w:r w:rsidRPr="003458C9">
        <w:t>Coordinate Reference Systems</w:t>
      </w:r>
      <w:r w:rsidR="004504B9" w:rsidRPr="003458C9">
        <w:t xml:space="preserve"> (CRS)</w:t>
      </w:r>
      <w:bookmarkEnd w:id="212"/>
      <w:bookmarkEnd w:id="213"/>
      <w:bookmarkEnd w:id="214"/>
      <w:bookmarkEnd w:id="215"/>
      <w:bookmarkEnd w:id="216"/>
      <w:bookmarkEnd w:id="217"/>
      <w:bookmarkEnd w:id="218"/>
      <w:bookmarkEnd w:id="219"/>
    </w:p>
    <w:p w14:paraId="19626B6C" w14:textId="4FD851FF" w:rsidR="00E039A5" w:rsidRDefault="00E039A5" w:rsidP="00B3435A">
      <w:pPr>
        <w:pStyle w:val="Heading2"/>
      </w:pPr>
      <w:bookmarkStart w:id="220" w:name="_Toc127463838"/>
      <w:bookmarkStart w:id="221" w:name="_Toc128125464"/>
      <w:bookmarkStart w:id="222" w:name="_Toc141176189"/>
      <w:bookmarkStart w:id="223" w:name="_Toc141176344"/>
      <w:bookmarkStart w:id="224" w:name="_Toc141176975"/>
      <w:bookmarkStart w:id="225" w:name="_Toc176796686"/>
      <w:r>
        <w:t>Introduction</w:t>
      </w:r>
      <w:bookmarkEnd w:id="220"/>
      <w:bookmarkEnd w:id="221"/>
      <w:bookmarkEnd w:id="222"/>
      <w:bookmarkEnd w:id="223"/>
      <w:bookmarkEnd w:id="224"/>
      <w:bookmarkEnd w:id="225"/>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226" w:name="_Toc288810277"/>
      <w:bookmarkStart w:id="227"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228" w:name="_Toc288810278"/>
      <w:bookmarkStart w:id="229" w:name="_Toc288812325"/>
      <w:bookmarkEnd w:id="226"/>
      <w:bookmarkEnd w:id="227"/>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230" w:name="_Toc288810280"/>
      <w:bookmarkStart w:id="231" w:name="_Toc288812327"/>
      <w:bookmarkEnd w:id="228"/>
      <w:bookmarkEnd w:id="229"/>
      <w:r w:rsidRPr="00D129DC">
        <w:rPr>
          <w:rFonts w:cs="Arial"/>
          <w:szCs w:val="20"/>
        </w:rPr>
        <w:t>Coordi</w:t>
      </w:r>
      <w:r w:rsidR="00D96BD6">
        <w:rPr>
          <w:rFonts w:cs="Arial"/>
          <w:szCs w:val="20"/>
        </w:rPr>
        <w:t>nate reference system registry:</w:t>
      </w:r>
      <w:r w:rsidRPr="00D129DC">
        <w:rPr>
          <w:rFonts w:cs="Arial"/>
          <w:szCs w:val="20"/>
        </w:rPr>
        <w:tab/>
      </w:r>
      <w:hyperlink r:id="rId36" w:history="1">
        <w:r w:rsidRPr="00D129DC">
          <w:rPr>
            <w:rStyle w:val="Hyperlink"/>
            <w:rFonts w:cs="Arial"/>
            <w:b w:val="0"/>
            <w:szCs w:val="20"/>
            <w:lang w:val="en-US"/>
          </w:rPr>
          <w:t xml:space="preserve">EPSG Geodetic Parameter </w:t>
        </w:r>
        <w:bookmarkEnd w:id="230"/>
        <w:bookmarkEnd w:id="231"/>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232" w:name="_Toc288810282"/>
      <w:bookmarkStart w:id="233"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232"/>
      <w:bookmarkEnd w:id="233"/>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234" w:name="_Toc288810283"/>
      <w:bookmarkStart w:id="235"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234"/>
      <w:bookmarkEnd w:id="235"/>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236" w:name="_Toc288810284"/>
      <w:bookmarkStart w:id="237" w:name="_Toc288812331"/>
      <w:r w:rsidRPr="00D129DC">
        <w:rPr>
          <w:rStyle w:val="Label1Char"/>
          <w:rFonts w:cs="Arial"/>
          <w:sz w:val="20"/>
          <w:szCs w:val="20"/>
        </w:rPr>
        <w:t>URL:</w:t>
      </w:r>
      <w:bookmarkEnd w:id="236"/>
      <w:bookmarkEnd w:id="237"/>
      <w:r w:rsidR="00221A42" w:rsidRPr="00D129DC">
        <w:rPr>
          <w:rFonts w:cs="Arial"/>
          <w:szCs w:val="20"/>
        </w:rPr>
        <w:tab/>
      </w:r>
      <w:hyperlink r:id="rId37"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238" w:name="_Geometric_representation_M"/>
      <w:bookmarkStart w:id="239" w:name="_Toc127463839"/>
      <w:bookmarkStart w:id="240" w:name="_Toc128125465"/>
      <w:bookmarkStart w:id="241" w:name="_Toc141176190"/>
      <w:bookmarkStart w:id="242" w:name="_Toc141176345"/>
      <w:bookmarkStart w:id="243" w:name="_Toc141176976"/>
      <w:bookmarkStart w:id="244" w:name="_Toc176796687"/>
      <w:bookmarkEnd w:id="238"/>
      <w:r w:rsidRPr="00D129DC">
        <w:t>Horizontal Reference System</w:t>
      </w:r>
      <w:bookmarkEnd w:id="239"/>
      <w:bookmarkEnd w:id="240"/>
      <w:bookmarkEnd w:id="241"/>
      <w:bookmarkEnd w:id="242"/>
      <w:bookmarkEnd w:id="243"/>
      <w:bookmarkEnd w:id="244"/>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38"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245" w:name="_Toc127463840"/>
      <w:bookmarkStart w:id="246" w:name="_Toc128125466"/>
      <w:bookmarkStart w:id="247" w:name="_Toc141176191"/>
      <w:bookmarkStart w:id="248" w:name="_Toc141176346"/>
      <w:bookmarkStart w:id="249" w:name="_Toc141176977"/>
      <w:bookmarkStart w:id="250" w:name="_Toc176796688"/>
      <w:r w:rsidRPr="003458C9">
        <w:t>Vertical Reference System</w:t>
      </w:r>
      <w:bookmarkEnd w:id="245"/>
      <w:bookmarkEnd w:id="246"/>
      <w:bookmarkEnd w:id="247"/>
      <w:bookmarkEnd w:id="248"/>
      <w:bookmarkEnd w:id="249"/>
      <w:bookmarkEnd w:id="250"/>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251" w:name="_Toc528325684"/>
      <w:bookmarkStart w:id="252" w:name="_Toc127463841"/>
      <w:bookmarkStart w:id="253" w:name="_Toc128125467"/>
      <w:bookmarkStart w:id="254" w:name="_Toc141176192"/>
      <w:bookmarkStart w:id="255" w:name="_Toc141176347"/>
      <w:bookmarkStart w:id="256" w:name="_Toc141176978"/>
      <w:bookmarkStart w:id="257" w:name="_Toc176796689"/>
      <w:bookmarkEnd w:id="251"/>
      <w:r w:rsidRPr="00D129DC">
        <w:t>Temporal Reference System</w:t>
      </w:r>
      <w:bookmarkEnd w:id="252"/>
      <w:bookmarkEnd w:id="253"/>
      <w:bookmarkEnd w:id="254"/>
      <w:bookmarkEnd w:id="255"/>
      <w:bookmarkEnd w:id="256"/>
      <w:bookmarkEnd w:id="257"/>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r w:rsidRPr="00D129DC">
        <w:rPr>
          <w:rFonts w:cs="Arial"/>
          <w:bCs/>
        </w:rPr>
        <w:t>yyyymmdd</w:t>
      </w:r>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r w:rsidRPr="00D129DC">
        <w:rPr>
          <w:rFonts w:cs="Arial"/>
          <w:bCs/>
        </w:rPr>
        <w:t>hhmmssZ</w:t>
      </w:r>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r w:rsidRPr="00D129DC">
        <w:rPr>
          <w:rFonts w:cs="Arial"/>
          <w:bCs/>
        </w:rPr>
        <w:t>yyyymmddThhmmssZ</w:t>
      </w:r>
      <w:r w:rsidR="0066549D">
        <w:rPr>
          <w:rFonts w:cs="Arial"/>
          <w:bCs/>
        </w:rPr>
        <w:t>.</w:t>
      </w:r>
    </w:p>
    <w:p w14:paraId="5FC5E5D5" w14:textId="47BB01DD" w:rsidR="00BB0421" w:rsidRPr="003458C9" w:rsidRDefault="00DE2145" w:rsidP="002721B0">
      <w:pPr>
        <w:pStyle w:val="Heading1"/>
      </w:pPr>
      <w:bookmarkStart w:id="258" w:name="_Toc225648327"/>
      <w:bookmarkStart w:id="259" w:name="_Toc225065184"/>
      <w:bookmarkStart w:id="260" w:name="_Toc127463842"/>
      <w:bookmarkStart w:id="261" w:name="_Toc128125468"/>
      <w:bookmarkStart w:id="262" w:name="_Toc141176193"/>
      <w:bookmarkStart w:id="263" w:name="_Toc141176348"/>
      <w:bookmarkStart w:id="264" w:name="_Toc141176979"/>
      <w:bookmarkStart w:id="265" w:name="_Toc176796690"/>
      <w:r w:rsidRPr="003458C9">
        <w:t>Data Quality</w:t>
      </w:r>
      <w:bookmarkEnd w:id="258"/>
      <w:bookmarkEnd w:id="259"/>
      <w:bookmarkEnd w:id="260"/>
      <w:bookmarkEnd w:id="261"/>
      <w:bookmarkEnd w:id="262"/>
      <w:bookmarkEnd w:id="263"/>
      <w:bookmarkEnd w:id="264"/>
      <w:bookmarkEnd w:id="265"/>
    </w:p>
    <w:p w14:paraId="460F002F" w14:textId="4536063C" w:rsidR="00AD21B9" w:rsidRDefault="00AD21B9" w:rsidP="00B3435A">
      <w:pPr>
        <w:pStyle w:val="Heading2"/>
      </w:pPr>
      <w:bookmarkStart w:id="266" w:name="_Toc127463843"/>
      <w:bookmarkStart w:id="267" w:name="_Toc128125469"/>
      <w:bookmarkStart w:id="268" w:name="_Toc141176194"/>
      <w:bookmarkStart w:id="269" w:name="_Toc141176349"/>
      <w:bookmarkStart w:id="270" w:name="_Toc141176980"/>
      <w:bookmarkStart w:id="271" w:name="_Toc176796691"/>
      <w:r>
        <w:t>Introduction</w:t>
      </w:r>
      <w:bookmarkEnd w:id="266"/>
      <w:bookmarkEnd w:id="267"/>
      <w:bookmarkEnd w:id="268"/>
      <w:bookmarkEnd w:id="269"/>
      <w:bookmarkEnd w:id="270"/>
      <w:bookmarkEnd w:id="271"/>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272" w:name="_Toc225648349"/>
      <w:bookmarkStart w:id="273" w:name="_Toc225065206"/>
      <w:bookmarkStart w:id="274" w:name="_Toc127463844"/>
      <w:bookmarkStart w:id="275" w:name="_Toc128125470"/>
      <w:bookmarkStart w:id="276" w:name="_Toc141176195"/>
      <w:bookmarkStart w:id="277" w:name="_Toc141176350"/>
      <w:bookmarkStart w:id="278" w:name="_Toc141176981"/>
      <w:bookmarkStart w:id="279" w:name="_Toc176796692"/>
      <w:r w:rsidRPr="006671C6">
        <w:t>Data Capture and Classification</w:t>
      </w:r>
      <w:bookmarkEnd w:id="272"/>
      <w:bookmarkEnd w:id="273"/>
      <w:bookmarkEnd w:id="274"/>
      <w:bookmarkEnd w:id="275"/>
      <w:bookmarkEnd w:id="276"/>
      <w:bookmarkEnd w:id="277"/>
      <w:bookmarkEnd w:id="278"/>
      <w:bookmarkEnd w:id="279"/>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280" w:name="_Toc8629863"/>
      <w:bookmarkStart w:id="281" w:name="_Toc8629995"/>
      <w:bookmarkStart w:id="282" w:name="_Toc19077382"/>
      <w:bookmarkStart w:id="283" w:name="_Toc191284919"/>
      <w:bookmarkStart w:id="284" w:name="_Toc225648351"/>
      <w:bookmarkStart w:id="285" w:name="_Toc225065208"/>
      <w:bookmarkStart w:id="286" w:name="_Toc127463845"/>
      <w:bookmarkStart w:id="287" w:name="_Toc128125471"/>
      <w:bookmarkStart w:id="288" w:name="_Toc141176196"/>
      <w:bookmarkStart w:id="289" w:name="_Toc141176351"/>
      <w:bookmarkStart w:id="290" w:name="_Toc141176982"/>
      <w:bookmarkStart w:id="291" w:name="_Toc176796693"/>
      <w:bookmarkEnd w:id="280"/>
      <w:bookmarkEnd w:id="281"/>
      <w:bookmarkEnd w:id="282"/>
      <w:bookmarkEnd w:id="283"/>
      <w:r w:rsidRPr="006671C6">
        <w:t>Maintenance</w:t>
      </w:r>
      <w:bookmarkEnd w:id="284"/>
      <w:bookmarkEnd w:id="285"/>
      <w:bookmarkEnd w:id="286"/>
      <w:bookmarkEnd w:id="287"/>
      <w:bookmarkEnd w:id="288"/>
      <w:bookmarkEnd w:id="289"/>
      <w:bookmarkEnd w:id="290"/>
      <w:bookmarkEnd w:id="291"/>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292" w:name="_Toc127463846"/>
      <w:bookmarkStart w:id="293" w:name="_Toc128125472"/>
      <w:bookmarkStart w:id="294" w:name="_Toc141176197"/>
      <w:bookmarkStart w:id="295" w:name="_Toc141176352"/>
      <w:bookmarkStart w:id="296" w:name="_Toc141176983"/>
      <w:bookmarkStart w:id="297" w:name="_Toc176796694"/>
      <w:r w:rsidRPr="006671C6">
        <w:t>Maintenance</w:t>
      </w:r>
      <w:r w:rsidRPr="00D129DC">
        <w:t xml:space="preserve"> and Update Frequency</w:t>
      </w:r>
      <w:bookmarkEnd w:id="292"/>
      <w:bookmarkEnd w:id="293"/>
      <w:bookmarkEnd w:id="294"/>
      <w:bookmarkEnd w:id="295"/>
      <w:bookmarkEnd w:id="296"/>
      <w:bookmarkEnd w:id="297"/>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298" w:name="_Toc127463847"/>
      <w:bookmarkStart w:id="299" w:name="_Toc128125473"/>
      <w:bookmarkStart w:id="300" w:name="_Toc141176198"/>
      <w:bookmarkStart w:id="301" w:name="_Toc141176353"/>
      <w:bookmarkStart w:id="302" w:name="_Toc141176984"/>
      <w:bookmarkStart w:id="303" w:name="_Toc176796695"/>
      <w:r w:rsidRPr="00D129DC">
        <w:t xml:space="preserve">Data </w:t>
      </w:r>
      <w:r w:rsidRPr="006671C6">
        <w:t>Source</w:t>
      </w:r>
      <w:bookmarkEnd w:id="298"/>
      <w:bookmarkEnd w:id="299"/>
      <w:bookmarkEnd w:id="300"/>
      <w:bookmarkEnd w:id="301"/>
      <w:bookmarkEnd w:id="302"/>
      <w:bookmarkEnd w:id="303"/>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304" w:name="_Toc127463848"/>
      <w:bookmarkStart w:id="305" w:name="_Toc128125474"/>
      <w:bookmarkStart w:id="306" w:name="_Toc141176199"/>
      <w:bookmarkStart w:id="307" w:name="_Toc141176354"/>
      <w:bookmarkStart w:id="308" w:name="_Toc141176985"/>
      <w:bookmarkStart w:id="309" w:name="_Toc176796696"/>
      <w:r w:rsidRPr="00D129DC">
        <w:lastRenderedPageBreak/>
        <w:t xml:space="preserve">Production </w:t>
      </w:r>
      <w:r w:rsidRPr="000D3100">
        <w:t>Process</w:t>
      </w:r>
      <w:bookmarkEnd w:id="304"/>
      <w:bookmarkEnd w:id="305"/>
      <w:bookmarkEnd w:id="306"/>
      <w:bookmarkEnd w:id="307"/>
      <w:bookmarkEnd w:id="308"/>
      <w:bookmarkEnd w:id="309"/>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310" w:name="_Toc225648363"/>
      <w:bookmarkStart w:id="311" w:name="_Toc225065220"/>
      <w:bookmarkStart w:id="312" w:name="_Toc127463849"/>
      <w:bookmarkStart w:id="313" w:name="_Toc128125475"/>
      <w:bookmarkStart w:id="314" w:name="_Toc141176200"/>
      <w:bookmarkStart w:id="315" w:name="_Toc141176355"/>
      <w:bookmarkStart w:id="316" w:name="_Toc141176986"/>
      <w:bookmarkStart w:id="317" w:name="_Toc176796697"/>
      <w:r w:rsidRPr="000D3100">
        <w:t>Portrayal</w:t>
      </w:r>
      <w:bookmarkEnd w:id="310"/>
      <w:bookmarkEnd w:id="311"/>
      <w:bookmarkEnd w:id="312"/>
      <w:bookmarkEnd w:id="313"/>
      <w:bookmarkEnd w:id="314"/>
      <w:bookmarkEnd w:id="315"/>
      <w:bookmarkEnd w:id="316"/>
      <w:bookmarkEnd w:id="317"/>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318" w:name="_Toc514641"/>
      <w:bookmarkStart w:id="319" w:name="_Toc515419"/>
      <w:bookmarkStart w:id="320" w:name="_Toc515612"/>
      <w:bookmarkStart w:id="321" w:name="_Toc515716"/>
      <w:bookmarkStart w:id="322" w:name="_Toc516232"/>
      <w:bookmarkStart w:id="323" w:name="_Toc516336"/>
      <w:bookmarkStart w:id="324" w:name="_Toc127463850"/>
      <w:bookmarkStart w:id="325" w:name="_Toc128125476"/>
      <w:bookmarkStart w:id="326" w:name="_Toc141176201"/>
      <w:bookmarkStart w:id="327" w:name="_Toc141176356"/>
      <w:bookmarkStart w:id="328" w:name="_Toc141176987"/>
      <w:bookmarkStart w:id="329" w:name="_Toc176796698"/>
      <w:bookmarkEnd w:id="318"/>
      <w:bookmarkEnd w:id="319"/>
      <w:bookmarkEnd w:id="320"/>
      <w:bookmarkEnd w:id="321"/>
      <w:bookmarkEnd w:id="322"/>
      <w:bookmarkEnd w:id="323"/>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324"/>
      <w:bookmarkEnd w:id="325"/>
      <w:bookmarkEnd w:id="326"/>
      <w:bookmarkEnd w:id="327"/>
      <w:bookmarkEnd w:id="328"/>
      <w:bookmarkEnd w:id="329"/>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330" w:name="_Toc127463851"/>
      <w:bookmarkStart w:id="331" w:name="_Toc128125477"/>
      <w:bookmarkStart w:id="332" w:name="_Toc141176202"/>
      <w:bookmarkStart w:id="333" w:name="_Toc141176357"/>
      <w:bookmarkStart w:id="334" w:name="_Toc141176988"/>
      <w:bookmarkStart w:id="335" w:name="_Toc176796699"/>
      <w:r w:rsidRPr="000D3100">
        <w:t>Encoding of Latitude and Longitude</w:t>
      </w:r>
      <w:bookmarkEnd w:id="330"/>
      <w:bookmarkEnd w:id="331"/>
      <w:bookmarkEnd w:id="332"/>
      <w:bookmarkEnd w:id="333"/>
      <w:bookmarkEnd w:id="334"/>
      <w:bookmarkEnd w:id="335"/>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336" w:name="_Toc490487463"/>
      <w:r w:rsidRPr="00D129DC">
        <w:t>Encoding of coordinates as decimals</w:t>
      </w:r>
      <w:bookmarkEnd w:id="336"/>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r w:rsidRPr="00D129DC">
        <w:rPr>
          <w:rFonts w:cs="Arial"/>
          <w:szCs w:val="20"/>
          <w:lang w:val="en-US"/>
        </w:rPr>
        <w:t>coordMultFactorX</w:t>
      </w:r>
      <w:r w:rsidRPr="00D129DC">
        <w:rPr>
          <w:rFonts w:cs="Arial"/>
          <w:szCs w:val="20"/>
        </w:rPr>
        <w:t>] and [</w:t>
      </w:r>
      <w:r w:rsidRPr="00D129DC">
        <w:rPr>
          <w:rFonts w:cs="Arial"/>
          <w:szCs w:val="20"/>
          <w:lang w:val="en-US"/>
        </w:rPr>
        <w:t>coordMultFactorY</w:t>
      </w:r>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coordMultFactorX = 42.0000 * 1 = </w:t>
      </w:r>
      <w:r w:rsidR="00933CEC" w:rsidRPr="00D129DC">
        <w:rPr>
          <w:rFonts w:cs="Arial"/>
          <w:szCs w:val="20"/>
        </w:rPr>
        <w:tab/>
        <w:t>42.000000000.</w:t>
      </w:r>
    </w:p>
    <w:p w14:paraId="7598F577" w14:textId="29F448F3" w:rsidR="00E04340" w:rsidRPr="000D3100" w:rsidRDefault="00E04340" w:rsidP="00B3435A">
      <w:pPr>
        <w:pStyle w:val="Heading2"/>
      </w:pPr>
      <w:bookmarkStart w:id="337" w:name="_Toc490487464"/>
      <w:bookmarkStart w:id="338" w:name="_Toc127463852"/>
      <w:bookmarkStart w:id="339" w:name="_Toc128125478"/>
      <w:bookmarkStart w:id="340" w:name="_Toc141176203"/>
      <w:bookmarkStart w:id="341" w:name="_Toc141176358"/>
      <w:bookmarkStart w:id="342" w:name="_Toc141176989"/>
      <w:bookmarkStart w:id="343" w:name="_Toc176796700"/>
      <w:r w:rsidRPr="000D3100">
        <w:t>Numeric Attribute Encoding</w:t>
      </w:r>
      <w:bookmarkEnd w:id="337"/>
      <w:bookmarkEnd w:id="338"/>
      <w:bookmarkEnd w:id="339"/>
      <w:bookmarkEnd w:id="340"/>
      <w:bookmarkEnd w:id="341"/>
      <w:bookmarkEnd w:id="342"/>
      <w:bookmarkEnd w:id="343"/>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344" w:name="_Toc490487465"/>
      <w:bookmarkStart w:id="345" w:name="_Toc127463853"/>
      <w:bookmarkStart w:id="346" w:name="_Toc128125479"/>
      <w:bookmarkStart w:id="347" w:name="_Toc141176204"/>
      <w:bookmarkStart w:id="348" w:name="_Toc141176359"/>
      <w:bookmarkStart w:id="349" w:name="_Toc141176990"/>
      <w:bookmarkStart w:id="350" w:name="_Toc176796701"/>
      <w:r w:rsidRPr="000D3100">
        <w:lastRenderedPageBreak/>
        <w:t>Text Attribute Values</w:t>
      </w:r>
      <w:bookmarkEnd w:id="344"/>
      <w:bookmarkEnd w:id="345"/>
      <w:bookmarkEnd w:id="346"/>
      <w:bookmarkEnd w:id="347"/>
      <w:bookmarkEnd w:id="348"/>
      <w:bookmarkEnd w:id="349"/>
      <w:bookmarkEnd w:id="350"/>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351" w:name="_Toc514647"/>
      <w:bookmarkStart w:id="352" w:name="_Toc515425"/>
      <w:bookmarkStart w:id="353" w:name="_Toc515617"/>
      <w:bookmarkStart w:id="354" w:name="_Toc515721"/>
      <w:bookmarkStart w:id="355" w:name="_Toc516237"/>
      <w:bookmarkStart w:id="356" w:name="_Toc516341"/>
      <w:bookmarkStart w:id="357" w:name="_Toc490487466"/>
      <w:bookmarkStart w:id="358" w:name="_Toc127463854"/>
      <w:bookmarkStart w:id="359" w:name="_Toc128125480"/>
      <w:bookmarkStart w:id="360" w:name="_Toc141176205"/>
      <w:bookmarkStart w:id="361" w:name="_Toc141176360"/>
      <w:bookmarkStart w:id="362" w:name="_Toc141176991"/>
      <w:bookmarkStart w:id="363" w:name="_Toc176796702"/>
      <w:bookmarkEnd w:id="351"/>
      <w:bookmarkEnd w:id="352"/>
      <w:bookmarkEnd w:id="353"/>
      <w:bookmarkEnd w:id="354"/>
      <w:bookmarkEnd w:id="355"/>
      <w:bookmarkEnd w:id="356"/>
      <w:r w:rsidRPr="000D3100">
        <w:t>Mandatory Attribute Values</w:t>
      </w:r>
      <w:bookmarkEnd w:id="357"/>
      <w:bookmarkEnd w:id="358"/>
      <w:bookmarkEnd w:id="359"/>
      <w:bookmarkEnd w:id="360"/>
      <w:bookmarkEnd w:id="361"/>
      <w:bookmarkEnd w:id="362"/>
      <w:bookmarkEnd w:id="363"/>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364" w:name="_Toc490487467"/>
      <w:bookmarkStart w:id="365" w:name="_Toc127463855"/>
      <w:bookmarkStart w:id="366" w:name="_Toc128125481"/>
      <w:bookmarkStart w:id="367" w:name="_Toc141176206"/>
      <w:bookmarkStart w:id="368" w:name="_Toc141176361"/>
      <w:bookmarkStart w:id="369" w:name="_Toc141176992"/>
      <w:bookmarkStart w:id="370" w:name="_Toc176796703"/>
      <w:r w:rsidRPr="006671C6">
        <w:t>Unknown Attribute Values</w:t>
      </w:r>
      <w:bookmarkEnd w:id="364"/>
      <w:bookmarkEnd w:id="365"/>
      <w:bookmarkEnd w:id="366"/>
      <w:bookmarkEnd w:id="367"/>
      <w:bookmarkEnd w:id="368"/>
      <w:bookmarkEnd w:id="369"/>
      <w:bookmarkEnd w:id="370"/>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 xml:space="preserve">Missing mandatory attributes must be “nilled” with a GML </w:t>
      </w:r>
      <w:r w:rsidRPr="00D129DC">
        <w:rPr>
          <w:rFonts w:cs="Arial"/>
          <w:i/>
          <w:szCs w:val="20"/>
        </w:rPr>
        <w:t>nilReason</w:t>
      </w:r>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“nilled.”</w:t>
      </w:r>
    </w:p>
    <w:p w14:paraId="1B000E04" w14:textId="7E6920C1" w:rsidR="00D149EE" w:rsidRPr="000D3100" w:rsidRDefault="00D149EE" w:rsidP="00B3435A">
      <w:pPr>
        <w:pStyle w:val="Heading2"/>
      </w:pPr>
      <w:bookmarkStart w:id="371" w:name="_Toc490487468"/>
      <w:bookmarkStart w:id="372" w:name="_Toc127463856"/>
      <w:bookmarkStart w:id="373" w:name="_Toc128125482"/>
      <w:bookmarkStart w:id="374" w:name="_Toc141176207"/>
      <w:bookmarkStart w:id="375" w:name="_Toc141176362"/>
      <w:bookmarkStart w:id="376" w:name="_Toc141176993"/>
      <w:bookmarkStart w:id="377" w:name="_Toc176796704"/>
      <w:r w:rsidRPr="006671C6">
        <w:t>Structure of dataset files</w:t>
      </w:r>
      <w:bookmarkEnd w:id="371"/>
      <w:bookmarkEnd w:id="372"/>
      <w:bookmarkEnd w:id="373"/>
      <w:bookmarkEnd w:id="374"/>
      <w:bookmarkEnd w:id="375"/>
      <w:bookmarkEnd w:id="376"/>
      <w:bookmarkEnd w:id="377"/>
    </w:p>
    <w:p w14:paraId="6C26639A" w14:textId="7BB3F190" w:rsidR="00D149EE" w:rsidRPr="00D129DC" w:rsidRDefault="00D149EE" w:rsidP="00AE7DD0">
      <w:pPr>
        <w:pStyle w:val="Heading3"/>
      </w:pPr>
      <w:bookmarkStart w:id="378" w:name="_Toc490487469"/>
      <w:r w:rsidRPr="00D129DC">
        <w:t>Sequence of objects</w:t>
      </w:r>
      <w:bookmarkEnd w:id="378"/>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Pr>
          <w:rFonts w:cs="Arial"/>
          <w:lang w:val="fr-CA"/>
        </w:rPr>
        <w:t>Curve</w:t>
      </w:r>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r w:rsidR="00712A4F">
        <w:rPr>
          <w:rFonts w:cs="Arial"/>
          <w:lang w:val="fr-CA"/>
        </w:rPr>
        <w:t>c</w:t>
      </w:r>
      <w:r w:rsidRPr="00D129DC">
        <w:rPr>
          <w:rFonts w:cs="Arial"/>
          <w:lang w:val="fr-CA"/>
        </w:rPr>
        <w:t>urve</w:t>
      </w:r>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379" w:name="__RefHeading__2980_1382180727"/>
      <w:bookmarkStart w:id="380" w:name="_Toc490487470"/>
      <w:bookmarkStart w:id="381" w:name="_Toc127463857"/>
      <w:bookmarkStart w:id="382" w:name="_Toc128125483"/>
      <w:bookmarkStart w:id="383" w:name="_Toc141176208"/>
      <w:bookmarkStart w:id="384" w:name="_Toc141176363"/>
      <w:bookmarkStart w:id="385" w:name="_Toc141176994"/>
      <w:bookmarkStart w:id="386" w:name="_Toc176796705"/>
      <w:bookmarkEnd w:id="379"/>
      <w:r w:rsidRPr="006671C6">
        <w:t>Object identifiers</w:t>
      </w:r>
      <w:bookmarkEnd w:id="380"/>
      <w:bookmarkEnd w:id="381"/>
      <w:bookmarkEnd w:id="382"/>
      <w:bookmarkEnd w:id="383"/>
      <w:bookmarkEnd w:id="384"/>
      <w:bookmarkEnd w:id="385"/>
      <w:bookmarkEnd w:id="386"/>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r w:rsidRPr="00D129DC">
        <w:rPr>
          <w:rFonts w:cs="Arial"/>
          <w:b/>
          <w:szCs w:val="20"/>
        </w:rPr>
        <w:t>featureObjectIdentifier</w:t>
      </w:r>
      <w:r w:rsidRPr="00D129DC">
        <w:rPr>
          <w:rFonts w:cs="Arial"/>
          <w:szCs w:val="20"/>
        </w:rPr>
        <w:t xml:space="preserve"> and </w:t>
      </w:r>
      <w:r w:rsidRPr="00D129DC">
        <w:rPr>
          <w:rFonts w:cs="Arial"/>
          <w:b/>
          <w:szCs w:val="20"/>
        </w:rPr>
        <w:t>featureIdentificationSubdivision</w:t>
      </w:r>
      <w:r w:rsidRPr="00D129DC">
        <w:rPr>
          <w:rFonts w:cs="Arial"/>
          <w:szCs w:val="20"/>
        </w:rPr>
        <w:t xml:space="preserve"> elements of the </w:t>
      </w:r>
      <w:r w:rsidRPr="00D129DC">
        <w:rPr>
          <w:rFonts w:cs="Arial"/>
          <w:b/>
          <w:szCs w:val="20"/>
        </w:rPr>
        <w:t>featureObjectIdentifier</w:t>
      </w:r>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r w:rsidRPr="00D129DC">
        <w:rPr>
          <w:rFonts w:cs="Arial"/>
          <w:b/>
          <w:szCs w:val="20"/>
        </w:rPr>
        <w:t>gml:id</w:t>
      </w:r>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r w:rsidRPr="00D129DC">
        <w:rPr>
          <w:rFonts w:cs="Arial"/>
          <w:b/>
          <w:szCs w:val="20"/>
        </w:rPr>
        <w:t>gml:id</w:t>
      </w:r>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387" w:name="__RefHeading__2982_1382180727"/>
      <w:bookmarkStart w:id="388" w:name="_Toc490487471"/>
      <w:bookmarkStart w:id="389" w:name="_Toc127463858"/>
      <w:bookmarkStart w:id="390" w:name="_Toc128125484"/>
      <w:bookmarkStart w:id="391" w:name="_Toc141176209"/>
      <w:bookmarkStart w:id="392" w:name="_Toc141176364"/>
      <w:bookmarkStart w:id="393" w:name="_Toc141176995"/>
      <w:bookmarkStart w:id="394" w:name="_Toc176796706"/>
      <w:bookmarkEnd w:id="387"/>
      <w:r w:rsidRPr="006671C6">
        <w:t>Dataset validation</w:t>
      </w:r>
      <w:bookmarkEnd w:id="388"/>
      <w:bookmarkEnd w:id="389"/>
      <w:bookmarkEnd w:id="390"/>
      <w:bookmarkEnd w:id="391"/>
      <w:bookmarkEnd w:id="392"/>
      <w:bookmarkEnd w:id="393"/>
      <w:bookmarkEnd w:id="394"/>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checked by Schematron rules or other validation code.</w:t>
      </w:r>
    </w:p>
    <w:p w14:paraId="2FE99CA1" w14:textId="5E8127C3" w:rsidR="00D072D5" w:rsidRPr="000D3100" w:rsidRDefault="00D072D5" w:rsidP="00B3435A">
      <w:pPr>
        <w:pStyle w:val="Heading2"/>
      </w:pPr>
      <w:bookmarkStart w:id="395" w:name="_Toc481684046"/>
      <w:bookmarkStart w:id="396" w:name="_Toc127463859"/>
      <w:bookmarkStart w:id="397" w:name="_Toc128125485"/>
      <w:bookmarkStart w:id="398" w:name="_Toc141176210"/>
      <w:bookmarkStart w:id="399" w:name="_Toc141176365"/>
      <w:bookmarkStart w:id="400" w:name="_Toc141176996"/>
      <w:bookmarkStart w:id="401" w:name="_Toc176796707"/>
      <w:r w:rsidRPr="006671C6">
        <w:t>Data overlap</w:t>
      </w:r>
      <w:bookmarkEnd w:id="395"/>
      <w:bookmarkEnd w:id="396"/>
      <w:bookmarkEnd w:id="397"/>
      <w:bookmarkEnd w:id="398"/>
      <w:bookmarkEnd w:id="399"/>
      <w:bookmarkEnd w:id="400"/>
      <w:bookmarkEnd w:id="401"/>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402" w:name="_Toc481684047"/>
      <w:bookmarkStart w:id="403" w:name="_Toc127463860"/>
      <w:bookmarkStart w:id="404" w:name="_Toc128125486"/>
      <w:bookmarkStart w:id="405" w:name="_Toc141176211"/>
      <w:bookmarkStart w:id="406" w:name="_Toc141176366"/>
      <w:bookmarkStart w:id="407" w:name="_Toc141176997"/>
      <w:bookmarkStart w:id="408" w:name="_Toc176796708"/>
      <w:r w:rsidRPr="006671C6">
        <w:t>Data quality</w:t>
      </w:r>
      <w:bookmarkEnd w:id="402"/>
      <w:bookmarkEnd w:id="403"/>
      <w:bookmarkEnd w:id="404"/>
      <w:bookmarkEnd w:id="405"/>
      <w:bookmarkEnd w:id="406"/>
      <w:bookmarkEnd w:id="407"/>
      <w:bookmarkEnd w:id="408"/>
    </w:p>
    <w:p w14:paraId="636ABB88" w14:textId="77777777" w:rsidR="00D072D5" w:rsidRDefault="00D072D5" w:rsidP="00B51614">
      <w:pPr>
        <w:suppressAutoHyphens/>
        <w:spacing w:before="0"/>
        <w:rPr>
          <w:rFonts w:cs="Arial"/>
          <w:szCs w:val="20"/>
        </w:rPr>
      </w:pPr>
      <w:r w:rsidRPr="00D129DC">
        <w:rPr>
          <w:rFonts w:cs="Arial"/>
          <w:szCs w:val="20"/>
        </w:rPr>
        <w:t xml:space="preserve">One or more QualityOfNonbathymetricData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409" w:name="_Toc225648364"/>
      <w:bookmarkStart w:id="410" w:name="_Toc225065221"/>
      <w:bookmarkStart w:id="411" w:name="_Toc127463861"/>
      <w:bookmarkStart w:id="412" w:name="_Toc128125487"/>
      <w:bookmarkStart w:id="413" w:name="_Toc141176212"/>
      <w:bookmarkStart w:id="414" w:name="_Toc141176367"/>
      <w:bookmarkStart w:id="415" w:name="_Toc141176998"/>
      <w:bookmarkStart w:id="416" w:name="_Toc176796709"/>
      <w:bookmarkStart w:id="417" w:name="_Toc225648340"/>
      <w:bookmarkStart w:id="418" w:name="_Toc225065197"/>
      <w:r w:rsidRPr="006671C6">
        <w:t>Data</w:t>
      </w:r>
      <w:r>
        <w:t xml:space="preserve"> Product</w:t>
      </w:r>
      <w:r w:rsidRPr="006671C6">
        <w:t xml:space="preserve"> </w:t>
      </w:r>
      <w:r w:rsidR="0054652A" w:rsidRPr="006671C6">
        <w:t>Delivery</w:t>
      </w:r>
      <w:bookmarkEnd w:id="409"/>
      <w:bookmarkEnd w:id="410"/>
      <w:bookmarkEnd w:id="411"/>
      <w:bookmarkEnd w:id="412"/>
      <w:bookmarkEnd w:id="413"/>
      <w:bookmarkEnd w:id="414"/>
      <w:bookmarkEnd w:id="415"/>
      <w:bookmarkEnd w:id="416"/>
    </w:p>
    <w:p w14:paraId="462AF486" w14:textId="77777777" w:rsidR="00ED586A" w:rsidRPr="006671C6" w:rsidRDefault="00ED586A" w:rsidP="00B3435A">
      <w:pPr>
        <w:pStyle w:val="Heading2"/>
      </w:pPr>
      <w:bookmarkStart w:id="419" w:name="_Toc127463862"/>
      <w:bookmarkStart w:id="420" w:name="_Toc128125488"/>
      <w:bookmarkStart w:id="421" w:name="_Toc141176213"/>
      <w:bookmarkStart w:id="422" w:name="_Toc141176368"/>
      <w:bookmarkStart w:id="423" w:name="_Toc141176999"/>
      <w:bookmarkStart w:id="424" w:name="_Toc176796710"/>
      <w:r w:rsidRPr="006671C6">
        <w:t>Introduction</w:t>
      </w:r>
      <w:bookmarkEnd w:id="419"/>
      <w:bookmarkEnd w:id="420"/>
      <w:bookmarkEnd w:id="421"/>
      <w:bookmarkEnd w:id="422"/>
      <w:bookmarkEnd w:id="423"/>
      <w:bookmarkEnd w:id="424"/>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425" w:name="_Toc422820149"/>
      <w:bookmarkStart w:id="426" w:name="_Toc481684054"/>
      <w:r w:rsidRPr="006671C6">
        <w:lastRenderedPageBreak/>
        <w:t>Catalogue File Naming Convention</w:t>
      </w:r>
      <w:bookmarkEnd w:id="425"/>
      <w:bookmarkEnd w:id="426"/>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427" w:name="_Toc127463863"/>
      <w:bookmarkStart w:id="428" w:name="_Toc128125489"/>
      <w:bookmarkStart w:id="429" w:name="_Toc141176214"/>
      <w:bookmarkStart w:id="430" w:name="_Toc141176369"/>
      <w:bookmarkStart w:id="431" w:name="_Toc141177000"/>
      <w:bookmarkStart w:id="432" w:name="_Toc176796711"/>
      <w:r w:rsidRPr="006671C6">
        <w:t>Dataset</w:t>
      </w:r>
      <w:bookmarkEnd w:id="427"/>
      <w:bookmarkEnd w:id="428"/>
      <w:bookmarkEnd w:id="429"/>
      <w:bookmarkEnd w:id="430"/>
      <w:bookmarkEnd w:id="431"/>
      <w:bookmarkEnd w:id="432"/>
    </w:p>
    <w:p w14:paraId="3E7D77B3" w14:textId="77777777" w:rsidR="00183503" w:rsidRPr="006671C6" w:rsidRDefault="00183503" w:rsidP="00F72FAB">
      <w:pPr>
        <w:pStyle w:val="Heading3"/>
      </w:pPr>
      <w:bookmarkStart w:id="433" w:name="_Toc225648341"/>
      <w:bookmarkStart w:id="434" w:name="_Toc225648342"/>
      <w:r w:rsidRPr="006671C6">
        <w:t>Data</w:t>
      </w:r>
      <w:r w:rsidR="00064E25" w:rsidRPr="006671C6">
        <w:t>s</w:t>
      </w:r>
      <w:r w:rsidRPr="006671C6">
        <w:t>ets</w:t>
      </w:r>
      <w:bookmarkEnd w:id="433"/>
      <w:bookmarkEnd w:id="434"/>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r w:rsidR="00654DA0" w:rsidRPr="005A6669">
        <w:rPr>
          <w:rFonts w:eastAsiaTheme="minorEastAsia" w:cs="Arial"/>
          <w:i/>
          <w:iCs/>
          <w:lang w:eastAsia="ko-KR"/>
        </w:rPr>
        <w:t>temporalExtent</w:t>
      </w:r>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435" w:name="_Toc225648343"/>
      <w:bookmarkStart w:id="436" w:name="_Toc225065200"/>
      <w:r w:rsidRPr="00D129DC">
        <w:t>Data</w:t>
      </w:r>
      <w:r w:rsidR="00183503" w:rsidRPr="00D129DC">
        <w:t>set file naming</w:t>
      </w:r>
      <w:bookmarkEnd w:id="435"/>
      <w:bookmarkEnd w:id="436"/>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“gml”.</w:t>
      </w:r>
    </w:p>
    <w:p w14:paraId="2486F6D6" w14:textId="04E5B402" w:rsidR="003B67D5" w:rsidRDefault="003B67D5" w:rsidP="00B3435A">
      <w:pPr>
        <w:pStyle w:val="Heading2"/>
      </w:pPr>
      <w:bookmarkStart w:id="437" w:name="_Toc127463864"/>
      <w:bookmarkStart w:id="438" w:name="_Toc128125490"/>
      <w:bookmarkStart w:id="439" w:name="_Toc141176215"/>
      <w:bookmarkStart w:id="440" w:name="_Toc141176370"/>
      <w:bookmarkStart w:id="441" w:name="_Toc141177001"/>
      <w:bookmarkStart w:id="442" w:name="_Toc176796712"/>
      <w:r>
        <w:t>Data Integrity</w:t>
      </w:r>
      <w:bookmarkEnd w:id="437"/>
      <w:bookmarkEnd w:id="438"/>
      <w:bookmarkEnd w:id="439"/>
      <w:bookmarkEnd w:id="440"/>
      <w:bookmarkEnd w:id="441"/>
      <w:bookmarkEnd w:id="442"/>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443" w:name="_Toc127463865"/>
      <w:bookmarkStart w:id="444" w:name="_Toc128125491"/>
      <w:bookmarkStart w:id="445" w:name="_Toc141176216"/>
      <w:bookmarkStart w:id="446" w:name="_Toc141176371"/>
      <w:bookmarkStart w:id="447" w:name="_Toc141177002"/>
      <w:bookmarkStart w:id="448" w:name="_Toc176796713"/>
      <w:r w:rsidRPr="006671C6">
        <w:lastRenderedPageBreak/>
        <w:t>Support Files</w:t>
      </w:r>
      <w:bookmarkEnd w:id="443"/>
      <w:bookmarkEnd w:id="444"/>
      <w:bookmarkEnd w:id="445"/>
      <w:bookmarkEnd w:id="446"/>
      <w:bookmarkEnd w:id="447"/>
      <w:bookmarkEnd w:id="448"/>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r>
        <w:rPr>
          <w:rFonts w:cs="Arial"/>
        </w:rPr>
        <w:t>sourceRouteName</w:t>
      </w:r>
    </w:p>
    <w:p w14:paraId="27052FCB" w14:textId="54F25F2B" w:rsidR="009C480A" w:rsidRDefault="00B16610" w:rsidP="00E1761D">
      <w:pPr>
        <w:pStyle w:val="ListParagraph"/>
        <w:numPr>
          <w:ilvl w:val="0"/>
          <w:numId w:val="20"/>
        </w:numPr>
        <w:suppressAutoHyphens/>
        <w:spacing w:before="0" w:line="240" w:lineRule="auto"/>
        <w:jc w:val="left"/>
        <w:rPr>
          <w:rFonts w:cs="Arial"/>
        </w:rPr>
      </w:pPr>
      <w:r>
        <w:rPr>
          <w:rFonts w:cs="Arial"/>
        </w:rPr>
        <w:t>sourceRouteVersion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449" w:name="_Toc225648345"/>
      <w:bookmarkStart w:id="450" w:name="_Toc225065202"/>
      <w:bookmarkStart w:id="451" w:name="_Toc226430998"/>
      <w:r w:rsidRPr="00450010">
        <w:t>Support File Naming</w:t>
      </w:r>
      <w:bookmarkEnd w:id="449"/>
      <w:bookmarkEnd w:id="450"/>
      <w:bookmarkEnd w:id="451"/>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452" w:name="_Toc225648311"/>
      <w:bookmarkStart w:id="453" w:name="_Toc225065168"/>
      <w:bookmarkStart w:id="454" w:name="_Toc127463866"/>
      <w:bookmarkStart w:id="455" w:name="_Toc128125492"/>
      <w:bookmarkStart w:id="456" w:name="_Toc141176217"/>
      <w:bookmarkStart w:id="457" w:name="_Toc141176372"/>
      <w:bookmarkStart w:id="458" w:name="_Toc141177003"/>
      <w:bookmarkStart w:id="459" w:name="_Ref150531304"/>
      <w:bookmarkStart w:id="460" w:name="_Ref150531311"/>
      <w:bookmarkStart w:id="461" w:name="_Ref150531355"/>
      <w:bookmarkStart w:id="462" w:name="_Toc176796714"/>
      <w:bookmarkEnd w:id="417"/>
      <w:bookmarkEnd w:id="418"/>
      <w:r w:rsidRPr="006671C6">
        <w:t>Metadata</w:t>
      </w:r>
      <w:bookmarkEnd w:id="452"/>
      <w:bookmarkEnd w:id="453"/>
      <w:bookmarkEnd w:id="454"/>
      <w:bookmarkEnd w:id="455"/>
      <w:bookmarkEnd w:id="456"/>
      <w:bookmarkEnd w:id="457"/>
      <w:bookmarkEnd w:id="458"/>
      <w:bookmarkEnd w:id="459"/>
      <w:bookmarkEnd w:id="460"/>
      <w:bookmarkEnd w:id="461"/>
      <w:bookmarkEnd w:id="462"/>
    </w:p>
    <w:p w14:paraId="0B09B0AE" w14:textId="0C9E80BE" w:rsidR="00780142" w:rsidRPr="00D129DC" w:rsidRDefault="00780142" w:rsidP="00B3435A">
      <w:pPr>
        <w:pStyle w:val="Heading2"/>
      </w:pPr>
      <w:bookmarkStart w:id="463" w:name="_Toc127463867"/>
      <w:bookmarkStart w:id="464" w:name="_Toc128125493"/>
      <w:bookmarkStart w:id="465" w:name="_Toc141176218"/>
      <w:bookmarkStart w:id="466" w:name="_Toc141176373"/>
      <w:bookmarkStart w:id="467" w:name="_Toc141177004"/>
      <w:bookmarkStart w:id="468" w:name="_Toc176796715"/>
      <w:r w:rsidRPr="00D129DC">
        <w:t>Introduction</w:t>
      </w:r>
      <w:bookmarkEnd w:id="463"/>
      <w:bookmarkEnd w:id="464"/>
      <w:bookmarkEnd w:id="465"/>
      <w:bookmarkEnd w:id="466"/>
      <w:bookmarkEnd w:id="467"/>
      <w:bookmarkEnd w:id="468"/>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534AE0D5"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D10382">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D10382">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‘editionNumber’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469" w:name="_Toc127463868"/>
      <w:bookmarkStart w:id="470" w:name="_Toc128125494"/>
      <w:bookmarkStart w:id="471" w:name="_Toc141176219"/>
      <w:bookmarkStart w:id="472" w:name="_Toc141176374"/>
      <w:bookmarkStart w:id="473" w:name="_Toc141177005"/>
      <w:bookmarkStart w:id="474" w:name="_Toc176796716"/>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469"/>
      <w:bookmarkEnd w:id="470"/>
      <w:bookmarkEnd w:id="471"/>
      <w:bookmarkEnd w:id="472"/>
      <w:bookmarkEnd w:id="473"/>
      <w:bookmarkEnd w:id="474"/>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475" w:name="_Toc225648314"/>
      <w:bookmarkStart w:id="476" w:name="_Toc225065171"/>
      <w:bookmarkStart w:id="477" w:name="_Toc127463869"/>
      <w:bookmarkStart w:id="478" w:name="_Toc128125495"/>
      <w:bookmarkStart w:id="479" w:name="_Toc141176220"/>
      <w:bookmarkStart w:id="480" w:name="_Toc141176375"/>
      <w:bookmarkStart w:id="481" w:name="_Toc141177006"/>
      <w:bookmarkStart w:id="482" w:name="_Toc176796717"/>
      <w:r w:rsidRPr="008D05D2">
        <w:lastRenderedPageBreak/>
        <w:t>Language</w:t>
      </w:r>
      <w:bookmarkEnd w:id="475"/>
      <w:bookmarkEnd w:id="476"/>
      <w:bookmarkEnd w:id="477"/>
      <w:bookmarkEnd w:id="478"/>
      <w:bookmarkEnd w:id="479"/>
      <w:bookmarkEnd w:id="480"/>
      <w:bookmarkEnd w:id="481"/>
      <w:bookmarkEnd w:id="482"/>
    </w:p>
    <w:p w14:paraId="04EBD639" w14:textId="77777777" w:rsidR="008B4127" w:rsidRDefault="00217DE6" w:rsidP="00A003BB">
      <w:pPr>
        <w:pStyle w:val="note0"/>
        <w:spacing w:before="0" w:line="240" w:lineRule="auto"/>
        <w:jc w:val="left"/>
        <w:rPr>
          <w:rFonts w:cs="Arial"/>
          <w:i w:val="0"/>
          <w:color w:val="auto"/>
          <w:lang w:eastAsia="en-GB"/>
        </w:rPr>
      </w:pPr>
      <w:bookmarkStart w:id="483" w:name="_Toc225648365"/>
      <w:bookmarkStart w:id="484"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485" w:name="_Toc522669156"/>
      <w:bookmarkStart w:id="486" w:name="_Ref522601831"/>
      <w:bookmarkStart w:id="487" w:name="_Toc422820154"/>
      <w:bookmarkStart w:id="488" w:name="_Toc316976325"/>
      <w:bookmarkStart w:id="489" w:name="_Toc127463870"/>
      <w:bookmarkStart w:id="490" w:name="_Toc128125496"/>
      <w:bookmarkStart w:id="491" w:name="_Toc141176221"/>
      <w:bookmarkStart w:id="492" w:name="_Toc141176376"/>
      <w:bookmarkStart w:id="493" w:name="_Toc141177007"/>
      <w:bookmarkStart w:id="494" w:name="_Toc176796718"/>
      <w:r w:rsidRPr="00B732A5">
        <w:t>Dataset metadata</w:t>
      </w:r>
      <w:bookmarkEnd w:id="485"/>
      <w:bookmarkEnd w:id="486"/>
      <w:bookmarkEnd w:id="487"/>
      <w:bookmarkEnd w:id="488"/>
      <w:bookmarkEnd w:id="489"/>
      <w:bookmarkEnd w:id="490"/>
      <w:bookmarkEnd w:id="491"/>
      <w:bookmarkEnd w:id="492"/>
      <w:bookmarkEnd w:id="493"/>
      <w:bookmarkEnd w:id="494"/>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80" cy="4012565"/>
                    </a:xfrm>
                    <a:prstGeom prst="rect">
                      <a:avLst/>
                    </a:prstGeom>
                  </pic:spPr>
                </pic:pic>
              </a:graphicData>
            </a:graphic>
          </wp:inline>
        </w:drawing>
      </w:r>
    </w:p>
    <w:p w14:paraId="4A3ABBAA" w14:textId="6D2DE219"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D10382">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2: When a dataset is terminated, the purpose metadata field is set to 3 (terminated), and the editionNumber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3"/>
          <w:headerReference w:type="default" r:id="rId44"/>
          <w:footerReference w:type="even" r:id="rId45"/>
          <w:footerReference w:type="default" r:id="rId46"/>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495" w:name="_Toc403560564"/>
      <w:bookmarkStart w:id="496" w:name="_Toc127463871"/>
      <w:bookmarkStart w:id="497" w:name="_Toc128125497"/>
      <w:bookmarkStart w:id="498" w:name="_Toc141176222"/>
      <w:bookmarkStart w:id="499" w:name="_Toc141176377"/>
      <w:bookmarkStart w:id="500" w:name="_Toc141177008"/>
      <w:bookmarkStart w:id="501" w:name="_Toc176796719"/>
      <w:r w:rsidRPr="00CC7A28">
        <w:lastRenderedPageBreak/>
        <w:t>S100_ExchangeCatalogue</w:t>
      </w:r>
      <w:bookmarkEnd w:id="495"/>
      <w:bookmarkEnd w:id="496"/>
      <w:bookmarkEnd w:id="497"/>
      <w:bookmarkEnd w:id="498"/>
      <w:bookmarkEnd w:id="499"/>
      <w:bookmarkEnd w:id="500"/>
      <w:bookmarkEnd w:id="501"/>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r w:rsidRPr="009D5B9A">
              <w:rPr>
                <w:sz w:val="16"/>
                <w:szCs w:val="16"/>
                <w:lang w:val="fr-MC"/>
              </w:rPr>
              <w:t>Uniquely identifies this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r w:rsidRPr="005844C2">
              <w:rPr>
                <w:sz w:val="16"/>
                <w:szCs w:val="16"/>
                <w:lang w:val="en-GB"/>
              </w:rPr>
              <w:t>productSpecification</w:t>
            </w:r>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r w:rsidRPr="00A96B5D">
              <w:rPr>
                <w:rFonts w:cs="Arial"/>
                <w:sz w:val="16"/>
                <w:szCs w:val="16"/>
              </w:rPr>
              <w:t>defaultLocale</w:t>
            </w:r>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r w:rsidRPr="00DB304E">
              <w:rPr>
                <w:rFonts w:cs="Arial"/>
                <w:sz w:val="16"/>
                <w:szCs w:val="16"/>
              </w:rPr>
              <w:t>PT_Locale</w:t>
            </w:r>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r w:rsidRPr="005B2707">
              <w:rPr>
                <w:rFonts w:cs="Arial"/>
                <w:sz w:val="16"/>
                <w:szCs w:val="16"/>
              </w:rPr>
              <w:t>otherLocale</w:t>
            </w:r>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r w:rsidRPr="005B2707">
              <w:rPr>
                <w:rFonts w:cs="Arial"/>
                <w:sz w:val="16"/>
                <w:szCs w:val="16"/>
              </w:rPr>
              <w:t>PT_Locale</w:t>
            </w:r>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r>
              <w:rPr>
                <w:rFonts w:cs="Arial"/>
                <w:sz w:val="16"/>
                <w:szCs w:val="16"/>
              </w:rPr>
              <w:t>exchangeCatalogueDescription</w:t>
            </w:r>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r>
              <w:rPr>
                <w:rFonts w:cs="Arial"/>
                <w:sz w:val="16"/>
                <w:szCs w:val="16"/>
              </w:rPr>
              <w:t>exchangeCatalogueCo</w:t>
            </w:r>
            <w:r w:rsidRPr="008233BF">
              <w:rPr>
                <w:rFonts w:cs="Arial"/>
                <w:sz w:val="16"/>
                <w:szCs w:val="16"/>
              </w:rPr>
              <w:t>mment</w:t>
            </w:r>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r w:rsidRPr="008233BF">
              <w:rPr>
                <w:rFonts w:cs="Arial"/>
                <w:sz w:val="16"/>
                <w:szCs w:val="16"/>
              </w:rPr>
              <w:t>CharacterString</w:t>
            </w:r>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dataServerIdentifier</w:t>
            </w:r>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CharacterString</w:t>
            </w:r>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r>
              <w:rPr>
                <w:rFonts w:cs="Arial"/>
                <w:sz w:val="16"/>
                <w:szCs w:val="16"/>
              </w:rPr>
              <w:t>datasetDiscoveryMetadata</w:t>
            </w:r>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r w:rsidRPr="00DC2C76">
              <w:rPr>
                <w:rFonts w:eastAsia="MS Mincho" w:cs="Arial"/>
                <w:sz w:val="16"/>
                <w:szCs w:val="16"/>
                <w:lang w:eastAsia="en-SG"/>
              </w:rPr>
              <w:t>catalogueDiscoveryMetadata</w:t>
            </w:r>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r>
              <w:rPr>
                <w:rFonts w:cs="Arial"/>
                <w:sz w:val="16"/>
                <w:szCs w:val="16"/>
              </w:rPr>
              <w:t>supportFileDiscoveryMetadata</w:t>
            </w:r>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502" w:name="_Toc512925140"/>
      <w:r w:rsidRPr="007C307C">
        <w:t>S100_</w:t>
      </w:r>
      <w:r w:rsidR="00C96A4C">
        <w:t>Exchange</w:t>
      </w:r>
      <w:r w:rsidRPr="007C307C">
        <w:t>CatalogueIdentifier</w:t>
      </w:r>
      <w:bookmarkEnd w:id="502"/>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503" w:name="_Toc512925141"/>
      <w:r w:rsidRPr="00224DC4">
        <w:t>S100_CataloguePointofContact</w:t>
      </w:r>
      <w:bookmarkEnd w:id="503"/>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504" w:name="_Toc141176091"/>
      <w:bookmarkStart w:id="505" w:name="_Toc141176253"/>
      <w:bookmarkStart w:id="506" w:name="_Toc141176413"/>
      <w:bookmarkStart w:id="507" w:name="_Toc141177044"/>
      <w:bookmarkStart w:id="508" w:name="_Toc150177924"/>
      <w:bookmarkStart w:id="509" w:name="_Toc141176414"/>
      <w:bookmarkStart w:id="510" w:name="_Toc141177045"/>
      <w:bookmarkStart w:id="511" w:name="_Toc141176117"/>
      <w:bookmarkStart w:id="512" w:name="_Toc141176279"/>
      <w:bookmarkStart w:id="513" w:name="_Toc141176443"/>
      <w:bookmarkStart w:id="514" w:name="_Toc141177074"/>
      <w:bookmarkStart w:id="515" w:name="_Toc150177950"/>
      <w:bookmarkStart w:id="516" w:name="_Toc512925143"/>
      <w:bookmarkStart w:id="517" w:name="_Toc127463872"/>
      <w:bookmarkStart w:id="518" w:name="_Toc128125498"/>
      <w:bookmarkStart w:id="519" w:name="_Toc141176280"/>
      <w:bookmarkStart w:id="520" w:name="_Toc141176444"/>
      <w:bookmarkStart w:id="521" w:name="_Toc141177075"/>
      <w:bookmarkStart w:id="522" w:name="_Toc176796720"/>
      <w:bookmarkEnd w:id="504"/>
      <w:bookmarkEnd w:id="505"/>
      <w:bookmarkEnd w:id="506"/>
      <w:bookmarkEnd w:id="507"/>
      <w:bookmarkEnd w:id="508"/>
      <w:bookmarkEnd w:id="509"/>
      <w:bookmarkEnd w:id="510"/>
      <w:bookmarkEnd w:id="511"/>
      <w:bookmarkEnd w:id="512"/>
      <w:bookmarkEnd w:id="513"/>
      <w:bookmarkEnd w:id="514"/>
      <w:bookmarkEnd w:id="515"/>
      <w:r w:rsidRPr="00224DC4">
        <w:t>S100_</w:t>
      </w:r>
      <w:bookmarkEnd w:id="516"/>
      <w:bookmarkEnd w:id="517"/>
      <w:r w:rsidR="00A04E56" w:rsidRPr="00224DC4">
        <w:t>DatasetDiscoveryMetadata</w:t>
      </w:r>
      <w:bookmarkEnd w:id="518"/>
      <w:bookmarkEnd w:id="519"/>
      <w:bookmarkEnd w:id="520"/>
      <w:bookmarkEnd w:id="521"/>
      <w:bookmarkEnd w:id="522"/>
    </w:p>
    <w:p w14:paraId="267E54FC" w14:textId="39E8C367" w:rsidR="006749AB" w:rsidRPr="007C307C" w:rsidRDefault="006749AB" w:rsidP="006749AB">
      <w:r w:rsidRPr="00224DC4">
        <w:rPr>
          <w:lang w:val="en-GB"/>
        </w:rPr>
        <w:t>This class is inherited from S100_</w:t>
      </w:r>
      <w:r w:rsidRPr="00224DC4">
        <w:t>DatasetDiscoveryMetadata</w:t>
      </w:r>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r w:rsidRPr="002A5288">
              <w:rPr>
                <w:sz w:val="16"/>
                <w:szCs w:val="16"/>
                <w:lang w:val="en-GB"/>
              </w:rPr>
              <w:t>fileName</w:t>
            </w:r>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r>
              <w:rPr>
                <w:sz w:val="16"/>
                <w:szCs w:val="16"/>
                <w:lang w:val="en-GB"/>
              </w:rPr>
              <w:t>datasetID</w:t>
            </w:r>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r w:rsidRPr="009017A4">
              <w:rPr>
                <w:sz w:val="16"/>
                <w:szCs w:val="16"/>
                <w:lang w:val="en-GB"/>
              </w:rPr>
              <w:t>compressionFlag</w:t>
            </w:r>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r>
              <w:rPr>
                <w:sz w:val="16"/>
                <w:szCs w:val="16"/>
                <w:lang w:val="en-GB"/>
              </w:rPr>
              <w:t>dataProtection</w:t>
            </w:r>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r w:rsidRPr="009E65FF">
              <w:rPr>
                <w:sz w:val="16"/>
                <w:szCs w:val="16"/>
                <w:lang w:val="en-GB"/>
              </w:rPr>
              <w:t>protectionScheme</w:t>
            </w:r>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Specifies the algorithm used to compute digitalSignatureValue</w:t>
            </w:r>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Specifies the algorithm used to compute digitalSignatureValue</w:t>
            </w:r>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r>
              <w:rPr>
                <w:sz w:val="16"/>
                <w:szCs w:val="16"/>
                <w:lang w:val="en-GB"/>
              </w:rPr>
              <w:t>digitalSignatureValue</w:t>
            </w:r>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The value resulting from application of digitalSignatureReference</w:t>
            </w:r>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MD_SecurityConstraints&gt;MD_ClassificationCode (codelist)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r>
              <w:rPr>
                <w:sz w:val="16"/>
                <w:szCs w:val="16"/>
                <w:lang w:val="en-GB"/>
              </w:rPr>
              <w:t>notForNavigation</w:t>
            </w:r>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r w:rsidRPr="002A5288">
              <w:rPr>
                <w:sz w:val="16"/>
                <w:szCs w:val="16"/>
                <w:lang w:val="en-GB"/>
              </w:rPr>
              <w:t>specificUsage</w:t>
            </w:r>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MD_USAGE&gt;specificUsage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r w:rsidRPr="00505FAD">
              <w:rPr>
                <w:sz w:val="16"/>
                <w:szCs w:val="16"/>
                <w:lang w:val="en-GB"/>
              </w:rPr>
              <w:t>editionNumber</w:t>
            </w:r>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r w:rsidRPr="00505FAD">
              <w:rPr>
                <w:sz w:val="16"/>
                <w:szCs w:val="16"/>
                <w:lang w:val="en-GB"/>
              </w:rPr>
              <w:t>updateNumber</w:t>
            </w:r>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r w:rsidRPr="00DE2386">
              <w:rPr>
                <w:sz w:val="16"/>
                <w:szCs w:val="16"/>
                <w:lang w:val="en-GB"/>
              </w:rPr>
              <w:t>updateApplicationDate</w:t>
            </w:r>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r w:rsidRPr="00B76D65">
              <w:rPr>
                <w:sz w:val="16"/>
                <w:szCs w:val="16"/>
                <w:lang w:val="en-GB"/>
              </w:rPr>
              <w:t>referenceID</w:t>
            </w:r>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Reference back to the datasetID</w:t>
            </w:r>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Update metadata refers to the datasetID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r w:rsidRPr="002A5288">
              <w:rPr>
                <w:sz w:val="16"/>
                <w:szCs w:val="16"/>
                <w:lang w:val="en-GB"/>
              </w:rPr>
              <w:t>issueDate</w:t>
            </w:r>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r>
              <w:rPr>
                <w:sz w:val="16"/>
                <w:szCs w:val="16"/>
                <w:lang w:val="en-GB"/>
              </w:rPr>
              <w:t>issueTime</w:t>
            </w:r>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r w:rsidRPr="0095009E">
              <w:rPr>
                <w:sz w:val="16"/>
                <w:szCs w:val="16"/>
                <w:lang w:val="en-GB"/>
              </w:rPr>
              <w:t>boundingBox</w:t>
            </w:r>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r w:rsidRPr="004F1035">
              <w:rPr>
                <w:rFonts w:eastAsia="MS Mincho" w:cs="Arial"/>
                <w:sz w:val="16"/>
                <w:szCs w:val="16"/>
                <w:lang w:eastAsia="en-SG"/>
              </w:rPr>
              <w:t>EX_GeographicBoundingBox</w:t>
            </w:r>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r w:rsidRPr="009E7B23">
              <w:rPr>
                <w:rFonts w:eastAsia="MS Mincho" w:cs="Arial"/>
                <w:sz w:val="16"/>
                <w:szCs w:val="16"/>
                <w:lang w:eastAsia="en-SG"/>
              </w:rPr>
              <w:t>temporalExtent</w:t>
            </w:r>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productSpecification</w:t>
            </w:r>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r w:rsidRPr="002A5288">
              <w:rPr>
                <w:sz w:val="16"/>
                <w:szCs w:val="16"/>
                <w:lang w:val="en-GB"/>
              </w:rPr>
              <w:t>producingAgency</w:t>
            </w:r>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r w:rsidRPr="00B236DA">
              <w:rPr>
                <w:sz w:val="16"/>
                <w:szCs w:val="16"/>
                <w:lang w:val="fr-CA"/>
              </w:rPr>
              <w:t xml:space="preserve">CI_Responsibility&gt;CI_Organisation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r w:rsidRPr="0079648B">
              <w:rPr>
                <w:sz w:val="16"/>
                <w:szCs w:val="16"/>
                <w:lang w:val="en-GB"/>
              </w:rPr>
              <w:t>producerCode</w:t>
            </w:r>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r w:rsidRPr="002E2D81">
              <w:rPr>
                <w:sz w:val="16"/>
                <w:szCs w:val="16"/>
                <w:lang w:val="fr-CA"/>
              </w:rPr>
              <w:t>CharacterString</w:t>
            </w:r>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r w:rsidRPr="00426B25">
              <w:rPr>
                <w:sz w:val="16"/>
                <w:szCs w:val="16"/>
                <w:lang w:val="en-GB"/>
              </w:rPr>
              <w:t>encodingFormat</w:t>
            </w:r>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r w:rsidR="000F0270" w:rsidRPr="000F0270">
              <w:rPr>
                <w:sz w:val="16"/>
                <w:szCs w:val="16"/>
                <w:lang w:val="fr-CA"/>
              </w:rPr>
              <w:t>EncodingFormat</w:t>
            </w:r>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r>
              <w:rPr>
                <w:sz w:val="16"/>
                <w:szCs w:val="16"/>
                <w:lang w:val="en-GB"/>
              </w:rPr>
              <w:t>dataCoverage</w:t>
            </w:r>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r>
              <w:rPr>
                <w:sz w:val="16"/>
                <w:szCs w:val="16"/>
                <w:lang w:val="en-GB"/>
              </w:rPr>
              <w:t>defaultLocale</w:t>
            </w:r>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In absence of defaultLocale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r>
              <w:rPr>
                <w:sz w:val="16"/>
                <w:szCs w:val="16"/>
                <w:lang w:val="en-GB"/>
              </w:rPr>
              <w:t>otherLocale</w:t>
            </w:r>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r>
              <w:rPr>
                <w:sz w:val="16"/>
                <w:szCs w:val="16"/>
                <w:lang w:val="en-GB"/>
              </w:rPr>
              <w:t>PT_Locale</w:t>
            </w:r>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r>
              <w:rPr>
                <w:sz w:val="16"/>
                <w:szCs w:val="16"/>
                <w:lang w:val="en-GB"/>
              </w:rPr>
              <w:t>metadataPointOfContact</w:t>
            </w:r>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r w:rsidRPr="00716349">
              <w:rPr>
                <w:sz w:val="16"/>
                <w:szCs w:val="16"/>
                <w:lang w:val="it-IT"/>
              </w:rPr>
              <w:t>CI_Responsibility&gt;CI_Individual or</w:t>
            </w:r>
          </w:p>
          <w:p w14:paraId="24F288C3" w14:textId="77777777" w:rsidR="00C1698B" w:rsidRPr="00716349" w:rsidRDefault="00C1698B" w:rsidP="00283418">
            <w:pPr>
              <w:snapToGrid w:val="0"/>
              <w:spacing w:before="60" w:after="60"/>
              <w:jc w:val="left"/>
              <w:rPr>
                <w:sz w:val="16"/>
                <w:szCs w:val="16"/>
                <w:lang w:val="it-IT"/>
              </w:rPr>
            </w:pPr>
            <w:r w:rsidRPr="00716349">
              <w:rPr>
                <w:sz w:val="16"/>
                <w:szCs w:val="16"/>
                <w:lang w:val="it-IT"/>
              </w:rPr>
              <w:t>CI_Responsibility&gt;CI_Organisation</w:t>
            </w:r>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Only if metadataPointOfContact is different to producingAgency</w:t>
            </w:r>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r>
              <w:rPr>
                <w:sz w:val="16"/>
                <w:szCs w:val="16"/>
                <w:lang w:val="en-GB"/>
              </w:rPr>
              <w:t>metadataDateStamp</w:t>
            </w:r>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r w:rsidRPr="0034022E">
              <w:rPr>
                <w:sz w:val="16"/>
                <w:szCs w:val="16"/>
                <w:lang w:val="en-GB"/>
              </w:rPr>
              <w:t>replacedData</w:t>
            </w:r>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r w:rsidRPr="0034022E">
              <w:rPr>
                <w:sz w:val="16"/>
                <w:szCs w:val="16"/>
                <w:lang w:val="en-GB"/>
              </w:rPr>
              <w:t>dataReplacement</w:t>
            </w:r>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r w:rsidRPr="007C392E">
              <w:rPr>
                <w:sz w:val="16"/>
                <w:szCs w:val="16"/>
                <w:lang w:val="en-GB"/>
              </w:rPr>
              <w:t>CharacterString</w:t>
            </w:r>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r w:rsidRPr="00AB02F9">
              <w:rPr>
                <w:sz w:val="16"/>
                <w:szCs w:val="16"/>
                <w:lang w:val="en-GB"/>
              </w:rPr>
              <w:t>navigationPurpose</w:t>
            </w:r>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r w:rsidRPr="00A37ED4">
              <w:rPr>
                <w:sz w:val="16"/>
                <w:szCs w:val="16"/>
                <w:lang w:val="en-GB"/>
              </w:rPr>
              <w:t>resourceMaintenance</w:t>
            </w:r>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r w:rsidRPr="00A37ED4">
              <w:rPr>
                <w:sz w:val="16"/>
                <w:szCs w:val="16"/>
                <w:lang w:val="en-GB"/>
              </w:rPr>
              <w:t>MD_MaintenanceInformation</w:t>
            </w:r>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S-100 restricts the multiplicity to 0..1 and adds specific restrictions on the ISO 19115 structure and content. See clause MD_MaintenanceInformation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Format: PnYnMnDTnHnMnS (XML builtin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523" w:name="_Toc512925144"/>
      <w:r w:rsidRPr="007C307C">
        <w:t>S100_D</w:t>
      </w:r>
      <w:r>
        <w:t>ataCoverage</w:t>
      </w:r>
      <w:bookmarkEnd w:id="523"/>
    </w:p>
    <w:p w14:paraId="1F0F648F" w14:textId="09E3E7AE" w:rsidR="00363D1E" w:rsidRPr="002721B0" w:rsidRDefault="00363D1E" w:rsidP="00716349">
      <w:r>
        <w:rPr>
          <w:lang w:val="en-GB" w:eastAsia="ja-JP"/>
        </w:rPr>
        <w:t xml:space="preserve">S-129 uses </w:t>
      </w:r>
      <w:r w:rsidRPr="007C307C">
        <w:t>S100_</w:t>
      </w:r>
      <w:r w:rsidRPr="00363D1E">
        <w:t xml:space="preserve"> </w:t>
      </w:r>
      <w:r w:rsidRPr="007C307C">
        <w:t>D</w:t>
      </w:r>
      <w:r>
        <w:t xml:space="preserve">ataCoverage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524" w:name="_Toc512925146"/>
      <w:r w:rsidRPr="007C307C">
        <w:t>S100_</w:t>
      </w:r>
      <w:bookmarkEnd w:id="524"/>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r>
        <w:t>Encoding</w:t>
      </w:r>
      <w:r w:rsidRPr="007C307C">
        <w:t>Format</w:t>
      </w:r>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525" w:name="_Toc512925147"/>
      <w:bookmarkStart w:id="526" w:name="_Hlk513114082"/>
      <w:r w:rsidRPr="007C307C">
        <w:t>S100_ProductSpecification</w:t>
      </w:r>
      <w:bookmarkEnd w:id="525"/>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r w:rsidRPr="007C307C">
        <w:t>ProductSpecification</w:t>
      </w:r>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r w:rsidRPr="002A5288">
              <w:rPr>
                <w:sz w:val="16"/>
                <w:szCs w:val="16"/>
                <w:lang w:val="en-GB"/>
              </w:rPr>
              <w:t>CharacterString</w:t>
            </w:r>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r>
              <w:rPr>
                <w:sz w:val="16"/>
                <w:szCs w:val="16"/>
                <w:lang w:val="en-GB"/>
              </w:rPr>
              <w:t>productIdentifer</w:t>
            </w:r>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r>
              <w:rPr>
                <w:sz w:val="16"/>
                <w:szCs w:val="16"/>
                <w:lang w:val="en-GB"/>
              </w:rPr>
              <w:t>CharacterString</w:t>
            </w:r>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r>
              <w:rPr>
                <w:sz w:val="16"/>
                <w:szCs w:val="16"/>
                <w:lang w:val="en-GB"/>
              </w:rPr>
              <w:t>compliancyCategory</w:t>
            </w:r>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526"/>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527" w:name="_Toc512925148"/>
      <w:bookmarkStart w:id="528" w:name="_Toc127463873"/>
      <w:bookmarkStart w:id="529" w:name="_Toc128125499"/>
      <w:bookmarkStart w:id="530" w:name="_Toc141176281"/>
      <w:bookmarkStart w:id="531" w:name="_Toc141176445"/>
      <w:bookmarkStart w:id="532" w:name="_Toc141177076"/>
      <w:bookmarkStart w:id="533" w:name="_Toc176796721"/>
      <w:r w:rsidRPr="007C307C">
        <w:t>S100_SupportFileDiscoveryMetadata</w:t>
      </w:r>
      <w:bookmarkEnd w:id="527"/>
      <w:bookmarkEnd w:id="528"/>
      <w:bookmarkEnd w:id="529"/>
      <w:bookmarkEnd w:id="530"/>
      <w:bookmarkEnd w:id="531"/>
      <w:bookmarkEnd w:id="532"/>
      <w:bookmarkEnd w:id="533"/>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534" w:name="_Toc512925149"/>
      <w:r w:rsidRPr="007C307C">
        <w:t>S100_SupportFileFormat</w:t>
      </w:r>
      <w:bookmarkEnd w:id="534"/>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535" w:name="_Toc512925150"/>
      <w:r w:rsidRPr="007C307C">
        <w:t>S100_</w:t>
      </w:r>
      <w:bookmarkEnd w:id="535"/>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536" w:name="_Toc172898065"/>
      <w:bookmarkStart w:id="537" w:name="_Toc512925151"/>
      <w:bookmarkStart w:id="538" w:name="_Toc127463874"/>
      <w:bookmarkStart w:id="539" w:name="_Toc128125500"/>
      <w:bookmarkStart w:id="540" w:name="_Toc141176282"/>
      <w:bookmarkStart w:id="541" w:name="_Toc141176446"/>
      <w:bookmarkStart w:id="542" w:name="_Toc141177077"/>
      <w:bookmarkStart w:id="543" w:name="_Toc176796722"/>
      <w:bookmarkEnd w:id="536"/>
      <w:r w:rsidRPr="007C307C">
        <w:lastRenderedPageBreak/>
        <w:t>S100_Catalogue</w:t>
      </w:r>
      <w:r w:rsidR="0092489E">
        <w:t>Discovery</w:t>
      </w:r>
      <w:r>
        <w:t>Metadata</w:t>
      </w:r>
      <w:bookmarkEnd w:id="537"/>
      <w:bookmarkEnd w:id="538"/>
      <w:bookmarkEnd w:id="539"/>
      <w:bookmarkEnd w:id="540"/>
      <w:bookmarkEnd w:id="541"/>
      <w:bookmarkEnd w:id="542"/>
      <w:bookmarkEnd w:id="543"/>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r w:rsidRPr="007C307C">
        <w:t>Catalogue</w:t>
      </w:r>
      <w:r>
        <w:t>DiscoveryMetadata</w:t>
      </w:r>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r w:rsidRPr="003A450C">
              <w:rPr>
                <w:sz w:val="16"/>
                <w:szCs w:val="16"/>
                <w:lang w:val="en-GB"/>
              </w:rPr>
              <w:t>file</w:t>
            </w:r>
            <w:r>
              <w:rPr>
                <w:sz w:val="16"/>
                <w:szCs w:val="16"/>
                <w:lang w:val="en-GB"/>
              </w:rPr>
              <w:t>N</w:t>
            </w:r>
            <w:r w:rsidRPr="003A450C">
              <w:rPr>
                <w:sz w:val="16"/>
                <w:szCs w:val="16"/>
                <w:lang w:val="en-GB"/>
              </w:rPr>
              <w:t>ame</w:t>
            </w:r>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(codelist)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r>
              <w:rPr>
                <w:sz w:val="16"/>
                <w:szCs w:val="16"/>
                <w:lang w:val="en-GB"/>
              </w:rPr>
              <w:t>editionNumber</w:t>
            </w:r>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Initially set to 1 for a given productSpecification.number</w:t>
            </w:r>
          </w:p>
          <w:p w14:paraId="78663363" w14:textId="77777777" w:rsidR="00EC5705" w:rsidRDefault="00EC5705" w:rsidP="00EC5705">
            <w:pPr>
              <w:snapToGrid w:val="0"/>
              <w:spacing w:before="60" w:after="60"/>
              <w:jc w:val="left"/>
              <w:rPr>
                <w:sz w:val="16"/>
                <w:szCs w:val="16"/>
                <w:lang w:val="en-GB"/>
              </w:rPr>
            </w:pPr>
            <w:r>
              <w:rPr>
                <w:sz w:val="16"/>
                <w:szCs w:val="16"/>
                <w:lang w:val="en-GB"/>
              </w:rPr>
              <w:t>Increased by 1 for each subsequent newEdition</w:t>
            </w:r>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r w:rsidRPr="00B551FD">
              <w:rPr>
                <w:sz w:val="16"/>
                <w:szCs w:val="16"/>
                <w:lang w:val="en-GB"/>
              </w:rPr>
              <w:t>versionNumber</w:t>
            </w:r>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r w:rsidRPr="00B551FD">
              <w:rPr>
                <w:sz w:val="16"/>
                <w:szCs w:val="16"/>
                <w:lang w:val="en-GB"/>
              </w:rPr>
              <w:t>CharacterString</w:t>
            </w:r>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r>
              <w:rPr>
                <w:sz w:val="16"/>
                <w:szCs w:val="16"/>
                <w:lang w:val="en-GB"/>
              </w:rPr>
              <w:t>issue</w:t>
            </w:r>
            <w:r w:rsidRPr="00B551FD">
              <w:rPr>
                <w:sz w:val="16"/>
                <w:szCs w:val="16"/>
                <w:lang w:val="en-GB"/>
              </w:rPr>
              <w:t>Date</w:t>
            </w:r>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r>
              <w:rPr>
                <w:sz w:val="16"/>
                <w:szCs w:val="16"/>
                <w:lang w:val="en-GB"/>
              </w:rPr>
              <w:t>product</w:t>
            </w:r>
            <w:r w:rsidRPr="002A5288">
              <w:rPr>
                <w:sz w:val="16"/>
                <w:szCs w:val="16"/>
                <w:lang w:val="en-GB"/>
              </w:rPr>
              <w:t>Specification</w:t>
            </w:r>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r>
              <w:rPr>
                <w:sz w:val="16"/>
                <w:szCs w:val="16"/>
                <w:lang w:val="en-GB"/>
              </w:rPr>
              <w:t>digitalSignatureReference</w:t>
            </w:r>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Specifies the algorithm used to compute digitalSignatureValue</w:t>
            </w:r>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r>
              <w:rPr>
                <w:sz w:val="16"/>
                <w:szCs w:val="16"/>
                <w:lang w:val="en-GB"/>
              </w:rPr>
              <w:t>digitalSignatureValue</w:t>
            </w:r>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The value resulting from application of digitalSignatureReference</w:t>
            </w:r>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r w:rsidRPr="003A450C">
              <w:rPr>
                <w:rFonts w:cs="Arial"/>
                <w:sz w:val="16"/>
                <w:szCs w:val="16"/>
              </w:rPr>
              <w:t>compressionFlag</w:t>
            </w:r>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r>
              <w:rPr>
                <w:sz w:val="16"/>
                <w:szCs w:val="16"/>
                <w:lang w:val="en-GB"/>
              </w:rPr>
              <w:t>defaultLocale</w:t>
            </w:r>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In absence of defaultLocale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r>
              <w:rPr>
                <w:sz w:val="16"/>
                <w:szCs w:val="16"/>
                <w:lang w:val="en-GB"/>
              </w:rPr>
              <w:t>otherLocale</w:t>
            </w:r>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languages and character sets used in thecatalogue</w:t>
            </w:r>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r>
              <w:rPr>
                <w:sz w:val="16"/>
                <w:szCs w:val="16"/>
                <w:lang w:val="en-GB"/>
              </w:rPr>
              <w:t>PT_Locale</w:t>
            </w:r>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544" w:name="_Toc512925152"/>
      <w:r w:rsidRPr="007C307C">
        <w:t>S100_Catalogue</w:t>
      </w:r>
      <w:r>
        <w:t>Scope</w:t>
      </w:r>
      <w:bookmarkEnd w:id="544"/>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47"/>
          <w:headerReference w:type="default" r:id="rId48"/>
          <w:footerReference w:type="even" r:id="rId49"/>
          <w:footerReference w:type="default" r:id="rId50"/>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545" w:name="_Toc141177078"/>
      <w:bookmarkStart w:id="546" w:name="_Toc141176447"/>
      <w:bookmarkStart w:id="547" w:name="_Toc141177079"/>
      <w:bookmarkStart w:id="548" w:name="_Toc127463875"/>
      <w:bookmarkStart w:id="549" w:name="_Toc128125501"/>
      <w:bookmarkStart w:id="550" w:name="_Toc141176283"/>
      <w:bookmarkStart w:id="551" w:name="_Toc141176448"/>
      <w:bookmarkStart w:id="552" w:name="_Toc141177080"/>
      <w:bookmarkStart w:id="553" w:name="_Toc176796723"/>
      <w:bookmarkEnd w:id="545"/>
      <w:bookmarkEnd w:id="546"/>
      <w:bookmarkEnd w:id="547"/>
      <w:r w:rsidRPr="00CE2E2D">
        <w:lastRenderedPageBreak/>
        <w:t>Data Classification and Encoding Guide</w:t>
      </w:r>
      <w:bookmarkEnd w:id="548"/>
      <w:bookmarkEnd w:id="549"/>
      <w:bookmarkEnd w:id="550"/>
      <w:bookmarkEnd w:id="551"/>
      <w:bookmarkEnd w:id="552"/>
      <w:bookmarkEnd w:id="553"/>
    </w:p>
    <w:p w14:paraId="4ED9F115" w14:textId="7B95487B" w:rsidR="00746982" w:rsidRPr="00273D9B" w:rsidRDefault="00746982" w:rsidP="00B3435A">
      <w:pPr>
        <w:pStyle w:val="Annexheader-level2"/>
      </w:pPr>
      <w:bookmarkStart w:id="554" w:name="_Toc127463876"/>
      <w:bookmarkStart w:id="555" w:name="_Toc128125502"/>
      <w:bookmarkStart w:id="556" w:name="_Toc141176284"/>
      <w:bookmarkStart w:id="557" w:name="_Toc141176449"/>
      <w:bookmarkStart w:id="558" w:name="_Toc141177081"/>
      <w:bookmarkStart w:id="559" w:name="_Toc176796724"/>
      <w:r w:rsidRPr="00273D9B">
        <w:t>UnderKeelClearancePlan</w:t>
      </w:r>
      <w:bookmarkEnd w:id="554"/>
      <w:bookmarkEnd w:id="555"/>
      <w:bookmarkEnd w:id="556"/>
      <w:bookmarkEnd w:id="557"/>
      <w:bookmarkEnd w:id="558"/>
      <w:bookmarkEnd w:id="55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UnderKeelClearancePlan</w:t>
            </w:r>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prePlan</w:t>
            </w:r>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2: actualPlan</w:t>
            </w:r>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3: actualUpdate</w:t>
            </w:r>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1: timeWindow</w:t>
            </w:r>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r w:rsidR="00A956AA">
              <w:rPr>
                <w:rFonts w:ascii="Arial Narrow" w:eastAsia="Malgun Gothic" w:hAnsi="Arial Narrow"/>
                <w:color w:val="000000"/>
                <w:kern w:val="2"/>
                <w:szCs w:val="22"/>
                <w:lang w:val="en-US" w:eastAsia="ko-KR"/>
              </w:rPr>
              <w:t>maximumDraught</w:t>
            </w:r>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UnderKeelClearancePlanArea</w:t>
            </w:r>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UnderKeelClearanceNonNavigableArea</w:t>
            </w:r>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UnderKeelClearanceAlmostNonNavigableArea</w:t>
            </w:r>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r w:rsidRPr="00841212">
              <w:rPr>
                <w:rFonts w:ascii="Arial Narrow" w:hAnsi="Arial Narrow" w:cs="Arial"/>
                <w:b/>
              </w:rPr>
              <w:t>UnderKeelClearanceControlPoint</w:t>
            </w:r>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theComponent</w:t>
            </w:r>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560" w:name="_Toc176796725"/>
      <w:bookmarkStart w:id="561" w:name="_Toc127463877"/>
      <w:bookmarkStart w:id="562" w:name="_Toc128125503"/>
      <w:bookmarkStart w:id="563" w:name="_Toc141176285"/>
      <w:bookmarkStart w:id="564" w:name="_Toc141176450"/>
      <w:bookmarkStart w:id="565" w:name="_Toc141177082"/>
      <w:r>
        <w:rPr>
          <w:rFonts w:eastAsiaTheme="minorEastAsia" w:hint="eastAsia"/>
          <w:lang w:eastAsia="ko-KR"/>
        </w:rPr>
        <w:t>UnderKeelClearancePlanArea</w:t>
      </w:r>
      <w:bookmarkEnd w:id="560"/>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r>
              <w:rPr>
                <w:rFonts w:ascii="Arial Narrow" w:eastAsia="Malgun Gothic" w:hAnsi="Arial Narrow" w:hint="eastAsia"/>
                <w:b/>
                <w:color w:val="000000"/>
                <w:kern w:val="2"/>
                <w:szCs w:val="22"/>
                <w:lang w:val="en-US" w:eastAsia="ko-KR"/>
              </w:rPr>
              <w:t>noGeometry</w:t>
            </w:r>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566" w:name="_Toc176796726"/>
      <w:r w:rsidRPr="00273D9B">
        <w:lastRenderedPageBreak/>
        <w:t>UnderKeelClearanceNonNavigableArea</w:t>
      </w:r>
      <w:bookmarkEnd w:id="561"/>
      <w:bookmarkEnd w:id="562"/>
      <w:bookmarkEnd w:id="563"/>
      <w:bookmarkEnd w:id="564"/>
      <w:bookmarkEnd w:id="565"/>
      <w:bookmarkEnd w:id="566"/>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UnderKeelClearanceNonNavigableArea</w:t>
            </w:r>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567" w:name="_Toc172898071"/>
      <w:bookmarkStart w:id="568" w:name="_Toc127463878"/>
      <w:bookmarkStart w:id="569" w:name="_Toc128125504"/>
      <w:bookmarkStart w:id="570" w:name="_Toc141176286"/>
      <w:bookmarkStart w:id="571" w:name="_Toc141176451"/>
      <w:bookmarkStart w:id="572" w:name="_Toc141177083"/>
      <w:bookmarkStart w:id="573" w:name="_Toc176796727"/>
      <w:bookmarkEnd w:id="567"/>
      <w:r w:rsidRPr="00273D9B">
        <w:lastRenderedPageBreak/>
        <w:t>UnderKeelClearanceAlmostNonNavigableArea</w:t>
      </w:r>
      <w:bookmarkEnd w:id="568"/>
      <w:bookmarkEnd w:id="569"/>
      <w:bookmarkEnd w:id="570"/>
      <w:bookmarkEnd w:id="571"/>
      <w:bookmarkEnd w:id="572"/>
      <w:bookmarkEnd w:id="573"/>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UnderKeelClearanceAlmostNonNavigableArea</w:t>
            </w:r>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574" w:name="_Toc172898073"/>
      <w:bookmarkStart w:id="575" w:name="_Toc127463879"/>
      <w:bookmarkStart w:id="576" w:name="_Toc128125505"/>
      <w:bookmarkStart w:id="577" w:name="_Toc141176287"/>
      <w:bookmarkStart w:id="578" w:name="_Toc141176452"/>
      <w:bookmarkStart w:id="579" w:name="_Toc141177084"/>
      <w:bookmarkStart w:id="580" w:name="_Toc176796728"/>
      <w:bookmarkEnd w:id="574"/>
      <w:r w:rsidRPr="00273D9B">
        <w:lastRenderedPageBreak/>
        <w:t>UnderKeelClearanceControlPoint</w:t>
      </w:r>
      <w:bookmarkEnd w:id="575"/>
      <w:bookmarkEnd w:id="576"/>
      <w:bookmarkEnd w:id="577"/>
      <w:bookmarkEnd w:id="578"/>
      <w:bookmarkEnd w:id="579"/>
      <w:bookmarkEnd w:id="580"/>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UnderKeelClearanceControlPoint</w:t>
            </w:r>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Feature </w:t>
            </w:r>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56E76177" w:rsidR="00746982" w:rsidRPr="00746982" w:rsidRDefault="00E21DF1"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Language</w:t>
            </w:r>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1A0CAE59" w14:textId="77777777" w:rsidTr="009D4B6E">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w:t>
            </w:r>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E21DF1">
              <w:rPr>
                <w:rFonts w:ascii="Arial Narrow" w:eastAsia="Malgun Gothic" w:hAnsi="Arial Narrow"/>
                <w:color w:val="000000"/>
                <w:kern w:val="2"/>
                <w:szCs w:val="22"/>
                <w:lang w:val="en-US" w:eastAsia="ko-KR"/>
              </w:rPr>
              <w:t>TE</w:t>
            </w:r>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1</w:t>
            </w:r>
          </w:p>
        </w:tc>
      </w:tr>
      <w:tr w:rsidR="007E6A07" w:rsidRPr="00746982" w14:paraId="6BE4A328" w14:textId="77777777" w:rsidTr="009D4B6E">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Name Usage</w:t>
            </w:r>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p>
          <w:p w14:paraId="3272F0EB" w14:textId="79B595C4" w:rsidR="00957CDD"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 xml:space="preserve">(S) </w:t>
            </w:r>
            <w:r w:rsidR="00400124">
              <w:rPr>
                <w:rFonts w:ascii="Arial Narrow" w:eastAsia="Malgun Gothic" w:hAnsi="Arial Narrow"/>
                <w:color w:val="000000"/>
                <w:kern w:val="2"/>
                <w:szCs w:val="22"/>
                <w:lang w:val="en-US" w:eastAsia="ko-KR"/>
              </w:rPr>
              <w:t>EN</w:t>
            </w:r>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r w:rsidRPr="00841212">
              <w:rPr>
                <w:rFonts w:ascii="Arial Narrow" w:hAnsi="Arial Narrow" w:cs="Arial"/>
                <w:b/>
              </w:rPr>
              <w:t>UnderKeelClearancePlan</w:t>
            </w:r>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theCollection</w:t>
            </w:r>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581" w:name="_Toc172898075"/>
      <w:bookmarkStart w:id="582" w:name="_Toc454280013"/>
      <w:bookmarkStart w:id="583" w:name="_Toc454280210"/>
      <w:bookmarkStart w:id="584" w:name="_Toc516364"/>
      <w:bookmarkStart w:id="585" w:name="_Toc127463880"/>
      <w:bookmarkStart w:id="586" w:name="_Toc128125506"/>
      <w:bookmarkStart w:id="587" w:name="_Toc141176288"/>
      <w:bookmarkStart w:id="588" w:name="_Toc141176453"/>
      <w:bookmarkStart w:id="589" w:name="_Toc141177085"/>
      <w:bookmarkStart w:id="590" w:name="_Toc176796729"/>
      <w:bookmarkEnd w:id="581"/>
      <w:r w:rsidRPr="00D129DC">
        <w:lastRenderedPageBreak/>
        <w:t>Associatio</w:t>
      </w:r>
      <w:r w:rsidR="00910EEA">
        <w:t xml:space="preserve">n </w:t>
      </w:r>
      <w:bookmarkEnd w:id="582"/>
      <w:bookmarkEnd w:id="583"/>
      <w:bookmarkEnd w:id="584"/>
      <w:bookmarkEnd w:id="585"/>
      <w:bookmarkEnd w:id="586"/>
      <w:bookmarkEnd w:id="587"/>
      <w:bookmarkEnd w:id="588"/>
      <w:bookmarkEnd w:id="589"/>
      <w:r w:rsidR="00F669CF">
        <w:t>Names</w:t>
      </w:r>
      <w:bookmarkEnd w:id="590"/>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0592EABA" w:rsidR="000840F8" w:rsidRDefault="000840F8" w:rsidP="00841212">
      <w:pPr>
        <w:pStyle w:val="Annex-Heading3"/>
      </w:pPr>
      <w:r>
        <w:t xml:space="preserve">UKC Almost Non Navigable Area </w:t>
      </w:r>
      <w:r w:rsidR="00481EA4">
        <w:t>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591" w:name="_Toc176796730"/>
      <w:r>
        <w:t>Association Roles</w:t>
      </w:r>
      <w:bookmarkEnd w:id="591"/>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592" w:name="_Toc176796731"/>
      <w:r w:rsidRPr="00B35992">
        <w:t>Attribute and Enumerate Descriptions</w:t>
      </w:r>
      <w:bookmarkEnd w:id="592"/>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“sourceRouteName”, especially if “sourceRouteName”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pPr>
      <w:r>
        <w:t>Language</w:t>
      </w:r>
    </w:p>
    <w:tbl>
      <w:tblPr>
        <w:tblStyle w:val="TableGrid"/>
        <w:tblW w:w="0" w:type="auto"/>
        <w:tblLook w:val="04A0" w:firstRow="1" w:lastRow="0" w:firstColumn="1" w:lastColumn="0" w:noHBand="0" w:noVBand="1"/>
      </w:tblPr>
      <w:tblGrid>
        <w:gridCol w:w="9060"/>
      </w:tblGrid>
      <w:tr w:rsidR="00506D4B" w14:paraId="5EF84DBF" w14:textId="77777777" w:rsidTr="00506D4B">
        <w:tc>
          <w:tcPr>
            <w:tcW w:w="9060" w:type="dxa"/>
          </w:tcPr>
          <w:p w14:paraId="55F4BDD5" w14:textId="05CB8443" w:rsidR="00506D4B" w:rsidRDefault="00506D4B" w:rsidP="00610B53">
            <w:pPr>
              <w:spacing w:after="0"/>
            </w:pPr>
            <w:r w:rsidRPr="00B35992">
              <w:rPr>
                <w:u w:val="single"/>
              </w:rPr>
              <w:t>IHO Definition:</w:t>
            </w:r>
            <w:r>
              <w:t xml:space="preserve"> </w:t>
            </w:r>
            <w:r w:rsidRPr="00506D4B">
              <w:t>The method of human communication, either spoken or written, consisting of the use of words in a structured and conventional way.</w:t>
            </w:r>
          </w:p>
          <w:p w14:paraId="1529E465" w14:textId="77777777" w:rsidR="00274624" w:rsidRDefault="00274624" w:rsidP="00610B53"/>
          <w:p w14:paraId="1C68DF68" w14:textId="77777777" w:rsidR="00506D4B" w:rsidRDefault="00506D4B" w:rsidP="00610B53">
            <w:r w:rsidRPr="00B35992">
              <w:t>Remarks:</w:t>
            </w:r>
          </w:p>
          <w:p w14:paraId="33E12294" w14:textId="7E4F4BBB" w:rsidR="00506D4B" w:rsidRDefault="00506D4B" w:rsidP="00610B53">
            <w:r>
              <w:t>•No remarks.</w:t>
            </w:r>
          </w:p>
        </w:tc>
      </w:tr>
    </w:tbl>
    <w:p w14:paraId="3DDABA38" w14:textId="77777777" w:rsidR="00506D4B" w:rsidRDefault="00506D4B" w:rsidP="00610B53"/>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pPr>
      <w:r>
        <w:t>Name Usage</w:t>
      </w:r>
    </w:p>
    <w:tbl>
      <w:tblPr>
        <w:tblStyle w:val="TableGrid"/>
        <w:tblW w:w="0" w:type="auto"/>
        <w:tblLook w:val="04A0" w:firstRow="1" w:lastRow="0" w:firstColumn="1" w:lastColumn="0" w:noHBand="0" w:noVBand="1"/>
      </w:tblPr>
      <w:tblGrid>
        <w:gridCol w:w="9060"/>
      </w:tblGrid>
      <w:tr w:rsidR="00506D4B" w14:paraId="19401E3B" w14:textId="77777777" w:rsidTr="00506D4B">
        <w:tc>
          <w:tcPr>
            <w:tcW w:w="9060" w:type="dxa"/>
          </w:tcPr>
          <w:p w14:paraId="228C5FD8" w14:textId="0E28ADDA" w:rsidR="00506D4B" w:rsidRDefault="00506D4B" w:rsidP="00536207">
            <w:pPr>
              <w:spacing w:after="0"/>
            </w:pPr>
            <w:r w:rsidRPr="00B35992">
              <w:rPr>
                <w:u w:val="single"/>
              </w:rPr>
              <w:t>IHO Definition:</w:t>
            </w:r>
            <w:r>
              <w:t xml:space="preserve"> </w:t>
            </w:r>
            <w:r w:rsidR="00274624" w:rsidRPr="00274624">
              <w:t>Classification of the type and display level of the name of a feature in an end-use</w:t>
            </w:r>
            <w:r w:rsidR="00DD0DD5">
              <w:t>r</w:t>
            </w:r>
            <w:r w:rsidR="00274624" w:rsidRPr="00274624">
              <w:t xml:space="preserve"> system.</w:t>
            </w:r>
          </w:p>
          <w:p w14:paraId="17F26D17" w14:textId="44AC55C6" w:rsidR="00E73348" w:rsidRDefault="00E73348" w:rsidP="00E73348">
            <w:pPr>
              <w:pStyle w:val="BodyText"/>
              <w:spacing w:before="120"/>
              <w:rPr>
                <w:rFonts w:cs="Arial"/>
                <w:sz w:val="20"/>
              </w:rPr>
            </w:pPr>
            <w:r>
              <w:rPr>
                <w:rFonts w:cs="Arial"/>
                <w:sz w:val="20"/>
              </w:rPr>
              <w:t xml:space="preserve">1) </w:t>
            </w:r>
            <w:r w:rsidR="0010563C" w:rsidRPr="0010563C">
              <w:rPr>
                <w:rFonts w:cs="Arial"/>
                <w:b/>
                <w:sz w:val="20"/>
              </w:rPr>
              <w:t>defaultNameDisplay</w:t>
            </w:r>
          </w:p>
          <w:p w14:paraId="4A4FB996" w14:textId="4F18641B"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536207" w:rsidRPr="00536207">
              <w:rPr>
                <w:rFonts w:cs="Arial"/>
                <w:sz w:val="20"/>
              </w:rPr>
              <w:t>The name is intended to be displayed when the end-user system is set to the default name/text display setting.</w:t>
            </w:r>
          </w:p>
          <w:p w14:paraId="6F8F8C1A" w14:textId="0703A5A4" w:rsidR="00E73348" w:rsidRDefault="00E73348" w:rsidP="00E73348">
            <w:pPr>
              <w:pStyle w:val="BodyText"/>
              <w:spacing w:before="120"/>
              <w:rPr>
                <w:rFonts w:cs="Arial"/>
                <w:sz w:val="20"/>
              </w:rPr>
            </w:pPr>
            <w:r>
              <w:rPr>
                <w:rFonts w:cs="Arial"/>
                <w:sz w:val="20"/>
              </w:rPr>
              <w:t xml:space="preserve">2) </w:t>
            </w:r>
            <w:r w:rsidR="0010563C" w:rsidRPr="0010563C">
              <w:rPr>
                <w:rFonts w:cs="Arial"/>
                <w:b/>
                <w:sz w:val="20"/>
              </w:rPr>
              <w:t>alternateNameDisplay</w:t>
            </w:r>
          </w:p>
          <w:p w14:paraId="70FEAEC3" w14:textId="2E8ADEA6" w:rsidR="00E73348" w:rsidRDefault="00E73348" w:rsidP="00E73348">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10563C" w:rsidRPr="0010563C">
              <w:rPr>
                <w:rFonts w:cs="Arial"/>
                <w:sz w:val="20"/>
                <w:szCs w:val="18"/>
              </w:rPr>
              <w:t>The name is intended to be displayed when the end-user system is set to an alternate name/text display setting, for example an alternate language.</w:t>
            </w:r>
          </w:p>
          <w:p w14:paraId="7E459923" w14:textId="77777777" w:rsidR="00506D4B" w:rsidRPr="00536207" w:rsidRDefault="00506D4B" w:rsidP="00536207">
            <w:pPr>
              <w:rPr>
                <w:lang w:val="en-GB"/>
              </w:rPr>
            </w:pPr>
          </w:p>
          <w:p w14:paraId="4F10D258" w14:textId="77777777" w:rsidR="00506D4B" w:rsidRDefault="00506D4B" w:rsidP="00536207">
            <w:r w:rsidRPr="00B35992">
              <w:t>Remarks:</w:t>
            </w:r>
          </w:p>
          <w:p w14:paraId="3E1A7D27" w14:textId="536252E8" w:rsidR="00506D4B" w:rsidRDefault="00506D4B" w:rsidP="00536207">
            <w:r>
              <w:t>•No remarks.</w:t>
            </w:r>
          </w:p>
        </w:tc>
      </w:tr>
    </w:tbl>
    <w:p w14:paraId="10CCA1CE" w14:textId="77777777" w:rsidR="00506D4B" w:rsidRDefault="00506D4B" w:rsidP="00536207"/>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prePlan</w:t>
            </w:r>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r w:rsidRPr="00B35992">
              <w:rPr>
                <w:rFonts w:cs="Arial"/>
                <w:b/>
                <w:sz w:val="20"/>
              </w:rPr>
              <w:t>actualPlan</w:t>
            </w:r>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r w:rsidRPr="00B35992">
              <w:rPr>
                <w:rFonts w:cs="Arial"/>
                <w:b/>
                <w:sz w:val="20"/>
              </w:rPr>
              <w:t>actualUpdate</w:t>
            </w:r>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r w:rsidRPr="00B35992">
              <w:rPr>
                <w:rFonts w:cs="Arial"/>
                <w:b/>
                <w:sz w:val="20"/>
              </w:rPr>
              <w:t>timeWindow</w:t>
            </w:r>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r w:rsidRPr="00B35992">
              <w:rPr>
                <w:rFonts w:cs="Arial"/>
                <w:b/>
                <w:sz w:val="20"/>
              </w:rPr>
              <w:t>max</w:t>
            </w:r>
            <w:r w:rsidR="005D5FB5">
              <w:rPr>
                <w:rFonts w:cs="Arial"/>
                <w:b/>
                <w:sz w:val="20"/>
              </w:rPr>
              <w:t>imum</w:t>
            </w:r>
            <w:r w:rsidRPr="00B35992">
              <w:rPr>
                <w:rFonts w:cs="Arial"/>
                <w:b/>
                <w:sz w:val="20"/>
              </w:rPr>
              <w:t>Draught</w:t>
            </w:r>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593" w:name="_Toc127463881"/>
      <w:bookmarkStart w:id="594" w:name="_Toc128125507"/>
      <w:bookmarkStart w:id="595" w:name="_Toc141176289"/>
      <w:bookmarkStart w:id="596" w:name="_Toc141176454"/>
      <w:bookmarkStart w:id="597" w:name="_Toc141177086"/>
      <w:bookmarkStart w:id="598" w:name="_Toc176796732"/>
      <w:bookmarkStart w:id="599" w:name="_Toc270580271"/>
      <w:r w:rsidR="008A4EB6" w:rsidRPr="00BA00B6">
        <w:lastRenderedPageBreak/>
        <w:t>Schema documentation for S129.xsd</w:t>
      </w:r>
      <w:bookmarkEnd w:id="593"/>
      <w:bookmarkEnd w:id="594"/>
      <w:bookmarkEnd w:id="595"/>
      <w:bookmarkEnd w:id="596"/>
      <w:bookmarkEnd w:id="597"/>
      <w:bookmarkEnd w:id="598"/>
    </w:p>
    <w:p w14:paraId="48D49FAD" w14:textId="77777777" w:rsidR="008A4EB6" w:rsidRDefault="008A4EB6" w:rsidP="00B3435A">
      <w:pPr>
        <w:pStyle w:val="Annexheader-level2"/>
      </w:pPr>
      <w:bookmarkStart w:id="600" w:name="Table_of_Contents"/>
      <w:bookmarkStart w:id="601" w:name="Namespace:_&quot;http://www.iho.int/S124/gml/"/>
      <w:bookmarkStart w:id="602" w:name="_bookmark0"/>
      <w:bookmarkStart w:id="603" w:name="Schema(s)"/>
      <w:bookmarkStart w:id="604" w:name="_bookmark1"/>
      <w:bookmarkStart w:id="605" w:name="_Toc516366"/>
      <w:bookmarkStart w:id="606" w:name="_Toc127463882"/>
      <w:bookmarkStart w:id="607" w:name="_Toc128125508"/>
      <w:bookmarkStart w:id="608" w:name="_Toc141176290"/>
      <w:bookmarkStart w:id="609" w:name="_Toc141176455"/>
      <w:bookmarkStart w:id="610" w:name="_Toc141177087"/>
      <w:bookmarkStart w:id="611" w:name="_Toc176796733"/>
      <w:bookmarkEnd w:id="600"/>
      <w:bookmarkEnd w:id="601"/>
      <w:bookmarkEnd w:id="602"/>
      <w:bookmarkEnd w:id="603"/>
      <w:bookmarkEnd w:id="604"/>
      <w:r>
        <w:t>Schema(s)</w:t>
      </w:r>
      <w:bookmarkEnd w:id="605"/>
      <w:bookmarkEnd w:id="606"/>
      <w:bookmarkEnd w:id="607"/>
      <w:bookmarkEnd w:id="608"/>
      <w:bookmarkEnd w:id="609"/>
      <w:bookmarkEnd w:id="610"/>
      <w:bookmarkEnd w:id="611"/>
    </w:p>
    <w:p w14:paraId="1FFE7A7B" w14:textId="77777777" w:rsidR="008A4EB6" w:rsidRDefault="008A4EB6" w:rsidP="00716349">
      <w:pPr>
        <w:pStyle w:val="Annex-Heading3"/>
      </w:pPr>
      <w:bookmarkStart w:id="612" w:name="Main_schema_S129.xsd"/>
      <w:bookmarkStart w:id="613" w:name="_bookmark2"/>
      <w:bookmarkEnd w:id="612"/>
      <w:bookmarkEnd w:id="613"/>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614" w:name="Complex_Type(s)"/>
      <w:bookmarkStart w:id="615" w:name="_bookmark3"/>
      <w:bookmarkStart w:id="616" w:name="_Toc516367"/>
      <w:bookmarkStart w:id="617" w:name="_Toc127463883"/>
      <w:bookmarkStart w:id="618" w:name="_Toc128125509"/>
      <w:bookmarkStart w:id="619" w:name="_Toc141176291"/>
      <w:bookmarkStart w:id="620" w:name="_Toc141176456"/>
      <w:bookmarkStart w:id="621" w:name="_Toc141177088"/>
      <w:bookmarkStart w:id="622" w:name="_Toc176796734"/>
      <w:bookmarkEnd w:id="614"/>
      <w:bookmarkEnd w:id="615"/>
      <w:r>
        <w:t>Complex</w:t>
      </w:r>
      <w:r>
        <w:rPr>
          <w:spacing w:val="-8"/>
        </w:rPr>
        <w:t xml:space="preserve"> </w:t>
      </w:r>
      <w:r>
        <w:rPr>
          <w:spacing w:val="-3"/>
        </w:rPr>
        <w:t>Type(s)</w:t>
      </w:r>
      <w:bookmarkEnd w:id="616"/>
      <w:bookmarkEnd w:id="617"/>
      <w:bookmarkEnd w:id="618"/>
      <w:bookmarkEnd w:id="619"/>
      <w:bookmarkEnd w:id="620"/>
      <w:bookmarkEnd w:id="621"/>
      <w:bookmarkEnd w:id="622"/>
    </w:p>
    <w:p w14:paraId="22998CCE" w14:textId="77777777" w:rsidR="008A4EB6" w:rsidRDefault="008A4EB6" w:rsidP="00716349">
      <w:pPr>
        <w:pStyle w:val="Annex-Heading3"/>
      </w:pPr>
      <w:bookmarkStart w:id="623" w:name="Complex_Type_GM_Point"/>
      <w:bookmarkStart w:id="624" w:name="_bookmark4"/>
      <w:bookmarkEnd w:id="623"/>
      <w:bookmarkEnd w:id="624"/>
      <w:r>
        <w:rPr>
          <w:w w:val="105"/>
        </w:rPr>
        <w:t>Complex</w:t>
      </w:r>
      <w:r>
        <w:rPr>
          <w:spacing w:val="-22"/>
          <w:w w:val="105"/>
        </w:rPr>
        <w:t xml:space="preserve"> </w:t>
      </w:r>
      <w:r>
        <w:rPr>
          <w:spacing w:val="-5"/>
          <w:w w:val="105"/>
        </w:rPr>
        <w:t>Type</w:t>
      </w:r>
      <w:r>
        <w:rPr>
          <w:spacing w:val="-21"/>
          <w:w w:val="105"/>
        </w:rPr>
        <w:t xml:space="preserve"> — </w:t>
      </w:r>
      <w:r>
        <w:rPr>
          <w:w w:val="105"/>
        </w:rPr>
        <w:t>GM_Point</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3"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UnderKeelClearanceControlPointType/geometry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pointProperty</w:t>
            </w:r>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pointProperty</w:t>
            </w:r>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625" w:name="Complex_Type_GM_Curve"/>
      <w:bookmarkStart w:id="626" w:name="_bookmark5"/>
      <w:bookmarkEnd w:id="625"/>
      <w:bookmarkEnd w:id="626"/>
      <w:r>
        <w:rPr>
          <w:w w:val="105"/>
        </w:rPr>
        <w:t>Complex</w:t>
      </w:r>
      <w:r>
        <w:rPr>
          <w:spacing w:val="-22"/>
          <w:w w:val="105"/>
        </w:rPr>
        <w:t xml:space="preserve"> </w:t>
      </w:r>
      <w:r>
        <w:rPr>
          <w:spacing w:val="-5"/>
          <w:w w:val="105"/>
        </w:rPr>
        <w:t>Type</w:t>
      </w:r>
      <w:r>
        <w:rPr>
          <w:spacing w:val="-21"/>
          <w:w w:val="105"/>
        </w:rPr>
        <w:t xml:space="preserve"> — </w:t>
      </w:r>
      <w:r>
        <w:rPr>
          <w:w w:val="105"/>
        </w:rPr>
        <w:t>GM_Curve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5"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curveProperty</w:t>
            </w:r>
          </w:p>
        </w:tc>
      </w:tr>
    </w:tbl>
    <w:p w14:paraId="6F13711B" w14:textId="77777777" w:rsidR="00E12C79" w:rsidRPr="00E12C79" w:rsidRDefault="00E12C79" w:rsidP="00E12C79">
      <w:pPr>
        <w:spacing w:before="0" w:after="0"/>
        <w:rPr>
          <w:rFonts w:eastAsia="Courier New"/>
        </w:rPr>
      </w:pPr>
      <w:bookmarkStart w:id="627" w:name="Complex_Type_GM_Surface"/>
      <w:bookmarkStart w:id="628" w:name="_bookmark6"/>
      <w:bookmarkEnd w:id="627"/>
      <w:bookmarkEnd w:id="628"/>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r w:rsidRPr="00C91090">
        <w:rPr>
          <w:w w:val="105"/>
        </w:rPr>
        <w:t>GM_Surface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7"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UnderKeelClearanceAlmostNonNavigableAreaType/geometry,      </w:t>
            </w:r>
            <w:r>
              <w:rPr>
                <w:rFonts w:ascii="Times New Roman"/>
                <w:spacing w:val="22"/>
                <w:w w:val="95"/>
                <w:sz w:val="16"/>
              </w:rPr>
              <w:t xml:space="preserve"> </w:t>
            </w:r>
            <w:r>
              <w:rPr>
                <w:rFonts w:ascii="Times New Roman"/>
                <w:w w:val="95"/>
                <w:sz w:val="16"/>
              </w:rPr>
              <w:t>UnderKeelClearanceNonNaviga-</w:t>
            </w:r>
            <w:r>
              <w:rPr>
                <w:rFonts w:ascii="Times New Roman"/>
                <w:w w:val="99"/>
                <w:sz w:val="16"/>
              </w:rPr>
              <w:t xml:space="preserve"> </w:t>
            </w:r>
            <w:r>
              <w:rPr>
                <w:rFonts w:ascii="Times New Roman"/>
                <w:w w:val="95"/>
                <w:sz w:val="16"/>
              </w:rPr>
              <w:t xml:space="preserve">bleAreaType/geometry,    </w:t>
            </w:r>
            <w:r>
              <w:rPr>
                <w:rFonts w:ascii="Times New Roman"/>
                <w:spacing w:val="15"/>
                <w:w w:val="95"/>
                <w:sz w:val="16"/>
              </w:rPr>
              <w:t xml:space="preserve"> </w:t>
            </w:r>
            <w:r>
              <w:rPr>
                <w:rFonts w:ascii="Times New Roman"/>
                <w:w w:val="95"/>
                <w:sz w:val="16"/>
              </w:rPr>
              <w:t>UnderKeelClearancePlan</w:t>
            </w:r>
            <w:r w:rsidR="003E466E">
              <w:rPr>
                <w:rFonts w:ascii="Times New Roman"/>
                <w:w w:val="95"/>
                <w:sz w:val="16"/>
              </w:rPr>
              <w:t>Area</w:t>
            </w:r>
            <w:r>
              <w:rPr>
                <w:rFonts w:ascii="Times New Roman"/>
                <w:w w:val="95"/>
                <w:sz w:val="16"/>
              </w:rPr>
              <w:t>Type/geometry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surfaceProperty</w:t>
            </w:r>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surfaceProperty</w:t>
            </w:r>
          </w:p>
        </w:tc>
      </w:tr>
    </w:tbl>
    <w:p w14:paraId="62B2B236" w14:textId="627C6D43" w:rsidR="00CD5CA3" w:rsidRDefault="00CD5CA3" w:rsidP="00F73E40">
      <w:pPr>
        <w:spacing w:before="0" w:after="0"/>
        <w:rPr>
          <w:rFonts w:eastAsia="Courier New" w:cs="Arial"/>
          <w:b/>
          <w:bCs/>
          <w:szCs w:val="20"/>
        </w:rPr>
      </w:pPr>
      <w:r>
        <w:rPr>
          <w:rFonts w:eastAsia="Courier New" w:cs="Arial"/>
          <w:b/>
          <w:bCs/>
          <w:szCs w:val="20"/>
        </w:rPr>
        <w:br w:type="page"/>
      </w:r>
    </w:p>
    <w:p w14:paraId="48C73733" w14:textId="77777777" w:rsidR="008A4EB6" w:rsidRDefault="008A4EB6" w:rsidP="00716349">
      <w:pPr>
        <w:pStyle w:val="Annex-Heading3"/>
        <w:rPr>
          <w:rFonts w:eastAsia="Courier New" w:hAnsi="Courier New" w:cs="Courier New"/>
          <w:szCs w:val="21"/>
        </w:rPr>
      </w:pPr>
      <w:bookmarkStart w:id="629" w:name="Complex_Type_fixedTimeRangeType"/>
      <w:bookmarkStart w:id="630" w:name="_bookmark7"/>
      <w:bookmarkEnd w:id="629"/>
      <w:bookmarkEnd w:id="630"/>
      <w:r>
        <w:lastRenderedPageBreak/>
        <w:t>Complex</w:t>
      </w:r>
      <w:r>
        <w:rPr>
          <w:spacing w:val="-21"/>
        </w:rPr>
        <w:t xml:space="preserve"> </w:t>
      </w:r>
      <w:r>
        <w:rPr>
          <w:spacing w:val="-5"/>
        </w:rPr>
        <w:t>Type</w:t>
      </w:r>
      <w:r>
        <w:rPr>
          <w:spacing w:val="-20"/>
        </w:rPr>
        <w:t xml:space="preserve"> — </w:t>
      </w:r>
      <w:r>
        <w:t>fixedTimeRangeType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5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9"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 xml:space="preserve">UnderKeelClearanceControlPointType/fixedTimeRange,      </w:t>
            </w:r>
            <w:r>
              <w:rPr>
                <w:rFonts w:ascii="Times New Roman"/>
                <w:spacing w:val="15"/>
                <w:w w:val="95"/>
                <w:sz w:val="16"/>
              </w:rPr>
              <w:t xml:space="preserve"> </w:t>
            </w:r>
            <w:r>
              <w:rPr>
                <w:rFonts w:ascii="Times New Roman"/>
                <w:w w:val="95"/>
                <w:sz w:val="16"/>
              </w:rPr>
              <w:t>UnderKeelClearancePlanType/fixed-</w:t>
            </w:r>
            <w:r>
              <w:rPr>
                <w:rFonts w:ascii="Times New Roman"/>
                <w:w w:val="99"/>
                <w:sz w:val="16"/>
              </w:rPr>
              <w:t xml:space="preserve"> </w:t>
            </w:r>
            <w:r>
              <w:rPr>
                <w:rFonts w:ascii="Times New Roman"/>
                <w:sz w:val="16"/>
              </w:rPr>
              <w:t>TimeRange</w:t>
            </w:r>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timeStart</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timeEnd</w:t>
            </w:r>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timeEnd,</w:t>
            </w:r>
            <w:r>
              <w:rPr>
                <w:rFonts w:ascii="Times New Roman"/>
                <w:spacing w:val="-12"/>
                <w:sz w:val="16"/>
              </w:rPr>
              <w:t xml:space="preserve"> </w:t>
            </w:r>
            <w:r>
              <w:rPr>
                <w:rFonts w:ascii="Times New Roman"/>
                <w:sz w:val="16"/>
              </w:rPr>
              <w:t>timeStart</w:t>
            </w:r>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pPr>
      <w:bookmarkStart w:id="631" w:name="Complex_Type_FeatureType"/>
      <w:bookmarkStart w:id="632" w:name="_bookmark8"/>
      <w:bookmarkEnd w:id="631"/>
      <w:bookmarkEnd w:id="632"/>
      <w:r>
        <w:t>Complex</w:t>
      </w:r>
      <w:r>
        <w:rPr>
          <w:spacing w:val="-21"/>
        </w:rPr>
        <w:t xml:space="preserve"> </w:t>
      </w:r>
      <w:r>
        <w:rPr>
          <w:spacing w:val="-5"/>
        </w:rPr>
        <w:t>Type</w:t>
      </w:r>
      <w:r>
        <w:rPr>
          <w:spacing w:val="-20"/>
        </w:rPr>
        <w:t xml:space="preserve"> — </w:t>
      </w:r>
      <w:r>
        <w:t>featureNameType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B77DCE" w14:paraId="681D34EE"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000000" w:rsidP="000901CA">
            <w:pPr>
              <w:pStyle w:val="TableParagraph"/>
              <w:spacing w:before="25"/>
              <w:ind w:left="37"/>
              <w:rPr>
                <w:rFonts w:ascii="Times New Roman" w:eastAsia="Times New Roman" w:hAnsi="Times New Roman" w:cs="Times New Roman"/>
                <w:sz w:val="16"/>
                <w:szCs w:val="16"/>
              </w:rPr>
            </w:pPr>
            <w:hyperlink r:id="rId60">
              <w:r w:rsidR="00B77DCE">
                <w:rPr>
                  <w:rFonts w:ascii="Times New Roman"/>
                  <w:sz w:val="16"/>
                </w:rPr>
                <w:t>http://www.iho.int/S129/gml/cs0/0.1</w:t>
              </w:r>
            </w:hyperlink>
          </w:p>
        </w:tc>
      </w:tr>
      <w:tr w:rsidR="00B77DCE" w14:paraId="2EDA6637" w14:textId="77777777" w:rsidTr="00B9508E">
        <w:trPr>
          <w:trHeight w:hRule="exact" w:val="379"/>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rFonts w:ascii="Courier New" w:eastAsia="Courier New" w:hAnsi="Courier New" w:cs="Courier New"/>
                <w:sz w:val="14"/>
                <w:szCs w:val="14"/>
              </w:rPr>
            </w:pPr>
            <w:r w:rsidRPr="00CD5CA3">
              <w:rPr>
                <w:rFonts w:ascii="Courier New"/>
                <w:sz w:val="14"/>
              </w:rPr>
              <w:t>Provides the name of an entity, defines the national language of the name, and provides the option to display the name at various system display settings.</w:t>
            </w:r>
          </w:p>
        </w:tc>
      </w:tr>
      <w:tr w:rsidR="00B77DCE" w14:paraId="5B6AE42F" w14:textId="77777777" w:rsidTr="00D31C77">
        <w:trPr>
          <w:trHeight w:hRule="exact" w:val="2578"/>
        </w:trPr>
        <w:tc>
          <w:tcPr>
            <w:tcW w:w="1031" w:type="dxa"/>
            <w:tcBorders>
              <w:top w:val="single" w:sz="4" w:space="0" w:color="000000"/>
              <w:left w:val="single" w:sz="4" w:space="0" w:color="000000"/>
              <w:bottom w:val="single" w:sz="4" w:space="0" w:color="000000"/>
              <w:right w:val="single" w:sz="4" w:space="0" w:color="000000"/>
            </w:tcBorders>
          </w:tcPr>
          <w:p w14:paraId="0B90126B"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311F3C75" w14:textId="77777777" w:rsidR="00B77DCE" w:rsidRDefault="00B77DCE" w:rsidP="000901CA">
            <w:pPr>
              <w:pStyle w:val="TableParagraph"/>
              <w:spacing w:before="4"/>
              <w:rPr>
                <w:rFonts w:ascii="Courier New" w:eastAsia="Courier New" w:hAnsi="Courier New" w:cs="Courier New"/>
                <w:b/>
                <w:bCs/>
                <w:sz w:val="5"/>
                <w:szCs w:val="5"/>
              </w:rPr>
            </w:pPr>
          </w:p>
          <w:p w14:paraId="165F2714" w14:textId="5C58B4C5" w:rsidR="00B77DCE" w:rsidRDefault="002579E1" w:rsidP="00D31C77">
            <w:pPr>
              <w:pStyle w:val="TableParagraph"/>
              <w:rPr>
                <w:rFonts w:ascii="Courier New" w:eastAsia="Courier New" w:hAnsi="Courier New" w:cs="Courier New"/>
                <w:sz w:val="20"/>
                <w:szCs w:val="20"/>
              </w:rPr>
            </w:pPr>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p>
        </w:tc>
      </w:tr>
      <w:tr w:rsidR="00B77DCE" w14:paraId="63BCF1BF" w14:textId="77777777" w:rsidTr="000901CA">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t>UnderKeelClearanceControlPointType/</w:t>
            </w:r>
            <w:r w:rsidR="008826E5">
              <w:rPr>
                <w:rFonts w:ascii="Times New Roman"/>
                <w:w w:val="95"/>
                <w:sz w:val="16"/>
              </w:rPr>
              <w:t>featureName</w:t>
            </w:r>
          </w:p>
        </w:tc>
      </w:tr>
      <w:tr w:rsidR="00B77DCE" w14:paraId="621B9D15" w14:textId="77777777" w:rsidTr="000901CA">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rFonts w:ascii="Times New Roman" w:eastAsia="Times New Roman" w:hAnsi="Times New Roman" w:cs="Times New Roman"/>
                <w:sz w:val="16"/>
                <w:szCs w:val="16"/>
              </w:rPr>
            </w:pPr>
            <w:r>
              <w:rPr>
                <w:rFonts w:ascii="Times New Roman"/>
                <w:sz w:val="16"/>
              </w:rPr>
              <w:t>language</w:t>
            </w:r>
            <w:r w:rsidR="00B77DCE">
              <w:rPr>
                <w:rFonts w:ascii="Times New Roman"/>
                <w:sz w:val="16"/>
              </w:rPr>
              <w:t>,</w:t>
            </w:r>
            <w:r w:rsidR="00B77DCE">
              <w:rPr>
                <w:rFonts w:ascii="Times New Roman"/>
                <w:spacing w:val="-6"/>
                <w:sz w:val="16"/>
              </w:rPr>
              <w:t xml:space="preserve"> </w:t>
            </w:r>
            <w:r>
              <w:rPr>
                <w:rFonts w:ascii="Times New Roman"/>
                <w:sz w:val="16"/>
              </w:rPr>
              <w:t>name, nameUsage</w:t>
            </w:r>
          </w:p>
        </w:tc>
      </w:tr>
      <w:tr w:rsidR="00B77DCE" w14:paraId="74761B55" w14:textId="77777777" w:rsidTr="000901CA">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rFonts w:ascii="Times New Roman" w:eastAsia="Times New Roman" w:hAnsi="Times New Roman" w:cs="Times New Roman"/>
                <w:sz w:val="16"/>
                <w:szCs w:val="16"/>
              </w:rPr>
            </w:pPr>
            <w:r>
              <w:rPr>
                <w:rFonts w:ascii="Times New Roman"/>
                <w:sz w:val="16"/>
              </w:rPr>
              <w:t>language,</w:t>
            </w:r>
            <w:r>
              <w:rPr>
                <w:rFonts w:ascii="Times New Roman"/>
                <w:spacing w:val="-6"/>
                <w:sz w:val="16"/>
              </w:rPr>
              <w:t xml:space="preserve"> </w:t>
            </w:r>
            <w:r>
              <w:rPr>
                <w:rFonts w:ascii="Times New Roman"/>
                <w:sz w:val="16"/>
              </w:rPr>
              <w:t>name, nameUsage</w:t>
            </w:r>
          </w:p>
        </w:tc>
      </w:tr>
    </w:tbl>
    <w:p w14:paraId="76E47566" w14:textId="3D4C9BE8" w:rsidR="00CD5CA3" w:rsidRPr="00D31C77" w:rsidRDefault="00CD5CA3" w:rsidP="00B77DCE">
      <w:pPr>
        <w:rPr>
          <w:lang w:val="en-US"/>
        </w:rPr>
      </w:pPr>
      <w:r>
        <w:br w:type="page"/>
      </w:r>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r>
        <w:rPr>
          <w:w w:val="105"/>
        </w:rPr>
        <w:t>FeatureType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FeatureType</w:t>
            </w:r>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r>
                <w:rPr>
                  <w:rFonts w:ascii="Times New Roman"/>
                  <w:w w:val="95"/>
                  <w:sz w:val="16"/>
                </w:rPr>
                <w:t>UnderKeelClearanceAlmostNonNavigableAreaType</w:t>
              </w:r>
            </w:hyperlink>
            <w:r>
              <w:rPr>
                <w:rFonts w:ascii="Times New Roman"/>
                <w:w w:val="95"/>
                <w:sz w:val="16"/>
              </w:rPr>
              <w:t xml:space="preserve">,   </w:t>
            </w:r>
            <w:r>
              <w:rPr>
                <w:rFonts w:ascii="Times New Roman"/>
                <w:spacing w:val="17"/>
                <w:w w:val="95"/>
                <w:sz w:val="16"/>
              </w:rPr>
              <w:t xml:space="preserve"> </w:t>
            </w:r>
            <w:hyperlink w:anchor="_bookmark12" w:history="1">
              <w:r>
                <w:rPr>
                  <w:rFonts w:ascii="Times New Roman"/>
                  <w:w w:val="95"/>
                  <w:sz w:val="16"/>
                </w:rPr>
                <w:t>UnderKeelClearanceControlPointType</w:t>
              </w:r>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r>
                <w:rPr>
                  <w:rFonts w:ascii="Times New Roman"/>
                  <w:w w:val="95"/>
                  <w:sz w:val="16"/>
                </w:rPr>
                <w:t>KeelClearanceNonNavigableAreaType</w:t>
              </w:r>
            </w:hyperlink>
            <w:r w:rsidR="001671EC">
              <w:rPr>
                <w:rFonts w:ascii="Times New Roman"/>
                <w:w w:val="95"/>
                <w:sz w:val="16"/>
              </w:rPr>
              <w:t xml:space="preserve">,    </w:t>
            </w:r>
            <w:r w:rsidR="001671EC">
              <w:rPr>
                <w:rFonts w:ascii="Times New Roman"/>
                <w:spacing w:val="30"/>
                <w:w w:val="95"/>
                <w:sz w:val="16"/>
              </w:rPr>
              <w:t xml:space="preserve"> </w:t>
            </w:r>
            <w:hyperlink w:anchor="_bookmark9" w:history="1">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hyperlink>
            <w:r>
              <w:rPr>
                <w:rFonts w:ascii="Times New Roman"/>
                <w:w w:val="95"/>
                <w:sz w:val="16"/>
              </w:rPr>
              <w:t xml:space="preserve">,    </w:t>
            </w:r>
            <w:r>
              <w:rPr>
                <w:rFonts w:ascii="Times New Roman"/>
                <w:spacing w:val="30"/>
                <w:w w:val="95"/>
                <w:sz w:val="16"/>
              </w:rPr>
              <w:t xml:space="preserve"> </w:t>
            </w:r>
            <w:hyperlink w:anchor="_bookmark9" w:history="1">
              <w:r>
                <w:rPr>
                  <w:rFonts w:ascii="Times New Roman"/>
                  <w:w w:val="95"/>
                  <w:sz w:val="16"/>
                </w:rPr>
                <w:t>UnderKeelClearancePlanType</w:t>
              </w:r>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gml:boundedBy{0,1}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featureObjectIdentifier{0,1}</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informationAssociation*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featureAssociation*</w:t>
            </w:r>
            <w:r>
              <w:rPr>
                <w:rFonts w:ascii="Times New Roman"/>
                <w:spacing w:val="-10"/>
                <w:sz w:val="16"/>
              </w:rPr>
              <w:t xml:space="preserve"> </w:t>
            </w:r>
            <w:r>
              <w:rPr>
                <w:rFonts w:ascii="Times New Roman"/>
                <w:sz w:val="16"/>
              </w:rPr>
              <w:t>,</w:t>
            </w:r>
            <w:r>
              <w:rPr>
                <w:rFonts w:ascii="Times New Roman"/>
                <w:spacing w:val="-9"/>
                <w:sz w:val="16"/>
              </w:rPr>
              <w:t xml:space="preserve"> </w:t>
            </w:r>
            <w:r>
              <w:rPr>
                <w:rFonts w:ascii="Times New Roman"/>
                <w:sz w:val="16"/>
              </w:rPr>
              <w:t>invFeatureAssociation*</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633" w:name="Complex_Type_UnderKeelClearancePlanType"/>
      <w:bookmarkStart w:id="634" w:name="_bookmark9"/>
      <w:bookmarkEnd w:id="633"/>
      <w:bookmarkEnd w:id="634"/>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r>
        <w:t>UnderKeelClearancePlanType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8A4EB6">
                <w:rPr>
                  <w:rFonts w:ascii="Times New Roman"/>
                  <w:sz w:val="16"/>
                </w:rPr>
                <w:t>UnderKeelClearancePlanType</w:t>
              </w:r>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02BD10D2"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fixedTimeRange</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generationTime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vesselID</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sourceRouteName</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sourceRouteVersion</w:t>
            </w:r>
            <w:r>
              <w:rPr>
                <w:rFonts w:ascii="Times New Roman"/>
                <w:spacing w:val="-6"/>
                <w:sz w:val="16"/>
              </w:rPr>
              <w:t xml:space="preserve"> </w:t>
            </w:r>
            <w:r>
              <w:rPr>
                <w:rFonts w:ascii="Times New Roman"/>
                <w:sz w:val="16"/>
              </w:rPr>
              <w:t>,</w:t>
            </w:r>
            <w:r>
              <w:rPr>
                <w:rFonts w:ascii="Times New Roman"/>
                <w:spacing w:val="-6"/>
                <w:sz w:val="16"/>
              </w:rPr>
              <w:t xml:space="preserve"> </w:t>
            </w:r>
            <w:r>
              <w:rPr>
                <w:rFonts w:ascii="Times New Roman"/>
                <w:sz w:val="16"/>
              </w:rPr>
              <w:t>maximumDraught</w:t>
            </w:r>
            <w:r>
              <w:rPr>
                <w:rFonts w:ascii="Times New Roman"/>
                <w:spacing w:val="-6"/>
                <w:sz w:val="16"/>
              </w:rPr>
              <w:t xml:space="preserve"> </w:t>
            </w:r>
            <w:r>
              <w:rPr>
                <w:rFonts w:ascii="Times New Roman"/>
                <w:sz w:val="16"/>
              </w:rPr>
              <w:t>,</w:t>
            </w:r>
            <w:r>
              <w:rPr>
                <w:rFonts w:ascii="Times New Roman"/>
                <w:spacing w:val="-7"/>
                <w:sz w:val="16"/>
              </w:rPr>
              <w:t xml:space="preserve"> </w:t>
            </w:r>
            <w:r>
              <w:rPr>
                <w:rFonts w:ascii="Times New Roman"/>
                <w:sz w:val="16"/>
              </w:rPr>
              <w:t>underKeelClearancePurpose</w:t>
            </w:r>
            <w:r>
              <w:rPr>
                <w:rFonts w:ascii="Times New Roman"/>
                <w:spacing w:val="-8"/>
                <w:sz w:val="16"/>
              </w:rPr>
              <w:t xml:space="preserve"> </w:t>
            </w:r>
            <w:r>
              <w:rPr>
                <w:rFonts w:ascii="Times New Roman"/>
                <w:sz w:val="16"/>
              </w:rPr>
              <w:t>,</w:t>
            </w:r>
            <w:r>
              <w:rPr>
                <w:rFonts w:ascii="Times New Roman"/>
                <w:spacing w:val="-8"/>
                <w:sz w:val="16"/>
              </w:rPr>
              <w:t xml:space="preserve"> </w:t>
            </w:r>
            <w:r w:rsidR="009029DA">
              <w:rPr>
                <w:rFonts w:ascii="Times New Roman"/>
                <w:sz w:val="16"/>
              </w:rPr>
              <w:t>underKeelClearanceCalculationRequested</w:t>
            </w:r>
            <w:r w:rsidR="009029DA">
              <w:rPr>
                <w:rFonts w:ascii="Times New Roman"/>
                <w:spacing w:val="-8"/>
                <w:sz w:val="16"/>
              </w:rPr>
              <w:t xml:space="preserve"> </w:t>
            </w:r>
            <w:r>
              <w:rPr>
                <w:rFonts w:ascii="Times New Roman"/>
                <w:sz w:val="16"/>
              </w:rPr>
              <w:t>,</w:t>
            </w:r>
            <w:r>
              <w:rPr>
                <w:rFonts w:ascii="Times New Roman"/>
                <w:spacing w:val="-7"/>
                <w:sz w:val="16"/>
              </w:rPr>
              <w:t xml:space="preserve"> </w:t>
            </w:r>
            <w:r w:rsidR="0070447B">
              <w:rPr>
                <w:rFonts w:ascii="Times New Roman"/>
                <w:sz w:val="16"/>
              </w:rPr>
              <w:t>interoperabilityIdentifier</w:t>
            </w:r>
            <w:r>
              <w:rPr>
                <w:rFonts w:ascii="Times New Roman"/>
                <w:sz w:val="16"/>
              </w:rPr>
              <w:t>,</w:t>
            </w:r>
            <w:r>
              <w:rPr>
                <w:rFonts w:ascii="Times New Roman"/>
                <w:spacing w:val="-8"/>
                <w:sz w:val="16"/>
              </w:rPr>
              <w:t xml:space="preserve"> </w:t>
            </w:r>
            <w:r w:rsidR="00755792">
              <w:rPr>
                <w:rFonts w:ascii="Times New Roman"/>
                <w:sz w:val="16"/>
              </w:rPr>
              <w:t>theComponent</w:t>
            </w:r>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fixedTimeRange,</w:t>
            </w:r>
            <w:r>
              <w:rPr>
                <w:rFonts w:ascii="Times New Roman"/>
                <w:spacing w:val="-11"/>
                <w:sz w:val="16"/>
              </w:rPr>
              <w:t xml:space="preserve"> </w:t>
            </w:r>
            <w:r>
              <w:rPr>
                <w:rFonts w:ascii="Times New Roman"/>
                <w:sz w:val="16"/>
              </w:rPr>
              <w:t>generationTime,</w:t>
            </w:r>
            <w:r>
              <w:rPr>
                <w:rFonts w:ascii="Times New Roman"/>
                <w:spacing w:val="-12"/>
                <w:sz w:val="16"/>
              </w:rPr>
              <w:t xml:space="preserve"> </w:t>
            </w:r>
            <w:r>
              <w:rPr>
                <w:rFonts w:ascii="Times New Roman"/>
                <w:sz w:val="16"/>
              </w:rPr>
              <w:t>gml:boundedBy,</w:t>
            </w:r>
            <w:r>
              <w:rPr>
                <w:rFonts w:ascii="Times New Roman"/>
                <w:spacing w:val="-12"/>
                <w:sz w:val="16"/>
              </w:rPr>
              <w:t xml:space="preserve"> </w:t>
            </w:r>
            <w:r w:rsidR="00964577">
              <w:rPr>
                <w:rFonts w:ascii="Times New Roman"/>
                <w:sz w:val="16"/>
              </w:rPr>
              <w:t xml:space="preserve">interoperabilityIdentifier, </w:t>
            </w:r>
            <w:r>
              <w:rPr>
                <w:rFonts w:ascii="Times New Roman"/>
                <w:sz w:val="16"/>
              </w:rPr>
              <w:t>maximumDraught,</w:t>
            </w:r>
            <w:r>
              <w:rPr>
                <w:rFonts w:ascii="Times New Roman"/>
                <w:spacing w:val="-16"/>
                <w:sz w:val="16"/>
              </w:rPr>
              <w:t xml:space="preserve"> </w:t>
            </w:r>
            <w:r>
              <w:rPr>
                <w:rFonts w:ascii="Times New Roman"/>
                <w:sz w:val="16"/>
              </w:rPr>
              <w:t>sourceRouteName,</w:t>
            </w:r>
            <w:r>
              <w:rPr>
                <w:rFonts w:ascii="Times New Roman"/>
                <w:spacing w:val="-16"/>
                <w:sz w:val="16"/>
              </w:rPr>
              <w:t xml:space="preserve"> </w:t>
            </w:r>
            <w:r>
              <w:rPr>
                <w:rFonts w:ascii="Times New Roman"/>
                <w:sz w:val="16"/>
              </w:rPr>
              <w:t>sourceRouteVersion,</w:t>
            </w:r>
            <w:r>
              <w:rPr>
                <w:rFonts w:ascii="Times New Roman"/>
                <w:spacing w:val="-16"/>
                <w:sz w:val="16"/>
              </w:rPr>
              <w:t xml:space="preserve"> </w:t>
            </w:r>
            <w:r w:rsidR="00964577">
              <w:rPr>
                <w:rFonts w:ascii="Times New Roman"/>
                <w:sz w:val="16"/>
              </w:rPr>
              <w:t xml:space="preserve">theComponent, </w:t>
            </w:r>
            <w:r>
              <w:rPr>
                <w:rFonts w:ascii="Times New Roman"/>
                <w:sz w:val="16"/>
              </w:rPr>
              <w:t>underKeelClearanceCalculation</w:t>
            </w:r>
            <w:r w:rsidR="00572318">
              <w:rPr>
                <w:rFonts w:ascii="Times New Roman"/>
                <w:sz w:val="16"/>
              </w:rPr>
              <w:t>Requested</w:t>
            </w:r>
            <w:r>
              <w:rPr>
                <w:rFonts w:ascii="Times New Roman"/>
                <w:sz w:val="16"/>
              </w:rPr>
              <w:t>,</w:t>
            </w:r>
            <w:r>
              <w:rPr>
                <w:rFonts w:ascii="Times New Roman"/>
                <w:spacing w:val="-16"/>
                <w:sz w:val="16"/>
              </w:rPr>
              <w:t xml:space="preserve"> </w:t>
            </w:r>
            <w:r>
              <w:rPr>
                <w:rFonts w:ascii="Times New Roman"/>
                <w:sz w:val="16"/>
              </w:rPr>
              <w:t>underKeelClearancePurpose,</w:t>
            </w:r>
            <w:r>
              <w:rPr>
                <w:rFonts w:ascii="Times New Roman"/>
                <w:spacing w:val="-16"/>
                <w:sz w:val="16"/>
              </w:rPr>
              <w:t xml:space="preserve"> </w:t>
            </w:r>
            <w:r>
              <w:rPr>
                <w:rFonts w:ascii="Times New Roman"/>
                <w:sz w:val="16"/>
              </w:rPr>
              <w:t>vesselID</w:t>
            </w:r>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635" w:name="Complex_Type_UnderKeelClearanceNonNaviga"/>
      <w:bookmarkStart w:id="636" w:name="_bookmark10"/>
      <w:bookmarkEnd w:id="635"/>
      <w:bookmarkEnd w:id="636"/>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UnderKeelClearancePlanAreaType</w:t>
      </w:r>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6">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7C140F">
                <w:rPr>
                  <w:rFonts w:ascii="Times New Roman"/>
                  <w:sz w:val="16"/>
                </w:rPr>
                <w:t>FeatureType</w:t>
              </w:r>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r w:rsidR="007C140F">
                <w:rPr>
                  <w:rFonts w:ascii="Times New Roman"/>
                  <w:sz w:val="16"/>
                </w:rPr>
                <w:t>UnderKeelClearancePlan</w:t>
              </w:r>
              <w:r w:rsidR="003E466E">
                <w:rPr>
                  <w:rFonts w:ascii="Times New Roman"/>
                  <w:sz w:val="16"/>
                </w:rPr>
                <w:t>Area</w:t>
              </w:r>
              <w:r w:rsidR="007C140F">
                <w:rPr>
                  <w:rFonts w:ascii="Times New Roman"/>
                  <w:sz w:val="16"/>
                </w:rPr>
                <w:t>Type</w:t>
              </w:r>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UnderKeelClearancePlan</w:t>
            </w:r>
            <w:r w:rsidR="00C322D6">
              <w:rPr>
                <w:rFonts w:ascii="Times New Roman"/>
                <w:sz w:val="16"/>
              </w:rPr>
              <w:t>Area</w:t>
            </w:r>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sidR="00163DFF">
              <w:rPr>
                <w:rFonts w:ascii="Times New Roman"/>
                <w:sz w:val="16"/>
              </w:rPr>
              <w:t>scaleMinimum,</w:t>
            </w:r>
            <w:r w:rsidR="00163DFF">
              <w:rPr>
                <w:rFonts w:ascii="Times New Roman"/>
                <w:spacing w:val="-6"/>
                <w:sz w:val="16"/>
              </w:rPr>
              <w:t xml:space="preserve"> interoperabilityIdentifier</w:t>
            </w:r>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r w:rsidR="00755792">
              <w:rPr>
                <w:rFonts w:ascii="Times New Roman"/>
                <w:sz w:val="16"/>
              </w:rPr>
              <w:t>theCo</w:t>
            </w:r>
            <w:r w:rsidR="00D9080B">
              <w:rPr>
                <w:rFonts w:ascii="Times New Roman"/>
                <w:sz w:val="16"/>
              </w:rPr>
              <w:t>llection</w:t>
            </w:r>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r>
              <w:rPr>
                <w:rFonts w:ascii="Times New Roman"/>
                <w:sz w:val="16"/>
              </w:rPr>
              <w:t>gml:boundedBy,</w:t>
            </w:r>
            <w:r>
              <w:rPr>
                <w:rFonts w:ascii="Times New Roman"/>
                <w:spacing w:val="-16"/>
                <w:sz w:val="16"/>
              </w:rPr>
              <w:t xml:space="preserve"> </w:t>
            </w:r>
            <w:r w:rsidR="008F27A9">
              <w:rPr>
                <w:rFonts w:ascii="Times New Roman"/>
                <w:spacing w:val="-6"/>
                <w:sz w:val="16"/>
              </w:rPr>
              <w:t>interoperabilityIdentifier</w:t>
            </w:r>
            <w:r w:rsidR="008F27A9">
              <w:rPr>
                <w:rFonts w:ascii="Times New Roman"/>
                <w:sz w:val="16"/>
              </w:rPr>
              <w:t xml:space="preserve">, </w:t>
            </w:r>
            <w:r w:rsidR="00876177">
              <w:rPr>
                <w:rFonts w:ascii="Times New Roman"/>
                <w:sz w:val="16"/>
              </w:rPr>
              <w:t xml:space="preserve">scaleMinimum, </w:t>
            </w:r>
            <w:r w:rsidR="008F27A9">
              <w:rPr>
                <w:rFonts w:ascii="Times New Roman"/>
                <w:sz w:val="16"/>
              </w:rPr>
              <w:t>theCollection</w:t>
            </w:r>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r>
        <w:t>UnderKeelClearanceNonNavigableAreaType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6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r w:rsidR="008A4EB6">
                <w:rPr>
                  <w:rFonts w:ascii="Times New Roman"/>
                  <w:sz w:val="16"/>
                </w:rPr>
                <w:t>UnderKeelClearanceNonNavigableAreaType</w:t>
              </w:r>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UnderKeelClearanceNonNavigableArea</w:t>
            </w:r>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scaleMinimum</w:t>
            </w:r>
            <w:r>
              <w:rPr>
                <w:rFonts w:ascii="Times New Roman"/>
                <w:spacing w:val="-7"/>
                <w:sz w:val="16"/>
              </w:rPr>
              <w:t xml:space="preserve"> </w:t>
            </w:r>
            <w:r>
              <w:rPr>
                <w:rFonts w:ascii="Times New Roman"/>
                <w:sz w:val="16"/>
              </w:rPr>
              <w:t>,</w:t>
            </w:r>
            <w:r>
              <w:rPr>
                <w:rFonts w:ascii="Times New Roman"/>
                <w:spacing w:val="-6"/>
                <w:sz w:val="16"/>
              </w:rPr>
              <w:t xml:space="preserve"> </w:t>
            </w:r>
            <w:r w:rsidR="00163DFF">
              <w:rPr>
                <w:rFonts w:ascii="Times New Roman"/>
                <w:spacing w:val="-6"/>
                <w:sz w:val="16"/>
              </w:rPr>
              <w:t xml:space="preserve">interoperabilityIdentifier,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r w:rsidR="00377D31">
              <w:rPr>
                <w:rFonts w:ascii="Times New Roman"/>
                <w:sz w:val="16"/>
              </w:rPr>
              <w:t>theCollection</w:t>
            </w:r>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r>
              <w:rPr>
                <w:rFonts w:ascii="Times New Roman"/>
                <w:sz w:val="16"/>
              </w:rPr>
              <w:t>gml:boundedBy,</w:t>
            </w:r>
            <w:r>
              <w:rPr>
                <w:rFonts w:ascii="Times New Roman"/>
                <w:spacing w:val="-13"/>
                <w:sz w:val="16"/>
              </w:rPr>
              <w:t xml:space="preserve"> </w:t>
            </w:r>
            <w:r w:rsidR="00CC2876">
              <w:rPr>
                <w:rFonts w:ascii="Times New Roman"/>
                <w:spacing w:val="-6"/>
                <w:sz w:val="16"/>
              </w:rPr>
              <w:t>interoperabilityIdentifier,</w:t>
            </w:r>
            <w:r w:rsidR="00CC2876">
              <w:rPr>
                <w:rFonts w:ascii="Times New Roman"/>
                <w:sz w:val="16"/>
              </w:rPr>
              <w:t xml:space="preserve"> </w:t>
            </w:r>
            <w:r>
              <w:rPr>
                <w:rFonts w:ascii="Times New Roman"/>
                <w:sz w:val="16"/>
              </w:rPr>
              <w:t>scaleMinimum</w:t>
            </w:r>
            <w:r w:rsidR="00CC2876">
              <w:rPr>
                <w:rFonts w:ascii="Times New Roman"/>
                <w:sz w:val="16"/>
              </w:rPr>
              <w:t>, theCollection</w:t>
            </w:r>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637" w:name="Complex_Type_UnderKeelClearanceAlmostNon"/>
      <w:bookmarkStart w:id="638" w:name="_bookmark11"/>
      <w:bookmarkEnd w:id="637"/>
      <w:bookmarkEnd w:id="638"/>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r>
        <w:t>UnderKeelClearanceAlmostNonNavigableAreaType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6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r w:rsidR="008A4EB6">
                <w:rPr>
                  <w:rFonts w:ascii="Times New Roman"/>
                  <w:sz w:val="16"/>
                </w:rPr>
                <w:t>UnderKeelClearanceAlmostNonNavigableAreaType</w:t>
              </w:r>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UnderKeelClearanceAlmostNonNavigableArea</w:t>
            </w:r>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w:t>
            </w:r>
            <w:r>
              <w:rPr>
                <w:rFonts w:ascii="Times New Roman"/>
                <w:w w:val="99"/>
                <w:sz w:val="16"/>
              </w:rPr>
              <w:t xml:space="preserve"> </w:t>
            </w:r>
            <w:r>
              <w:rPr>
                <w:rFonts w:ascii="Times New Roman"/>
                <w:sz w:val="16"/>
              </w:rPr>
              <w:t>tanceAboveUKCLimit,</w:t>
            </w:r>
            <w:r>
              <w:rPr>
                <w:rFonts w:ascii="Times New Roman"/>
                <w:spacing w:val="-7"/>
                <w:sz w:val="16"/>
              </w:rPr>
              <w:t xml:space="preserve"> </w:t>
            </w:r>
            <w:r>
              <w:rPr>
                <w:rFonts w:ascii="Times New Roman"/>
                <w:sz w:val="16"/>
              </w:rPr>
              <w:t>scaleMinimum,</w:t>
            </w:r>
            <w:r>
              <w:rPr>
                <w:rFonts w:ascii="Times New Roman"/>
                <w:spacing w:val="-7"/>
                <w:sz w:val="16"/>
              </w:rPr>
              <w:t xml:space="preserve"> </w:t>
            </w:r>
            <w:r w:rsidR="001878CD">
              <w:rPr>
                <w:rFonts w:ascii="Times New Roman"/>
                <w:spacing w:val="-6"/>
                <w:sz w:val="16"/>
              </w:rPr>
              <w:t>interoperabilityIdentifier</w:t>
            </w:r>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r>
              <w:rPr>
                <w:rFonts w:ascii="Times New Roman"/>
                <w:sz w:val="16"/>
              </w:rPr>
              <w:t>distanceAboveUKCLimit,</w:t>
            </w:r>
            <w:r>
              <w:rPr>
                <w:rFonts w:ascii="Times New Roman"/>
                <w:spacing w:val="-13"/>
                <w:sz w:val="16"/>
              </w:rPr>
              <w:t xml:space="preserve"> </w:t>
            </w:r>
            <w:r>
              <w:rPr>
                <w:rFonts w:ascii="Times New Roman"/>
                <w:sz w:val="16"/>
              </w:rPr>
              <w:t>geometry,</w:t>
            </w:r>
            <w:r>
              <w:rPr>
                <w:rFonts w:ascii="Times New Roman"/>
                <w:spacing w:val="-13"/>
                <w:sz w:val="16"/>
              </w:rPr>
              <w:t xml:space="preserve"> </w:t>
            </w:r>
            <w:r>
              <w:rPr>
                <w:rFonts w:ascii="Times New Roman"/>
                <w:sz w:val="16"/>
              </w:rPr>
              <w:t>gml:boundedBy,</w:t>
            </w:r>
            <w:r>
              <w:rPr>
                <w:rFonts w:ascii="Times New Roman"/>
                <w:spacing w:val="-13"/>
                <w:sz w:val="16"/>
              </w:rPr>
              <w:t xml:space="preserve"> </w:t>
            </w:r>
            <w:r w:rsidR="00D13F39">
              <w:rPr>
                <w:rFonts w:ascii="Times New Roman"/>
                <w:spacing w:val="-6"/>
                <w:sz w:val="16"/>
              </w:rPr>
              <w:t>interoperabilityIdentifier</w:t>
            </w:r>
            <w:r w:rsidR="00D13F39">
              <w:rPr>
                <w:rFonts w:ascii="Times New Roman"/>
                <w:sz w:val="16"/>
              </w:rPr>
              <w:t xml:space="preserve">, </w:t>
            </w:r>
            <w:r w:rsidR="005A1D9A">
              <w:rPr>
                <w:rFonts w:ascii="Times New Roman"/>
                <w:sz w:val="16"/>
              </w:rPr>
              <w:t>theCollection</w:t>
            </w:r>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r>
              <w:rPr>
                <w:rFonts w:ascii="Times New Roman"/>
                <w:b/>
                <w:sz w:val="16"/>
              </w:rPr>
              <w:t>QName</w:t>
            </w:r>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639" w:name="Complex_Type_UnderKeelClearanceControlPo"/>
      <w:bookmarkStart w:id="640" w:name="_bookmark12"/>
      <w:bookmarkEnd w:id="639"/>
      <w:bookmarkEnd w:id="640"/>
      <w:r>
        <w:lastRenderedPageBreak/>
        <w:t xml:space="preserve">Complex </w:t>
      </w:r>
      <w:r>
        <w:rPr>
          <w:spacing w:val="-4"/>
        </w:rPr>
        <w:t>Type</w:t>
      </w:r>
      <w:r>
        <w:t xml:space="preserve"> —</w:t>
      </w:r>
      <w:r>
        <w:rPr>
          <w:spacing w:val="27"/>
        </w:rPr>
        <w:t xml:space="preserve"> </w:t>
      </w:r>
      <w:r>
        <w:t>UnderKeelClearanceControlPointType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2A3AFF4A"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r>
                <w:rPr>
                  <w:rFonts w:ascii="Times New Roman"/>
                  <w:sz w:val="16"/>
                </w:rPr>
                <w:t>FeatureType</w:t>
              </w:r>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r>
              <w:rPr>
                <w:rFonts w:ascii="Times New Roman"/>
                <w:sz w:val="16"/>
              </w:rPr>
              <w:t>gml:AbstractGMLType</w:t>
            </w:r>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r w:rsidR="008A4EB6">
                <w:rPr>
                  <w:rFonts w:ascii="Times New Roman"/>
                  <w:sz w:val="16"/>
                </w:rPr>
                <w:t>FeatureType</w:t>
              </w:r>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r w:rsidR="008A4EB6">
                <w:rPr>
                  <w:rFonts w:ascii="Times New Roman"/>
                  <w:sz w:val="16"/>
                </w:rPr>
                <w:t>UnderKeelClearanceControlPointType</w:t>
              </w:r>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UnderKeelClearanceControlPoint</w:t>
            </w:r>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F067842"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r>
              <w:rPr>
                <w:rFonts w:ascii="Times New Roman"/>
                <w:sz w:val="16"/>
              </w:rPr>
              <w:t>gml:boundedBy{0,1},</w:t>
            </w:r>
            <w:r>
              <w:rPr>
                <w:rFonts w:ascii="Times New Roman"/>
                <w:spacing w:val="-8"/>
                <w:sz w:val="16"/>
              </w:rPr>
              <w:t xml:space="preserve"> </w:t>
            </w:r>
            <w:r>
              <w:rPr>
                <w:rFonts w:ascii="Times New Roman"/>
                <w:sz w:val="16"/>
              </w:rPr>
              <w:t>distanceAboveUKCLimit{0,1}</w:t>
            </w:r>
            <w:r>
              <w:rPr>
                <w:rFonts w:ascii="Times New Roman"/>
                <w:spacing w:val="-9"/>
                <w:sz w:val="16"/>
              </w:rPr>
              <w:t xml:space="preserve"> </w:t>
            </w:r>
            <w:r>
              <w:rPr>
                <w:rFonts w:ascii="Times New Roman"/>
                <w:sz w:val="16"/>
              </w:rPr>
              <w:t>,</w:t>
            </w:r>
            <w:r>
              <w:rPr>
                <w:rFonts w:ascii="Times New Roman"/>
                <w:spacing w:val="-9"/>
                <w:sz w:val="16"/>
              </w:rPr>
              <w:t xml:space="preserve"> </w:t>
            </w:r>
            <w:r>
              <w:rPr>
                <w:rFonts w:ascii="Times New Roman"/>
                <w:sz w:val="16"/>
              </w:rPr>
              <w:t>expectedPassingSpeed{0,1}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expectedPassingTime{0,1}</w:t>
            </w:r>
            <w:r>
              <w:rPr>
                <w:rFonts w:ascii="Times New Roman"/>
                <w:spacing w:val="-8"/>
                <w:sz w:val="16"/>
              </w:rPr>
              <w:t xml:space="preserve"> </w:t>
            </w:r>
            <w:r>
              <w:rPr>
                <w:rFonts w:ascii="Times New Roman"/>
                <w:sz w:val="16"/>
              </w:rPr>
              <w:t>,</w:t>
            </w:r>
            <w:r>
              <w:rPr>
                <w:rFonts w:ascii="Times New Roman"/>
                <w:spacing w:val="-9"/>
                <w:sz w:val="16"/>
              </w:rPr>
              <w:t xml:space="preserve"> </w:t>
            </w:r>
            <w:r w:rsidR="005F1F51">
              <w:rPr>
                <w:rFonts w:ascii="Times New Roman"/>
                <w:spacing w:val="-9"/>
                <w:sz w:val="16"/>
              </w:rPr>
              <w:t>feature</w:t>
            </w:r>
            <w:r w:rsidR="005F1F51">
              <w:rPr>
                <w:rFonts w:ascii="Times New Roman"/>
                <w:sz w:val="16"/>
              </w:rPr>
              <w:t>Name</w:t>
            </w:r>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r>
              <w:rPr>
                <w:rFonts w:ascii="Times New Roman"/>
                <w:sz w:val="16"/>
              </w:rPr>
              <w:t>fixedTimeRange{0,1}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r w:rsidR="00377D31">
              <w:rPr>
                <w:rFonts w:ascii="Times New Roman"/>
                <w:sz w:val="16"/>
              </w:rPr>
              <w:t>theCollection</w:t>
            </w:r>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r>
              <w:rPr>
                <w:rFonts w:ascii="Times New Roman"/>
                <w:sz w:val="16"/>
              </w:rPr>
              <w:t>theCollection</w:t>
            </w:r>
            <w:r w:rsidR="008A4EB6">
              <w:rPr>
                <w:rFonts w:ascii="Times New Roman"/>
                <w:sz w:val="16"/>
              </w:rPr>
              <w:t>,</w:t>
            </w:r>
            <w:r w:rsidR="008A4EB6">
              <w:rPr>
                <w:rFonts w:ascii="Times New Roman"/>
                <w:spacing w:val="-17"/>
                <w:sz w:val="16"/>
              </w:rPr>
              <w:t xml:space="preserve"> </w:t>
            </w:r>
            <w:r w:rsidR="008A4EB6">
              <w:rPr>
                <w:rFonts w:ascii="Times New Roman"/>
                <w:sz w:val="16"/>
              </w:rPr>
              <w:t>distanceAboveUKCLimit,</w:t>
            </w:r>
            <w:r w:rsidR="008A4EB6">
              <w:rPr>
                <w:rFonts w:ascii="Times New Roman"/>
                <w:spacing w:val="-17"/>
                <w:sz w:val="16"/>
              </w:rPr>
              <w:t xml:space="preserve"> </w:t>
            </w:r>
            <w:r w:rsidR="008A4EB6">
              <w:rPr>
                <w:rFonts w:ascii="Times New Roman"/>
                <w:sz w:val="16"/>
              </w:rPr>
              <w:t>expectedPassingSpeed,</w:t>
            </w:r>
            <w:r w:rsidR="008A4EB6">
              <w:rPr>
                <w:rFonts w:ascii="Times New Roman"/>
                <w:spacing w:val="-16"/>
                <w:sz w:val="16"/>
              </w:rPr>
              <w:t xml:space="preserve"> </w:t>
            </w:r>
            <w:r w:rsidR="008A4EB6">
              <w:rPr>
                <w:rFonts w:ascii="Times New Roman"/>
                <w:sz w:val="16"/>
              </w:rPr>
              <w:t>expectedPassingTime,</w:t>
            </w:r>
            <w:r w:rsidR="008A4EB6">
              <w:rPr>
                <w:rFonts w:ascii="Times New Roman"/>
                <w:spacing w:val="-17"/>
                <w:sz w:val="16"/>
              </w:rPr>
              <w:t xml:space="preserve"> </w:t>
            </w:r>
            <w:r w:rsidR="005F1F51">
              <w:rPr>
                <w:rFonts w:ascii="Times New Roman"/>
                <w:spacing w:val="-17"/>
                <w:sz w:val="16"/>
              </w:rPr>
              <w:t xml:space="preserve">featureName, </w:t>
            </w:r>
            <w:r w:rsidR="008A4EB6">
              <w:rPr>
                <w:rFonts w:ascii="Times New Roman"/>
                <w:sz w:val="16"/>
              </w:rPr>
              <w:t>fixedTimeRange,</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r w:rsidR="008A4EB6">
              <w:rPr>
                <w:rFonts w:ascii="Times New Roman"/>
                <w:sz w:val="16"/>
              </w:rPr>
              <w:t>gml:boundedBy,</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641" w:name="Complex_Type_InformationTypeType"/>
      <w:bookmarkStart w:id="642" w:name="_bookmark13"/>
      <w:bookmarkEnd w:id="641"/>
      <w:bookmarkEnd w:id="642"/>
      <w:r>
        <w:rPr>
          <w:w w:val="105"/>
        </w:rPr>
        <w:t>Complex</w:t>
      </w:r>
      <w:r>
        <w:rPr>
          <w:spacing w:val="-35"/>
          <w:w w:val="105"/>
        </w:rPr>
        <w:t xml:space="preserve"> </w:t>
      </w:r>
      <w:r>
        <w:rPr>
          <w:spacing w:val="-5"/>
          <w:w w:val="105"/>
        </w:rPr>
        <w:t>Type</w:t>
      </w:r>
      <w:r>
        <w:rPr>
          <w:spacing w:val="-35"/>
          <w:w w:val="105"/>
        </w:rPr>
        <w:t xml:space="preserve"> — </w:t>
      </w:r>
      <w:r>
        <w:rPr>
          <w:w w:val="105"/>
        </w:rPr>
        <w:t>InformationTypeType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4"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AbstractInformationType</w:t>
            </w:r>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r>
              <w:rPr>
                <w:rFonts w:ascii="Times New Roman"/>
                <w:sz w:val="16"/>
              </w:rPr>
              <w:t>AbstractInformationType</w:t>
            </w:r>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r w:rsidR="008A4EB6">
                <w:rPr>
                  <w:rFonts w:ascii="Times New Roman"/>
                  <w:sz w:val="16"/>
                </w:rPr>
                <w:t>InformationTypeType</w:t>
              </w:r>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InformationType</w:t>
            </w:r>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informationAssociation*</w:t>
            </w:r>
            <w:r>
              <w:rPr>
                <w:rFonts w:ascii="Times New Roman"/>
                <w:spacing w:val="-17"/>
                <w:sz w:val="16"/>
              </w:rPr>
              <w:t xml:space="preserve"> </w:t>
            </w:r>
            <w:r>
              <w:rPr>
                <w:rFonts w:ascii="Times New Roman"/>
                <w:sz w:val="16"/>
              </w:rPr>
              <w:t>,</w:t>
            </w:r>
            <w:r>
              <w:rPr>
                <w:rFonts w:ascii="Times New Roman"/>
                <w:spacing w:val="-17"/>
                <w:sz w:val="16"/>
              </w:rPr>
              <w:t xml:space="preserve"> </w:t>
            </w:r>
            <w:r>
              <w:rPr>
                <w:rFonts w:ascii="Times New Roman"/>
                <w:sz w:val="16"/>
              </w:rPr>
              <w:t>invInformationAssociation*</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w w:val="95"/>
                <w:sz w:val="16"/>
              </w:rPr>
              <w:t xml:space="preserve">informationAssociation,   </w:t>
            </w:r>
            <w:r>
              <w:rPr>
                <w:rFonts w:ascii="Times New Roman"/>
                <w:spacing w:val="19"/>
                <w:w w:val="95"/>
                <w:sz w:val="16"/>
              </w:rPr>
              <w:t xml:space="preserve"> </w:t>
            </w:r>
            <w:r>
              <w:rPr>
                <w:rFonts w:ascii="Times New Roman"/>
                <w:w w:val="95"/>
                <w:sz w:val="16"/>
              </w:rPr>
              <w:t>invInformationAssociation</w:t>
            </w:r>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643" w:name="Complex_Type_DatasetType"/>
      <w:bookmarkStart w:id="644" w:name="_bookmark14"/>
      <w:bookmarkEnd w:id="643"/>
      <w:bookmarkEnd w:id="644"/>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r w:rsidRPr="00F47DF8">
        <w:t>DatasetType</w:t>
      </w:r>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6"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r>
              <w:rPr>
                <w:rFonts w:ascii="Times New Roman"/>
                <w:sz w:val="16"/>
              </w:rPr>
              <w:t>gml:AbstractFeatureType</w:t>
            </w:r>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gml:AbstractGMLType</w:t>
            </w:r>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r w:rsidR="008A4EB6">
                <w:rPr>
                  <w:rFonts w:ascii="Times New Roman"/>
                  <w:sz w:val="16"/>
                </w:rPr>
                <w:t>DatasetType</w:t>
              </w:r>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w:t>
            </w:r>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r>
              <w:rPr>
                <w:rFonts w:ascii="Times New Roman"/>
                <w:sz w:val="16"/>
              </w:rPr>
              <w:t>gml:boundedBy{0,1}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DatasetIdentificationInformation{0,1}</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DatasetStructureInformation{0,1}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r>
              <w:rPr>
                <w:rFonts w:ascii="Times New Roman"/>
                <w:sz w:val="16"/>
              </w:rPr>
              <w:t>OrientableCurve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(imember*</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r>
              <w:rPr>
                <w:rFonts w:ascii="Times New Roman"/>
                <w:sz w:val="16"/>
              </w:rPr>
              <w:t>DatasetIdentificationInformation,</w:t>
            </w:r>
            <w:r>
              <w:rPr>
                <w:rFonts w:ascii="Times New Roman"/>
                <w:spacing w:val="-11"/>
                <w:sz w:val="16"/>
              </w:rPr>
              <w:t xml:space="preserve"> </w:t>
            </w:r>
            <w:r>
              <w:rPr>
                <w:rFonts w:ascii="Times New Roman"/>
                <w:sz w:val="16"/>
              </w:rPr>
              <w:t>DatasetStructureInformation,</w:t>
            </w:r>
            <w:r>
              <w:rPr>
                <w:rFonts w:ascii="Times New Roman"/>
                <w:spacing w:val="-12"/>
                <w:sz w:val="16"/>
              </w:rPr>
              <w:t xml:space="preserve"> </w:t>
            </w:r>
            <w:r>
              <w:rPr>
                <w:rFonts w:ascii="Times New Roman"/>
                <w:sz w:val="16"/>
              </w:rPr>
              <w:t>MultiPoint,</w:t>
            </w:r>
            <w:r>
              <w:rPr>
                <w:rFonts w:ascii="Times New Roman"/>
                <w:spacing w:val="-12"/>
                <w:sz w:val="16"/>
              </w:rPr>
              <w:t xml:space="preserve"> </w:t>
            </w:r>
            <w:r>
              <w:rPr>
                <w:rFonts w:ascii="Times New Roman"/>
                <w:sz w:val="16"/>
              </w:rPr>
              <w:t>OrientableCurve,</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r>
              <w:rPr>
                <w:rFonts w:ascii="Times New Roman"/>
                <w:sz w:val="16"/>
              </w:rPr>
              <w:t>gon,</w:t>
            </w:r>
            <w:r>
              <w:rPr>
                <w:rFonts w:ascii="Times New Roman"/>
                <w:spacing w:val="-7"/>
                <w:sz w:val="16"/>
              </w:rPr>
              <w:t xml:space="preserve"> </w:t>
            </w:r>
            <w:r>
              <w:rPr>
                <w:rFonts w:ascii="Times New Roman"/>
                <w:sz w:val="16"/>
              </w:rPr>
              <w:t>Surface,</w:t>
            </w:r>
            <w:r>
              <w:rPr>
                <w:rFonts w:ascii="Times New Roman"/>
                <w:spacing w:val="-7"/>
                <w:sz w:val="16"/>
              </w:rPr>
              <w:t xml:space="preserve"> </w:t>
            </w:r>
            <w:r>
              <w:rPr>
                <w:rFonts w:ascii="Times New Roman"/>
                <w:sz w:val="16"/>
              </w:rPr>
              <w:t>gml:boundedBy,</w:t>
            </w:r>
            <w:r>
              <w:rPr>
                <w:rFonts w:ascii="Times New Roman"/>
                <w:spacing w:val="-7"/>
                <w:sz w:val="16"/>
              </w:rPr>
              <w:t xml:space="preserve"> </w:t>
            </w:r>
            <w:r>
              <w:rPr>
                <w:rFonts w:ascii="Times New Roman"/>
                <w:sz w:val="16"/>
              </w:rPr>
              <w:t>imember,</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645" w:name="Complex_Type_IMemberType"/>
      <w:bookmarkStart w:id="646" w:name="_bookmark15"/>
      <w:bookmarkEnd w:id="645"/>
      <w:bookmarkEnd w:id="646"/>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r w:rsidRPr="004C7014">
        <w:t>IMemberType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7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78"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z w:val="16"/>
              </w:rPr>
              <w:t>hierar-</w:t>
            </w:r>
            <w:r>
              <w:rPr>
                <w:rFonts w:ascii="Times New Roman"/>
                <w:spacing w:val="20"/>
                <w:sz w:val="16"/>
              </w:rPr>
              <w:t xml:space="preserve"> </w:t>
            </w:r>
            <w:r>
              <w:rPr>
                <w:rFonts w:ascii="Times New Roman"/>
                <w:sz w:val="16"/>
              </w:rPr>
              <w:t>chy</w:t>
            </w:r>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r>
              <w:rPr>
                <w:rFonts w:ascii="Times New Roman"/>
                <w:sz w:val="16"/>
              </w:rPr>
              <w:t>gml:AbstractFeatureMemberType</w:t>
            </w:r>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r w:rsidR="008A4EB6">
                <w:rPr>
                  <w:rFonts w:ascii="Times New Roman"/>
                  <w:sz w:val="16"/>
                </w:rPr>
                <w:t>IMemberType</w:t>
              </w:r>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DatasetType/imember</w:t>
            </w:r>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InformationType</w:t>
            </w:r>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InformationType</w:t>
            </w:r>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647" w:name="Complex_Type_MemberType"/>
      <w:bookmarkStart w:id="648" w:name="_bookmark16"/>
      <w:bookmarkEnd w:id="647"/>
      <w:bookmarkEnd w:id="648"/>
      <w:r>
        <w:rPr>
          <w:w w:val="105"/>
        </w:rPr>
        <w:lastRenderedPageBreak/>
        <w:t>Complex</w:t>
      </w:r>
      <w:r>
        <w:rPr>
          <w:spacing w:val="-24"/>
          <w:w w:val="105"/>
        </w:rPr>
        <w:t xml:space="preserve"> </w:t>
      </w:r>
      <w:r>
        <w:rPr>
          <w:spacing w:val="-5"/>
          <w:w w:val="105"/>
        </w:rPr>
        <w:t>Type</w:t>
      </w:r>
      <w:r>
        <w:rPr>
          <w:spacing w:val="-24"/>
          <w:w w:val="105"/>
        </w:rPr>
        <w:t xml:space="preserve"> — </w:t>
      </w:r>
      <w:r>
        <w:rPr>
          <w:w w:val="105"/>
        </w:rPr>
        <w:t>MemberType</w:t>
      </w:r>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7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0"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r>
              <w:rPr>
                <w:rFonts w:ascii="Times New Roman"/>
                <w:sz w:val="16"/>
              </w:rPr>
              <w:t>gml:AbstractFeatureMemberType</w:t>
            </w:r>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gml:AbstractFeatureMemberType</w:t>
            </w:r>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r w:rsidR="008A4EB6">
                <w:rPr>
                  <w:rFonts w:ascii="Times New Roman"/>
                  <w:sz w:val="16"/>
                </w:rPr>
                <w:t>MemberType</w:t>
              </w:r>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r>
              <w:rPr>
                <w:rFonts w:ascii="Times New Roman"/>
                <w:sz w:val="16"/>
              </w:rPr>
              <w:t>DatasetType/member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gml:AbstractFeature</w:t>
            </w:r>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nilReason</w:t>
            </w:r>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gml:NilReasonType</w:t>
            </w:r>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boolean</w:t>
            </w:r>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xlink:actuate</w:t>
            </w:r>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xlink:actuateType</w:t>
            </w:r>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xlink:arcrole</w:t>
            </w:r>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xlink:arcroleType</w:t>
            </w:r>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xlink:href</w:t>
            </w:r>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pacing w:val="-1"/>
                <w:sz w:val="16"/>
              </w:rPr>
              <w:t>xlink:hrefType</w:t>
            </w:r>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pacing w:val="-1"/>
                <w:sz w:val="16"/>
              </w:rPr>
              <w:t>xlink:role</w:t>
            </w:r>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xlink:roleType</w:t>
            </w:r>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xlink:show</w:t>
            </w:r>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xlink:showType</w:t>
            </w:r>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xlink:title</w:t>
            </w:r>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xlink:titleAttrType</w:t>
            </w:r>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xlink:type</w:t>
            </w:r>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xlink:typeType</w:t>
            </w:r>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649" w:name="Complex_Type_GenericFeatureType"/>
      <w:bookmarkStart w:id="650" w:name="_bookmark17"/>
      <w:bookmarkEnd w:id="649"/>
      <w:bookmarkEnd w:id="650"/>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r>
        <w:t>GenericFeatureType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1">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2"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r>
              <w:rPr>
                <w:rFonts w:ascii="Times New Roman"/>
                <w:sz w:val="16"/>
              </w:rPr>
              <w:t>AbstractFeatureType</w:t>
            </w:r>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r>
              <w:rPr>
                <w:rFonts w:ascii="Times New Roman"/>
                <w:sz w:val="16"/>
              </w:rPr>
              <w:t>gml:AbstractGMLType</w:t>
            </w:r>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r>
              <w:rPr>
                <w:rFonts w:ascii="Times New Roman"/>
                <w:sz w:val="16"/>
              </w:rPr>
              <w:t>gml:AbstractFeatureType</w:t>
            </w:r>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r>
              <w:rPr>
                <w:rFonts w:ascii="Times New Roman"/>
                <w:sz w:val="16"/>
              </w:rPr>
              <w:t>AbstractFeatureType</w:t>
            </w:r>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r w:rsidR="008A4EB6">
                <w:rPr>
                  <w:rFonts w:ascii="Times New Roman"/>
                  <w:sz w:val="16"/>
                </w:rPr>
                <w:t>GenericFeatureType</w:t>
              </w:r>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r>
              <w:rPr>
                <w:rFonts w:ascii="Times New Roman"/>
                <w:sz w:val="16"/>
              </w:rPr>
              <w:t>gml:boundedBy{0,1}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featureObjectIdentifier{0,1}</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informationAssociation*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featureAssociation*</w:t>
            </w:r>
            <w:r>
              <w:rPr>
                <w:rFonts w:ascii="Times New Roman"/>
                <w:spacing w:val="-9"/>
                <w:sz w:val="16"/>
              </w:rPr>
              <w:t xml:space="preserve"> </w:t>
            </w:r>
            <w:r>
              <w:rPr>
                <w:rFonts w:ascii="Times New Roman"/>
                <w:sz w:val="16"/>
              </w:rPr>
              <w:t>,</w:t>
            </w:r>
            <w:r>
              <w:rPr>
                <w:rFonts w:ascii="Times New Roman"/>
                <w:spacing w:val="-8"/>
                <w:sz w:val="16"/>
              </w:rPr>
              <w:t xml:space="preserve"> </w:t>
            </w:r>
            <w:r>
              <w:rPr>
                <w:rFonts w:ascii="Times New Roman"/>
                <w:sz w:val="16"/>
              </w:rPr>
              <w:t>invFeatureAssociation*</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featureAssociation,</w:t>
            </w:r>
            <w:r>
              <w:rPr>
                <w:rFonts w:ascii="Times New Roman"/>
                <w:spacing w:val="-17"/>
                <w:sz w:val="16"/>
              </w:rPr>
              <w:t xml:space="preserve"> </w:t>
            </w:r>
            <w:r>
              <w:rPr>
                <w:rFonts w:ascii="Times New Roman"/>
                <w:sz w:val="16"/>
              </w:rPr>
              <w:t>featureObjectIdentifier,</w:t>
            </w:r>
            <w:r>
              <w:rPr>
                <w:rFonts w:ascii="Times New Roman"/>
                <w:spacing w:val="-18"/>
                <w:sz w:val="16"/>
              </w:rPr>
              <w:t xml:space="preserve"> </w:t>
            </w:r>
            <w:r>
              <w:rPr>
                <w:rFonts w:ascii="Times New Roman"/>
                <w:sz w:val="16"/>
              </w:rPr>
              <w:t>gml:boundedBy,</w:t>
            </w:r>
            <w:r>
              <w:rPr>
                <w:rFonts w:ascii="Times New Roman"/>
                <w:spacing w:val="-17"/>
                <w:sz w:val="16"/>
              </w:rPr>
              <w:t xml:space="preserve"> </w:t>
            </w:r>
            <w:r>
              <w:rPr>
                <w:rFonts w:ascii="Times New Roman"/>
                <w:sz w:val="16"/>
              </w:rPr>
              <w:t>informationAssociation,</w:t>
            </w:r>
            <w:r>
              <w:rPr>
                <w:rFonts w:ascii="Times New Roman"/>
                <w:spacing w:val="-17"/>
                <w:sz w:val="16"/>
              </w:rPr>
              <w:t xml:space="preserve"> </w:t>
            </w:r>
            <w:r>
              <w:rPr>
                <w:rFonts w:ascii="Times New Roman"/>
                <w:sz w:val="16"/>
              </w:rPr>
              <w:t>invFeatureAssociation</w:t>
            </w:r>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r>
              <w:rPr>
                <w:rFonts w:ascii="Times New Roman"/>
                <w:b/>
                <w:sz w:val="16"/>
              </w:rPr>
              <w:t>QName</w:t>
            </w:r>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gml:id</w:t>
            </w:r>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The attribute gml:id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651" w:name="Simple_Type(s)"/>
      <w:bookmarkStart w:id="652" w:name="_bookmark18"/>
      <w:bookmarkEnd w:id="651"/>
      <w:bookmarkEnd w:id="652"/>
      <w:r>
        <w:br w:type="page"/>
      </w:r>
    </w:p>
    <w:p w14:paraId="1B75782C" w14:textId="77777777" w:rsidR="008A4EB6" w:rsidRDefault="008A4EB6" w:rsidP="00B3435A">
      <w:pPr>
        <w:pStyle w:val="Annexheader-level2"/>
      </w:pPr>
      <w:bookmarkStart w:id="653" w:name="_Toc516368"/>
      <w:bookmarkStart w:id="654" w:name="_Toc127463884"/>
      <w:bookmarkStart w:id="655" w:name="_Toc128125510"/>
      <w:bookmarkStart w:id="656" w:name="_Toc141176292"/>
      <w:bookmarkStart w:id="657" w:name="_Toc141176457"/>
      <w:bookmarkStart w:id="658" w:name="_Toc141177089"/>
      <w:bookmarkStart w:id="659" w:name="_Toc176796735"/>
      <w:r w:rsidRPr="004C7014">
        <w:lastRenderedPageBreak/>
        <w:t>Simple Type(s</w:t>
      </w:r>
      <w:r>
        <w:rPr>
          <w:spacing w:val="-3"/>
        </w:rPr>
        <w:t>)</w:t>
      </w:r>
      <w:bookmarkEnd w:id="653"/>
      <w:bookmarkEnd w:id="654"/>
      <w:bookmarkEnd w:id="655"/>
      <w:bookmarkEnd w:id="656"/>
      <w:bookmarkEnd w:id="657"/>
      <w:bookmarkEnd w:id="658"/>
      <w:bookmarkEnd w:id="659"/>
    </w:p>
    <w:p w14:paraId="283C7301" w14:textId="69EF6343" w:rsidR="00EF5205" w:rsidRDefault="00EF5205" w:rsidP="00716349">
      <w:pPr>
        <w:pStyle w:val="Annex-Heading3"/>
      </w:pPr>
      <w:bookmarkStart w:id="660" w:name="Simple_Type_underKeelClearancePurposeTyp"/>
      <w:bookmarkStart w:id="661" w:name="_bookmark19"/>
      <w:bookmarkEnd w:id="660"/>
      <w:bookmarkEnd w:id="661"/>
      <w:r>
        <w:t>Simple Type</w:t>
      </w:r>
      <w:r w:rsidR="002E0906">
        <w:t xml:space="preserve"> —</w:t>
      </w:r>
      <w:r w:rsidR="002E0906">
        <w:rPr>
          <w:spacing w:val="23"/>
        </w:rPr>
        <w:t xml:space="preserve"> </w:t>
      </w:r>
      <w:r w:rsidR="002E0906">
        <w:t>nameUsageType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
      <w:tr w:rsidR="002E0906" w14:paraId="34C4976F" w14:textId="77777777" w:rsidTr="000901CA">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000000" w:rsidP="000901CA">
            <w:pPr>
              <w:pStyle w:val="TableParagraph"/>
              <w:spacing w:before="25"/>
              <w:ind w:left="37"/>
              <w:rPr>
                <w:rFonts w:ascii="Times New Roman" w:eastAsia="Times New Roman" w:hAnsi="Times New Roman" w:cs="Times New Roman"/>
                <w:sz w:val="16"/>
                <w:szCs w:val="16"/>
              </w:rPr>
            </w:pPr>
            <w:hyperlink r:id="rId83">
              <w:r w:rsidR="002E0906">
                <w:rPr>
                  <w:rFonts w:ascii="Times New Roman"/>
                  <w:sz w:val="16"/>
                </w:rPr>
                <w:t>http://www.iho.int/S129/gml/cs0/0.1</w:t>
              </w:r>
            </w:hyperlink>
          </w:p>
        </w:tc>
      </w:tr>
      <w:tr w:rsidR="002E0906" w14:paraId="5F99DF95" w14:textId="77777777" w:rsidTr="000901CA">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rFonts w:ascii="Courier New" w:eastAsia="Courier New" w:hAnsi="Courier New" w:cs="Courier New"/>
                <w:sz w:val="14"/>
                <w:szCs w:val="14"/>
              </w:rPr>
            </w:pPr>
            <w:r w:rsidRPr="00C065F5">
              <w:rPr>
                <w:rFonts w:ascii="Courier New"/>
                <w:sz w:val="14"/>
              </w:rPr>
              <w:t>Classification of the type and display level of the name of a feature in an end-user system.</w:t>
            </w:r>
          </w:p>
        </w:tc>
      </w:tr>
      <w:tr w:rsidR="002E0906" w14:paraId="5D1091C0" w14:textId="77777777" w:rsidTr="00D31C77">
        <w:trPr>
          <w:trHeight w:hRule="exact" w:val="1022"/>
        </w:trPr>
        <w:tc>
          <w:tcPr>
            <w:tcW w:w="1031" w:type="dxa"/>
            <w:tcBorders>
              <w:top w:val="single" w:sz="4" w:space="0" w:color="000000"/>
              <w:left w:val="single" w:sz="4" w:space="0" w:color="000000"/>
              <w:bottom w:val="single" w:sz="4" w:space="0" w:color="000000"/>
              <w:right w:val="single" w:sz="4" w:space="0" w:color="000000"/>
            </w:tcBorders>
          </w:tcPr>
          <w:p w14:paraId="2D234F04"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3E9B17E8" w14:textId="77777777" w:rsidR="002E0906" w:rsidRDefault="002E0906" w:rsidP="000901CA">
            <w:pPr>
              <w:pStyle w:val="TableParagraph"/>
              <w:spacing w:before="9"/>
              <w:rPr>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p>
        </w:tc>
      </w:tr>
      <w:tr w:rsidR="002E0906" w14:paraId="08654E68" w14:textId="77777777" w:rsidTr="000901CA">
        <w:trPr>
          <w:trHeight w:hRule="exact" w:val="275"/>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2E0906" w14:paraId="42A46F6B" w14:textId="77777777" w:rsidTr="00B9508E">
        <w:trPr>
          <w:trHeight w:hRule="exact" w:val="805"/>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rFonts w:ascii="Courier New" w:eastAsia="Courier New" w:hAnsi="Courier New" w:cs="Courier New"/>
                <w:sz w:val="16"/>
                <w:szCs w:val="16"/>
              </w:rPr>
            </w:pPr>
            <w:r>
              <w:rPr>
                <w:rFonts w:ascii="Courier New"/>
                <w:sz w:val="16"/>
              </w:rPr>
              <w:t>default name display</w:t>
            </w:r>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the default name/text display setting.</w:t>
            </w:r>
          </w:p>
        </w:tc>
      </w:tr>
      <w:tr w:rsidR="002E0906" w14:paraId="30360150" w14:textId="77777777" w:rsidTr="00B9508E">
        <w:trPr>
          <w:trHeight w:hRule="exact" w:val="762"/>
        </w:trPr>
        <w:tc>
          <w:tcPr>
            <w:tcW w:w="1031" w:type="dxa"/>
            <w:tcBorders>
              <w:left w:val="single" w:sz="4" w:space="0" w:color="000000"/>
              <w:right w:val="single" w:sz="4" w:space="0" w:color="000000"/>
            </w:tcBorders>
          </w:tcPr>
          <w:p w14:paraId="39534047" w14:textId="77777777" w:rsidR="002E0906" w:rsidRDefault="002E0906" w:rsidP="000901CA"/>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rFonts w:ascii="Courier New" w:eastAsia="Courier New" w:hAnsi="Courier New" w:cs="Courier New"/>
                <w:sz w:val="16"/>
                <w:szCs w:val="16"/>
              </w:rPr>
            </w:pPr>
            <w:r>
              <w:rPr>
                <w:rFonts w:ascii="Courier New"/>
                <w:sz w:val="16"/>
              </w:rPr>
              <w:t>alternate name display</w:t>
            </w:r>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rFonts w:ascii="Courier New" w:eastAsia="Courier New" w:hAnsi="Courier New" w:cs="Courier New"/>
                <w:sz w:val="14"/>
                <w:szCs w:val="14"/>
              </w:rPr>
            </w:pPr>
            <w:r w:rsidRPr="003915A0">
              <w:rPr>
                <w:rFonts w:ascii="Courier New"/>
                <w:sz w:val="14"/>
              </w:rPr>
              <w:t>The name is intended to be displayed when the end-user system is set to an alternate name/text display setting, for example an alternate language.</w:t>
            </w:r>
          </w:p>
        </w:tc>
      </w:tr>
      <w:tr w:rsidR="002E0906" w14:paraId="4E66EE0F" w14:textId="77777777" w:rsidTr="00B9508E">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rFonts w:ascii="Times New Roman"/>
                <w:sz w:val="16"/>
                <w:lang w:val="en-AU"/>
              </w:rPr>
            </w:pPr>
            <w:r w:rsidRPr="00753FF1">
              <w:rPr>
                <w:rFonts w:ascii="Times New Roman"/>
                <w:sz w:val="16"/>
                <w:lang w:val="en-AU"/>
              </w:rPr>
              <w:t>nameUsageType</w:t>
            </w:r>
          </w:p>
        </w:tc>
      </w:tr>
    </w:tbl>
    <w:p w14:paraId="4853113F" w14:textId="77777777" w:rsidR="00C065F5" w:rsidRDefault="00C065F5" w:rsidP="00C065F5"/>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r>
        <w:t>underKeelClearancePurposeType</w:t>
      </w:r>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r>
              <w:rPr>
                <w:rFonts w:ascii="Times New Roman"/>
                <w:sz w:val="16"/>
              </w:rPr>
              <w:t>UnderKeelClearancePlanType/underKeelClearancePurposeType</w:t>
            </w:r>
          </w:p>
        </w:tc>
      </w:tr>
    </w:tbl>
    <w:p w14:paraId="7E9F379B" w14:textId="1165F61E" w:rsidR="00C065F5" w:rsidRDefault="00C065F5" w:rsidP="00CD1EC1">
      <w:pPr>
        <w:spacing w:before="0" w:after="0"/>
        <w:rPr>
          <w:rFonts w:eastAsia="Courier New" w:cs="Arial"/>
          <w:b/>
          <w:bCs/>
          <w:szCs w:val="20"/>
        </w:rPr>
      </w:pPr>
      <w:r>
        <w:rPr>
          <w:rFonts w:eastAsia="Courier New" w:cs="Arial"/>
          <w:b/>
          <w:bCs/>
          <w:szCs w:val="20"/>
        </w:rPr>
        <w:br w:type="page"/>
      </w:r>
    </w:p>
    <w:p w14:paraId="3D253F8D" w14:textId="1EA7D8D9" w:rsidR="008A4EB6" w:rsidRDefault="008A4EB6" w:rsidP="00716349">
      <w:pPr>
        <w:pStyle w:val="Annex-Heading3"/>
      </w:pPr>
      <w:bookmarkStart w:id="662" w:name="Simple_Type_underKeelClearanceCalculatio"/>
      <w:bookmarkStart w:id="663" w:name="_bookmark20"/>
      <w:bookmarkEnd w:id="662"/>
      <w:bookmarkEnd w:id="663"/>
      <w:r>
        <w:lastRenderedPageBreak/>
        <w:t xml:space="preserve">Simple </w:t>
      </w:r>
      <w:r>
        <w:rPr>
          <w:spacing w:val="-4"/>
        </w:rPr>
        <w:t>Type</w:t>
      </w:r>
      <w:r>
        <w:t xml:space="preserve"> —</w:t>
      </w:r>
      <w:r>
        <w:rPr>
          <w:spacing w:val="30"/>
        </w:rPr>
        <w:t xml:space="preserve"> </w:t>
      </w:r>
      <w:r w:rsidR="00342193">
        <w:t>underKeelClearanceCalculationRequestedType</w:t>
      </w:r>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r>
              <w:rPr>
                <w:rFonts w:ascii="Times New Roman"/>
                <w:sz w:val="16"/>
              </w:rPr>
              <w:t>xs:string</w:t>
            </w:r>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664" w:name="_Toc454280016"/>
      <w:bookmarkStart w:id="665" w:name="_Ref534271635"/>
      <w:bookmarkEnd w:id="483"/>
      <w:bookmarkEnd w:id="484"/>
      <w:bookmarkEnd w:id="599"/>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666" w:name="_Toc127463885"/>
      <w:bookmarkStart w:id="667" w:name="_Toc128125511"/>
      <w:bookmarkStart w:id="668" w:name="_Toc141176293"/>
      <w:bookmarkStart w:id="669" w:name="_Toc141176458"/>
      <w:bookmarkStart w:id="670" w:name="_Toc141177090"/>
      <w:bookmarkStart w:id="671" w:name="_Toc176796736"/>
      <w:r w:rsidRPr="00D009CB">
        <w:lastRenderedPageBreak/>
        <w:t>Feature</w:t>
      </w:r>
      <w:r w:rsidRPr="00D129DC">
        <w:t xml:space="preserve"> Catalogue</w:t>
      </w:r>
      <w:bookmarkEnd w:id="664"/>
      <w:bookmarkEnd w:id="665"/>
      <w:bookmarkEnd w:id="666"/>
      <w:bookmarkEnd w:id="667"/>
      <w:bookmarkEnd w:id="668"/>
      <w:bookmarkEnd w:id="669"/>
      <w:bookmarkEnd w:id="670"/>
      <w:bookmarkEnd w:id="671"/>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672" w:name="idmarkerx16777217x585"/>
      <w:bookmarkStart w:id="673" w:name="_Toc527705873"/>
      <w:bookmarkStart w:id="674" w:name="_Toc528589761"/>
      <w:bookmarkStart w:id="675" w:name="_Toc516370"/>
      <w:bookmarkStart w:id="676" w:name="_Toc127463886"/>
      <w:bookmarkStart w:id="677" w:name="_Toc128125512"/>
      <w:bookmarkStart w:id="678" w:name="_Toc141176294"/>
      <w:bookmarkStart w:id="679" w:name="_Toc141176459"/>
      <w:bookmarkStart w:id="680" w:name="_Toc141177091"/>
      <w:bookmarkStart w:id="681" w:name="_Toc176796737"/>
      <w:bookmarkEnd w:id="672"/>
      <w:r w:rsidRPr="00D72A08">
        <w:t>Catalogue header information</w:t>
      </w:r>
      <w:bookmarkEnd w:id="673"/>
      <w:bookmarkEnd w:id="674"/>
      <w:bookmarkEnd w:id="675"/>
      <w:bookmarkEnd w:id="676"/>
      <w:bookmarkEnd w:id="677"/>
      <w:bookmarkEnd w:id="678"/>
      <w:bookmarkEnd w:id="679"/>
      <w:bookmarkEnd w:id="680"/>
      <w:bookmarkEnd w:id="681"/>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r w:rsidRPr="00D009CB">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r w:rsidRPr="00D009CB">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r w:rsidRPr="00D009CB">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r w:rsidRPr="00D009CB">
              <w:rPr>
                <w:b/>
                <w:bCs/>
                <w:sz w:val="18"/>
              </w:rPr>
              <w:t>electronicMailAddress</w:t>
            </w:r>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682" w:name="idmarkerx16777217x1358"/>
      <w:bookmarkStart w:id="683" w:name="_Toc527705874"/>
      <w:bookmarkStart w:id="684" w:name="_Toc528589762"/>
      <w:bookmarkStart w:id="685" w:name="_Toc516371"/>
      <w:bookmarkStart w:id="686" w:name="_Toc127463887"/>
      <w:bookmarkStart w:id="687" w:name="_Toc128125513"/>
      <w:bookmarkStart w:id="688" w:name="_Toc141176295"/>
      <w:bookmarkStart w:id="689" w:name="_Toc141176460"/>
      <w:bookmarkStart w:id="690" w:name="_Toc141177092"/>
      <w:bookmarkStart w:id="691" w:name="_Toc176796738"/>
      <w:bookmarkEnd w:id="682"/>
      <w:r>
        <w:lastRenderedPageBreak/>
        <w:t>Definition Sources</w:t>
      </w:r>
      <w:bookmarkEnd w:id="683"/>
      <w:bookmarkEnd w:id="684"/>
      <w:bookmarkEnd w:id="685"/>
      <w:bookmarkEnd w:id="686"/>
      <w:bookmarkEnd w:id="687"/>
      <w:bookmarkEnd w:id="688"/>
      <w:bookmarkEnd w:id="689"/>
      <w:bookmarkEnd w:id="690"/>
      <w:bookmarkEnd w:id="691"/>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692" w:name="idmarkerx16777217x1382"/>
      <w:bookmarkStart w:id="693" w:name="_Toc527705875"/>
      <w:bookmarkStart w:id="694" w:name="_Toc528589763"/>
      <w:bookmarkStart w:id="695" w:name="_Toc516372"/>
      <w:bookmarkStart w:id="696" w:name="_Toc127463888"/>
      <w:bookmarkStart w:id="697" w:name="_Toc128125514"/>
      <w:bookmarkStart w:id="698" w:name="_Toc141176296"/>
      <w:bookmarkStart w:id="699" w:name="_Toc141176461"/>
      <w:bookmarkStart w:id="700" w:name="_Toc141177093"/>
      <w:bookmarkStart w:id="701" w:name="_Toc176796739"/>
      <w:bookmarkEnd w:id="692"/>
      <w:r>
        <w:lastRenderedPageBreak/>
        <w:t>Simple Attribute</w:t>
      </w:r>
      <w:r w:rsidR="00D91CFA">
        <w:t>s</w:t>
      </w:r>
      <w:bookmarkEnd w:id="693"/>
      <w:bookmarkEnd w:id="694"/>
      <w:bookmarkEnd w:id="695"/>
      <w:bookmarkEnd w:id="696"/>
      <w:bookmarkEnd w:id="697"/>
      <w:bookmarkEnd w:id="698"/>
      <w:bookmarkEnd w:id="699"/>
      <w:bookmarkEnd w:id="700"/>
      <w:bookmarkEnd w:id="701"/>
    </w:p>
    <w:p w14:paraId="3FBC3C20" w14:textId="126B275F" w:rsidR="003E0B96" w:rsidRPr="0069011F" w:rsidRDefault="003E0B96" w:rsidP="002721B0">
      <w:pPr>
        <w:pStyle w:val="Annex-Heading3"/>
        <w:rPr>
          <w:rFonts w:ascii="Times New Roman" w:hAnsi="Times New Roman"/>
          <w:szCs w:val="24"/>
        </w:rPr>
      </w:pPr>
      <w:bookmarkStart w:id="702" w:name="idmarkerx16777217x1399"/>
      <w:bookmarkStart w:id="703" w:name="_Toc527705876"/>
      <w:bookmarkStart w:id="704" w:name="_Toc528589764"/>
      <w:bookmarkEnd w:id="702"/>
      <w:r w:rsidRPr="0069011F">
        <w:t>Generation</w:t>
      </w:r>
      <w:r>
        <w:t xml:space="preserve"> Time</w:t>
      </w:r>
      <w:bookmarkEnd w:id="703"/>
      <w:bookmarkEnd w:id="704"/>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r>
        <w:rPr>
          <w:rFonts w:ascii="Courier New" w:hAnsi="Courier New" w:cs="Courier New"/>
        </w:rPr>
        <w:t>generationTime</w:t>
      </w:r>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dateTime</w:t>
      </w:r>
    </w:p>
    <w:p w14:paraId="0CBF7F03" w14:textId="0EE9313E" w:rsidR="003E0B96" w:rsidRPr="006E3438" w:rsidRDefault="00874D17" w:rsidP="002721B0">
      <w:pPr>
        <w:pStyle w:val="Annex-Heading3"/>
        <w:rPr>
          <w:rFonts w:ascii="Times New Roman" w:hAnsi="Times New Roman"/>
          <w:szCs w:val="24"/>
        </w:rPr>
      </w:pPr>
      <w:bookmarkStart w:id="705" w:name="_Toc527705877"/>
      <w:bookmarkStart w:id="706" w:name="_Toc528589765"/>
      <w:r w:rsidRPr="006E3438">
        <w:t xml:space="preserve">Vessel </w:t>
      </w:r>
      <w:r w:rsidR="003E0B96" w:rsidRPr="006E3438">
        <w:t>ID</w:t>
      </w:r>
      <w:bookmarkEnd w:id="705"/>
      <w:bookmarkEnd w:id="706"/>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r>
        <w:rPr>
          <w:rFonts w:ascii="Courier New" w:hAnsi="Courier New" w:cs="Courier New"/>
        </w:rPr>
        <w:t>vesselID</w:t>
      </w:r>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707" w:name="idmarkerx16777217x1507"/>
      <w:bookmarkStart w:id="708" w:name="_Toc527705878"/>
      <w:bookmarkStart w:id="709" w:name="_Toc528589766"/>
      <w:bookmarkEnd w:id="707"/>
      <w:r>
        <w:t>Source Route Name</w:t>
      </w:r>
      <w:bookmarkEnd w:id="708"/>
      <w:bookmarkEnd w:id="709"/>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r>
        <w:rPr>
          <w:rFonts w:ascii="Courier New" w:hAnsi="Courier New" w:cs="Courier New"/>
        </w:rPr>
        <w:t>sourceRouteName</w:t>
      </w:r>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710" w:name="idmarkerx16777217x1561"/>
      <w:bookmarkStart w:id="711" w:name="_Toc527705879"/>
      <w:bookmarkStart w:id="712" w:name="_Toc528589767"/>
      <w:bookmarkEnd w:id="710"/>
      <w:r>
        <w:t>Source Route Version</w:t>
      </w:r>
      <w:bookmarkEnd w:id="711"/>
      <w:bookmarkEnd w:id="712"/>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r>
        <w:rPr>
          <w:rFonts w:ascii="Courier New" w:hAnsi="Courier New" w:cs="Courier New"/>
        </w:rPr>
        <w:t>sourceRouteVersion</w:t>
      </w:r>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“sourceRouteName”, especially if “sourceRouteName”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713" w:name="idmarkerx16777217x1618"/>
      <w:bookmarkStart w:id="714" w:name="_Toc527705880"/>
      <w:bookmarkStart w:id="715" w:name="_Toc528589768"/>
      <w:bookmarkEnd w:id="713"/>
      <w:r>
        <w:t>Maximum Draught</w:t>
      </w:r>
      <w:bookmarkEnd w:id="714"/>
      <w:bookmarkEnd w:id="715"/>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r>
        <w:rPr>
          <w:rFonts w:ascii="Courier New" w:hAnsi="Courier New" w:cs="Courier New"/>
        </w:rPr>
        <w:t>maximumDraught</w:t>
      </w:r>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r>
              <w:t>lowerBound</w:t>
            </w:r>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r>
              <w:t>upperBound</w:t>
            </w:r>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r w:rsidRPr="001947CB">
              <w:t>gtSemiInterval</w:t>
            </w:r>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716" w:name="idmarkerx16777217x1673"/>
      <w:bookmarkStart w:id="717" w:name="_Toc527705881"/>
      <w:bookmarkStart w:id="718" w:name="_Toc528589769"/>
      <w:bookmarkEnd w:id="716"/>
      <w:r>
        <w:t>Distance Above UKC Limit</w:t>
      </w:r>
      <w:bookmarkEnd w:id="717"/>
      <w:bookmarkEnd w:id="718"/>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r>
        <w:rPr>
          <w:rFonts w:ascii="Courier New" w:hAnsi="Courier New" w:cs="Courier New"/>
        </w:rPr>
        <w:t>distanceAboveUKCLimit</w:t>
      </w:r>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6DFFEE37" w:rsidR="00A67EAC" w:rsidDel="00532C9B" w:rsidRDefault="00456F12" w:rsidP="007D127A">
      <w:pPr>
        <w:spacing w:before="0"/>
        <w:rPr>
          <w:del w:id="719" w:author="Jason Rhee" w:date="2024-09-28T10:33:00Z" w16du:dateUtc="2024-09-28T00:33:00Z"/>
        </w:rPr>
      </w:pPr>
      <w:del w:id="720" w:author="Jason Rhee" w:date="2024-09-28T10:33:00Z" w16du:dateUtc="2024-09-28T00:33:00Z">
        <w:r w:rsidDel="00532C9B">
          <w:rPr>
            <w:b/>
            <w:bCs/>
          </w:rPr>
          <w:delText>Constraints</w:delText>
        </w:r>
        <w:r w:rsidR="00A67EAC" w:rsidDel="00532C9B">
          <w:delText>:</w:delText>
        </w:r>
      </w:del>
    </w:p>
    <w:tbl>
      <w:tblPr>
        <w:tblStyle w:val="TableGrid"/>
        <w:tblW w:w="0" w:type="auto"/>
        <w:tblLook w:val="04A0" w:firstRow="1" w:lastRow="0" w:firstColumn="1" w:lastColumn="0" w:noHBand="0" w:noVBand="1"/>
      </w:tblPr>
      <w:tblGrid>
        <w:gridCol w:w="1812"/>
        <w:gridCol w:w="1812"/>
        <w:gridCol w:w="1812"/>
        <w:gridCol w:w="1812"/>
        <w:gridCol w:w="1812"/>
      </w:tblGrid>
      <w:tr w:rsidR="00FC0444" w:rsidDel="00532C9B" w14:paraId="518D0E60" w14:textId="15C2B1EA" w:rsidTr="00C83522">
        <w:trPr>
          <w:del w:id="721" w:author="Jason Rhee" w:date="2024-09-28T10:33:00Z" w16du:dateUtc="2024-09-28T00:33:00Z"/>
        </w:trPr>
        <w:tc>
          <w:tcPr>
            <w:tcW w:w="1812" w:type="dxa"/>
          </w:tcPr>
          <w:p w14:paraId="56A3C35B" w14:textId="7C1D1B71" w:rsidR="008C554B" w:rsidRPr="00C83522" w:rsidDel="00532C9B" w:rsidRDefault="008C554B" w:rsidP="00C83522">
            <w:pPr>
              <w:spacing w:before="0"/>
              <w:jc w:val="center"/>
              <w:rPr>
                <w:del w:id="722" w:author="Jason Rhee" w:date="2024-09-28T10:33:00Z" w16du:dateUtc="2024-09-28T00:33:00Z"/>
                <w:b/>
                <w:bCs/>
              </w:rPr>
            </w:pPr>
            <w:del w:id="723" w:author="Jason Rhee" w:date="2024-09-28T10:33:00Z" w16du:dateUtc="2024-09-28T00:33:00Z">
              <w:r w:rsidRPr="00C83522" w:rsidDel="00532C9B">
                <w:rPr>
                  <w:b/>
                  <w:bCs/>
                </w:rPr>
                <w:lastRenderedPageBreak/>
                <w:delText>String Length</w:delText>
              </w:r>
            </w:del>
          </w:p>
        </w:tc>
        <w:tc>
          <w:tcPr>
            <w:tcW w:w="1812" w:type="dxa"/>
          </w:tcPr>
          <w:p w14:paraId="638A7131" w14:textId="78D550FA" w:rsidR="008C554B" w:rsidRPr="00C83522" w:rsidDel="00532C9B" w:rsidRDefault="008C554B" w:rsidP="00C83522">
            <w:pPr>
              <w:spacing w:before="0"/>
              <w:jc w:val="center"/>
              <w:rPr>
                <w:del w:id="724" w:author="Jason Rhee" w:date="2024-09-28T10:33:00Z" w16du:dateUtc="2024-09-28T00:33:00Z"/>
                <w:b/>
                <w:bCs/>
              </w:rPr>
            </w:pPr>
            <w:del w:id="725" w:author="Jason Rhee" w:date="2024-09-28T10:33:00Z" w16du:dateUtc="2024-09-28T00:33:00Z">
              <w:r w:rsidRPr="00C83522" w:rsidDel="00532C9B">
                <w:rPr>
                  <w:b/>
                  <w:bCs/>
                </w:rPr>
                <w:delText>Text Pattern</w:delText>
              </w:r>
            </w:del>
          </w:p>
        </w:tc>
        <w:tc>
          <w:tcPr>
            <w:tcW w:w="3624" w:type="dxa"/>
            <w:gridSpan w:val="2"/>
          </w:tcPr>
          <w:p w14:paraId="51255DA9" w14:textId="06EED39E" w:rsidR="008C554B" w:rsidRPr="00C83522" w:rsidDel="00532C9B" w:rsidRDefault="008C554B" w:rsidP="00C83522">
            <w:pPr>
              <w:spacing w:before="0"/>
              <w:jc w:val="center"/>
              <w:rPr>
                <w:del w:id="726" w:author="Jason Rhee" w:date="2024-09-28T10:33:00Z" w16du:dateUtc="2024-09-28T00:33:00Z"/>
                <w:b/>
                <w:bCs/>
              </w:rPr>
            </w:pPr>
            <w:del w:id="727" w:author="Jason Rhee" w:date="2024-09-28T10:33:00Z" w16du:dateUtc="2024-09-28T00:33:00Z">
              <w:r w:rsidRPr="00C83522" w:rsidDel="00532C9B">
                <w:rPr>
                  <w:b/>
                  <w:bCs/>
                </w:rPr>
                <w:delText>Range</w:delText>
              </w:r>
            </w:del>
          </w:p>
        </w:tc>
        <w:tc>
          <w:tcPr>
            <w:tcW w:w="1812" w:type="dxa"/>
          </w:tcPr>
          <w:p w14:paraId="2186F5B6" w14:textId="0B74AAA2" w:rsidR="008C554B" w:rsidRPr="00C83522" w:rsidDel="00532C9B" w:rsidRDefault="008C554B" w:rsidP="00C83522">
            <w:pPr>
              <w:spacing w:before="0"/>
              <w:jc w:val="center"/>
              <w:rPr>
                <w:del w:id="728" w:author="Jason Rhee" w:date="2024-09-28T10:33:00Z" w16du:dateUtc="2024-09-28T00:33:00Z"/>
                <w:b/>
                <w:bCs/>
              </w:rPr>
            </w:pPr>
            <w:del w:id="729" w:author="Jason Rhee" w:date="2024-09-28T10:33:00Z" w16du:dateUtc="2024-09-28T00:33:00Z">
              <w:r w:rsidRPr="00C83522" w:rsidDel="00532C9B">
                <w:rPr>
                  <w:b/>
                  <w:bCs/>
                </w:rPr>
                <w:delText>Precision</w:delText>
              </w:r>
            </w:del>
          </w:p>
        </w:tc>
      </w:tr>
      <w:tr w:rsidR="009A3810" w:rsidDel="00532C9B" w14:paraId="6206322C" w14:textId="35FECD51" w:rsidTr="00C83522">
        <w:trPr>
          <w:del w:id="730" w:author="Jason Rhee" w:date="2024-09-28T10:33:00Z" w16du:dateUtc="2024-09-28T00:33:00Z"/>
        </w:trPr>
        <w:tc>
          <w:tcPr>
            <w:tcW w:w="1812" w:type="dxa"/>
            <w:vMerge w:val="restart"/>
          </w:tcPr>
          <w:p w14:paraId="2B6D48C0" w14:textId="7734F006" w:rsidR="008C554B" w:rsidDel="00532C9B" w:rsidRDefault="008C554B" w:rsidP="00C83522">
            <w:pPr>
              <w:spacing w:before="0"/>
              <w:jc w:val="center"/>
              <w:rPr>
                <w:del w:id="731" w:author="Jason Rhee" w:date="2024-09-28T10:33:00Z" w16du:dateUtc="2024-09-28T00:33:00Z"/>
              </w:rPr>
            </w:pPr>
            <w:del w:id="732" w:author="Jason Rhee" w:date="2024-09-28T10:33:00Z" w16du:dateUtc="2024-09-28T00:33:00Z">
              <w:r w:rsidDel="00532C9B">
                <w:delText>(not specified)</w:delText>
              </w:r>
            </w:del>
          </w:p>
        </w:tc>
        <w:tc>
          <w:tcPr>
            <w:tcW w:w="1812" w:type="dxa"/>
            <w:vMerge w:val="restart"/>
          </w:tcPr>
          <w:p w14:paraId="1A8CB95B" w14:textId="3940EB10" w:rsidR="008C554B" w:rsidDel="00532C9B" w:rsidRDefault="008C554B" w:rsidP="00C83522">
            <w:pPr>
              <w:spacing w:before="0"/>
              <w:jc w:val="center"/>
              <w:rPr>
                <w:del w:id="733" w:author="Jason Rhee" w:date="2024-09-28T10:33:00Z" w16du:dateUtc="2024-09-28T00:33:00Z"/>
              </w:rPr>
            </w:pPr>
            <w:del w:id="734" w:author="Jason Rhee" w:date="2024-09-28T10:33:00Z" w16du:dateUtc="2024-09-28T00:33:00Z">
              <w:r w:rsidDel="00532C9B">
                <w:delText>(none)</w:delText>
              </w:r>
            </w:del>
          </w:p>
        </w:tc>
        <w:tc>
          <w:tcPr>
            <w:tcW w:w="1812" w:type="dxa"/>
          </w:tcPr>
          <w:p w14:paraId="23AF961A" w14:textId="6681C0DE" w:rsidR="008C554B" w:rsidDel="00532C9B" w:rsidRDefault="008C554B" w:rsidP="00C83522">
            <w:pPr>
              <w:spacing w:before="0"/>
              <w:rPr>
                <w:del w:id="735" w:author="Jason Rhee" w:date="2024-09-28T10:33:00Z" w16du:dateUtc="2024-09-28T00:33:00Z"/>
              </w:rPr>
            </w:pPr>
            <w:del w:id="736" w:author="Jason Rhee" w:date="2024-09-28T10:33:00Z" w16du:dateUtc="2024-09-28T00:33:00Z">
              <w:r w:rsidDel="00532C9B">
                <w:delText>lowerBound</w:delText>
              </w:r>
            </w:del>
          </w:p>
        </w:tc>
        <w:tc>
          <w:tcPr>
            <w:tcW w:w="1812" w:type="dxa"/>
          </w:tcPr>
          <w:p w14:paraId="221E2635" w14:textId="5DCE26B9" w:rsidR="008C554B" w:rsidDel="00532C9B" w:rsidRDefault="008C554B" w:rsidP="00C83522">
            <w:pPr>
              <w:spacing w:before="0"/>
              <w:rPr>
                <w:del w:id="737" w:author="Jason Rhee" w:date="2024-09-28T10:33:00Z" w16du:dateUtc="2024-09-28T00:33:00Z"/>
              </w:rPr>
            </w:pPr>
            <w:del w:id="738" w:author="Jason Rhee" w:date="2024-09-28T10:33:00Z" w16du:dateUtc="2024-09-28T00:33:00Z">
              <w:r w:rsidDel="00532C9B">
                <w:delText>0</w:delText>
              </w:r>
            </w:del>
          </w:p>
        </w:tc>
        <w:tc>
          <w:tcPr>
            <w:tcW w:w="1812" w:type="dxa"/>
            <w:vMerge w:val="restart"/>
          </w:tcPr>
          <w:p w14:paraId="79AC9305" w14:textId="3259B197" w:rsidR="008C554B" w:rsidDel="00532C9B" w:rsidRDefault="008C554B" w:rsidP="00C83522">
            <w:pPr>
              <w:spacing w:before="0"/>
              <w:jc w:val="center"/>
              <w:rPr>
                <w:del w:id="739" w:author="Jason Rhee" w:date="2024-09-28T10:33:00Z" w16du:dateUtc="2024-09-28T00:33:00Z"/>
              </w:rPr>
            </w:pPr>
            <w:del w:id="740" w:author="Jason Rhee" w:date="2024-09-28T10:33:00Z" w16du:dateUtc="2024-09-28T00:33:00Z">
              <w:r w:rsidDel="00532C9B">
                <w:delText>(not specified)</w:delText>
              </w:r>
            </w:del>
          </w:p>
        </w:tc>
      </w:tr>
      <w:tr w:rsidR="009A3810" w:rsidDel="00532C9B" w14:paraId="0BDA61EE" w14:textId="79DDDE34" w:rsidTr="00C83522">
        <w:trPr>
          <w:del w:id="741" w:author="Jason Rhee" w:date="2024-09-28T10:33:00Z" w16du:dateUtc="2024-09-28T00:33:00Z"/>
        </w:trPr>
        <w:tc>
          <w:tcPr>
            <w:tcW w:w="1812" w:type="dxa"/>
            <w:vMerge/>
          </w:tcPr>
          <w:p w14:paraId="17FFF7A7" w14:textId="0B175FA4" w:rsidR="008C554B" w:rsidDel="00532C9B" w:rsidRDefault="008C554B" w:rsidP="00C83522">
            <w:pPr>
              <w:spacing w:before="0"/>
              <w:rPr>
                <w:del w:id="742" w:author="Jason Rhee" w:date="2024-09-28T10:33:00Z" w16du:dateUtc="2024-09-28T00:33:00Z"/>
              </w:rPr>
            </w:pPr>
          </w:p>
        </w:tc>
        <w:tc>
          <w:tcPr>
            <w:tcW w:w="1812" w:type="dxa"/>
            <w:vMerge/>
          </w:tcPr>
          <w:p w14:paraId="51CC7897" w14:textId="1ABCC76F" w:rsidR="008C554B" w:rsidDel="00532C9B" w:rsidRDefault="008C554B" w:rsidP="00C83522">
            <w:pPr>
              <w:spacing w:before="0"/>
              <w:rPr>
                <w:del w:id="743" w:author="Jason Rhee" w:date="2024-09-28T10:33:00Z" w16du:dateUtc="2024-09-28T00:33:00Z"/>
              </w:rPr>
            </w:pPr>
          </w:p>
        </w:tc>
        <w:tc>
          <w:tcPr>
            <w:tcW w:w="1812" w:type="dxa"/>
          </w:tcPr>
          <w:p w14:paraId="2C3B182A" w14:textId="280D0DB2" w:rsidR="008C554B" w:rsidDel="00532C9B" w:rsidRDefault="008C554B" w:rsidP="00C83522">
            <w:pPr>
              <w:spacing w:before="0"/>
              <w:rPr>
                <w:del w:id="744" w:author="Jason Rhee" w:date="2024-09-28T10:33:00Z" w16du:dateUtc="2024-09-28T00:33:00Z"/>
              </w:rPr>
            </w:pPr>
            <w:del w:id="745" w:author="Jason Rhee" w:date="2024-09-28T10:33:00Z" w16du:dateUtc="2024-09-28T00:33:00Z">
              <w:r w:rsidDel="00532C9B">
                <w:delText>upperBound</w:delText>
              </w:r>
            </w:del>
          </w:p>
        </w:tc>
        <w:tc>
          <w:tcPr>
            <w:tcW w:w="1812" w:type="dxa"/>
          </w:tcPr>
          <w:p w14:paraId="721ADEE4" w14:textId="1A837437" w:rsidR="008C554B" w:rsidDel="00532C9B" w:rsidRDefault="008C554B" w:rsidP="00C83522">
            <w:pPr>
              <w:spacing w:before="0"/>
              <w:rPr>
                <w:del w:id="746" w:author="Jason Rhee" w:date="2024-09-28T10:33:00Z" w16du:dateUtc="2024-09-28T00:33:00Z"/>
              </w:rPr>
            </w:pPr>
            <w:del w:id="747" w:author="Jason Rhee" w:date="2024-09-28T10:33:00Z" w16du:dateUtc="2024-09-28T00:33:00Z">
              <w:r w:rsidDel="00532C9B">
                <w:delText>(not specified)</w:delText>
              </w:r>
            </w:del>
          </w:p>
        </w:tc>
        <w:tc>
          <w:tcPr>
            <w:tcW w:w="1812" w:type="dxa"/>
            <w:vMerge/>
          </w:tcPr>
          <w:p w14:paraId="0BE5D6A7" w14:textId="400E263E" w:rsidR="008C554B" w:rsidDel="00532C9B" w:rsidRDefault="008C554B" w:rsidP="00C83522">
            <w:pPr>
              <w:spacing w:before="0"/>
              <w:rPr>
                <w:del w:id="748" w:author="Jason Rhee" w:date="2024-09-28T10:33:00Z" w16du:dateUtc="2024-09-28T00:33:00Z"/>
              </w:rPr>
            </w:pPr>
          </w:p>
        </w:tc>
      </w:tr>
      <w:tr w:rsidR="009A3810" w:rsidDel="00532C9B" w14:paraId="5C9AF9A7" w14:textId="3DEDD152" w:rsidTr="00C83522">
        <w:trPr>
          <w:del w:id="749" w:author="Jason Rhee" w:date="2024-09-28T10:33:00Z" w16du:dateUtc="2024-09-28T00:33:00Z"/>
        </w:trPr>
        <w:tc>
          <w:tcPr>
            <w:tcW w:w="1812" w:type="dxa"/>
            <w:vMerge/>
          </w:tcPr>
          <w:p w14:paraId="443759B2" w14:textId="4FA26E3F" w:rsidR="008C554B" w:rsidDel="00532C9B" w:rsidRDefault="008C554B" w:rsidP="00C83522">
            <w:pPr>
              <w:spacing w:before="0"/>
              <w:rPr>
                <w:del w:id="750" w:author="Jason Rhee" w:date="2024-09-28T10:33:00Z" w16du:dateUtc="2024-09-28T00:33:00Z"/>
              </w:rPr>
            </w:pPr>
          </w:p>
        </w:tc>
        <w:tc>
          <w:tcPr>
            <w:tcW w:w="1812" w:type="dxa"/>
            <w:vMerge/>
          </w:tcPr>
          <w:p w14:paraId="1A78E3BF" w14:textId="256C3C62" w:rsidR="008C554B" w:rsidDel="00532C9B" w:rsidRDefault="008C554B" w:rsidP="00C83522">
            <w:pPr>
              <w:spacing w:before="0"/>
              <w:rPr>
                <w:del w:id="751" w:author="Jason Rhee" w:date="2024-09-28T10:33:00Z" w16du:dateUtc="2024-09-28T00:33:00Z"/>
              </w:rPr>
            </w:pPr>
          </w:p>
        </w:tc>
        <w:tc>
          <w:tcPr>
            <w:tcW w:w="1812" w:type="dxa"/>
          </w:tcPr>
          <w:p w14:paraId="2AC5E750" w14:textId="146EB342" w:rsidR="008C554B" w:rsidDel="00532C9B" w:rsidRDefault="008C554B" w:rsidP="00C83522">
            <w:pPr>
              <w:spacing w:before="0"/>
              <w:rPr>
                <w:del w:id="752" w:author="Jason Rhee" w:date="2024-09-28T10:33:00Z" w16du:dateUtc="2024-09-28T00:33:00Z"/>
              </w:rPr>
            </w:pPr>
            <w:del w:id="753" w:author="Jason Rhee" w:date="2024-09-28T10:33:00Z" w16du:dateUtc="2024-09-28T00:33:00Z">
              <w:r w:rsidDel="00532C9B">
                <w:delText>closure</w:delText>
              </w:r>
            </w:del>
          </w:p>
        </w:tc>
        <w:tc>
          <w:tcPr>
            <w:tcW w:w="1812" w:type="dxa"/>
          </w:tcPr>
          <w:p w14:paraId="0547A223" w14:textId="1F8F3126" w:rsidR="008C554B" w:rsidDel="00532C9B" w:rsidRDefault="008C554B" w:rsidP="00C83522">
            <w:pPr>
              <w:spacing w:before="0"/>
              <w:rPr>
                <w:del w:id="754" w:author="Jason Rhee" w:date="2024-09-28T10:33:00Z" w16du:dateUtc="2024-09-28T00:33:00Z"/>
              </w:rPr>
            </w:pPr>
            <w:del w:id="755" w:author="Jason Rhee" w:date="2024-09-28T10:33:00Z" w16du:dateUtc="2024-09-28T00:33:00Z">
              <w:r w:rsidRPr="001947CB" w:rsidDel="00532C9B">
                <w:delText>gtSemiInterval</w:delText>
              </w:r>
            </w:del>
          </w:p>
        </w:tc>
        <w:tc>
          <w:tcPr>
            <w:tcW w:w="1812" w:type="dxa"/>
            <w:vMerge/>
          </w:tcPr>
          <w:p w14:paraId="2823C36D" w14:textId="535D50B3" w:rsidR="008C554B" w:rsidDel="00532C9B" w:rsidRDefault="008C554B" w:rsidP="00C83522">
            <w:pPr>
              <w:spacing w:before="0"/>
              <w:rPr>
                <w:del w:id="756" w:author="Jason Rhee" w:date="2024-09-28T10:33:00Z" w16du:dateUtc="2024-09-28T00:33:00Z"/>
              </w:rPr>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757" w:name="idmarkerx16777217x5781"/>
      <w:bookmarkStart w:id="758" w:name="_Toc527705882"/>
      <w:bookmarkStart w:id="759" w:name="_Toc528589770"/>
      <w:bookmarkEnd w:id="757"/>
      <w:r>
        <w:t>Scale Minimum</w:t>
      </w:r>
      <w:bookmarkEnd w:id="758"/>
      <w:bookmarkEnd w:id="759"/>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r>
        <w:rPr>
          <w:rFonts w:ascii="Courier New" w:hAnsi="Courier New" w:cs="Courier New"/>
        </w:rPr>
        <w:t>scaleMinimum</w:t>
      </w:r>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pPr>
      <w:r>
        <w:t>Language</w:t>
      </w:r>
    </w:p>
    <w:p w14:paraId="104AF6F5" w14:textId="6C122E87" w:rsidR="00BB616D" w:rsidRDefault="00BB616D" w:rsidP="00BB616D">
      <w:r w:rsidRPr="00FB4D5E">
        <w:rPr>
          <w:b/>
          <w:bCs/>
        </w:rPr>
        <w:t>Name</w:t>
      </w:r>
      <w:r>
        <w:t>: Language</w:t>
      </w:r>
    </w:p>
    <w:p w14:paraId="26F0DC90" w14:textId="7BEB3224" w:rsidR="00BB616D" w:rsidRDefault="00BB616D" w:rsidP="00BB616D">
      <w:r w:rsidRPr="00FB4D5E">
        <w:rPr>
          <w:b/>
          <w:bCs/>
        </w:rPr>
        <w:t>Definition</w:t>
      </w:r>
      <w:r>
        <w:t xml:space="preserve">: </w:t>
      </w:r>
      <w:r w:rsidR="00B641D8" w:rsidRPr="00B641D8">
        <w:t>The method of human communication, either spoken or written, consisting of the use of words in a structured and conventional way.</w:t>
      </w:r>
    </w:p>
    <w:p w14:paraId="014A45B3" w14:textId="02796516" w:rsidR="00BB616D" w:rsidRDefault="00BB616D" w:rsidP="00BB616D">
      <w:r w:rsidRPr="00FB4D5E">
        <w:rPr>
          <w:b/>
          <w:bCs/>
        </w:rPr>
        <w:t>Code</w:t>
      </w:r>
      <w:r>
        <w:t>: ‘</w:t>
      </w:r>
      <w:r>
        <w:rPr>
          <w:rFonts w:ascii="Courier New" w:hAnsi="Courier New" w:cs="Courier New"/>
        </w:rPr>
        <w:t>language</w:t>
      </w:r>
      <w:r>
        <w:t>’</w:t>
      </w:r>
    </w:p>
    <w:p w14:paraId="19609F26" w14:textId="77777777" w:rsidR="00BB616D" w:rsidRDefault="00BB616D" w:rsidP="00BB616D">
      <w:r w:rsidRPr="00FB4D5E">
        <w:rPr>
          <w:b/>
          <w:bCs/>
        </w:rPr>
        <w:t>Remarks</w:t>
      </w:r>
      <w:r>
        <w:t>:</w:t>
      </w:r>
    </w:p>
    <w:p w14:paraId="2AC63459" w14:textId="77777777" w:rsidR="00BB616D" w:rsidRDefault="00BB616D" w:rsidP="00BB616D">
      <w:r w:rsidRPr="00FB4D5E">
        <w:rPr>
          <w:b/>
          <w:bCs/>
        </w:rPr>
        <w:t>Aliases</w:t>
      </w:r>
      <w:r>
        <w:t>:</w:t>
      </w:r>
    </w:p>
    <w:p w14:paraId="611FFBE1" w14:textId="61D2B329" w:rsidR="00BB616D" w:rsidRDefault="00BB616D" w:rsidP="00BB616D">
      <w:r w:rsidRPr="00FB4D5E">
        <w:rPr>
          <w:b/>
          <w:bCs/>
        </w:rPr>
        <w:t>Value</w:t>
      </w:r>
      <w:r>
        <w:t xml:space="preserve"> </w:t>
      </w:r>
      <w:r w:rsidRPr="00FB4D5E">
        <w:rPr>
          <w:b/>
          <w:bCs/>
        </w:rPr>
        <w:t>Type</w:t>
      </w:r>
      <w:r>
        <w:t>: text</w:t>
      </w:r>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r w:rsidRPr="00FB4D5E">
        <w:rPr>
          <w:b/>
          <w:bCs/>
        </w:rPr>
        <w:t>Value</w:t>
      </w:r>
      <w:r>
        <w:t xml:space="preserve"> </w:t>
      </w:r>
      <w:r w:rsidRPr="00FB4D5E">
        <w:rPr>
          <w:b/>
          <w:bCs/>
        </w:rPr>
        <w:t>Type</w:t>
      </w:r>
      <w:r>
        <w:t xml:space="preserve">: </w:t>
      </w:r>
      <w:r w:rsidR="00F11F86">
        <w:t>text</w:t>
      </w:r>
    </w:p>
    <w:p w14:paraId="53C7D565" w14:textId="77777777" w:rsidR="003E0B96" w:rsidRDefault="003E0B96" w:rsidP="002721B0">
      <w:pPr>
        <w:pStyle w:val="Annex-Heading3"/>
        <w:rPr>
          <w:rFonts w:ascii="Times New Roman" w:hAnsi="Times New Roman"/>
          <w:szCs w:val="24"/>
        </w:rPr>
      </w:pPr>
      <w:bookmarkStart w:id="760" w:name="_Toc527705884"/>
      <w:bookmarkStart w:id="761" w:name="_Toc528589772"/>
      <w:r>
        <w:t>Expect</w:t>
      </w:r>
      <w:r w:rsidR="001C64E5">
        <w:t>ed</w:t>
      </w:r>
      <w:r>
        <w:t xml:space="preserve"> Passing Time</w:t>
      </w:r>
      <w:bookmarkEnd w:id="760"/>
      <w:bookmarkEnd w:id="761"/>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PassingTime</w:t>
      </w:r>
      <w:r>
        <w:t>'</w:t>
      </w:r>
    </w:p>
    <w:p w14:paraId="426948C5" w14:textId="77777777" w:rsidR="00E35A62" w:rsidRDefault="003E0B96" w:rsidP="007D127A">
      <w:pPr>
        <w:spacing w:before="0"/>
      </w:pPr>
      <w:r w:rsidRPr="00841212">
        <w:rPr>
          <w:b/>
          <w:bCs/>
        </w:rPr>
        <w:lastRenderedPageBreak/>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dateTime</w:t>
      </w:r>
    </w:p>
    <w:p w14:paraId="39993406" w14:textId="77777777" w:rsidR="003E0B96" w:rsidRDefault="003E0B96" w:rsidP="00716349">
      <w:pPr>
        <w:pStyle w:val="Annex-Heading3"/>
        <w:rPr>
          <w:rFonts w:ascii="Times New Roman" w:hAnsi="Times New Roman"/>
          <w:szCs w:val="24"/>
        </w:rPr>
      </w:pPr>
      <w:bookmarkStart w:id="762" w:name="_Toc527705885"/>
      <w:bookmarkStart w:id="763" w:name="_Toc528589773"/>
      <w:r>
        <w:t>Expect</w:t>
      </w:r>
      <w:r w:rsidR="001C64E5">
        <w:t>ed</w:t>
      </w:r>
      <w:r>
        <w:t xml:space="preserve"> Passing Speed</w:t>
      </w:r>
      <w:bookmarkEnd w:id="762"/>
      <w:bookmarkEnd w:id="763"/>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r>
        <w:rPr>
          <w:rFonts w:ascii="Courier New" w:hAnsi="Courier New" w:cs="Courier New"/>
        </w:rPr>
        <w:t>expect</w:t>
      </w:r>
      <w:r w:rsidR="001C64E5">
        <w:rPr>
          <w:rFonts w:ascii="Courier New" w:hAnsi="Courier New" w:cs="Courier New"/>
        </w:rPr>
        <w:t>ed</w:t>
      </w:r>
      <w:r>
        <w:rPr>
          <w:rFonts w:ascii="Courier New" w:hAnsi="Courier New" w:cs="Courier New"/>
        </w:rPr>
        <w:t>PassingSpeed</w:t>
      </w:r>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r>
              <w:t>lowerBound</w:t>
            </w:r>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r>
              <w:t>upperBound</w:t>
            </w:r>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r w:rsidRPr="00E22E5D">
              <w:t>geSemiInterval</w:t>
            </w:r>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4DAACA2C" w:rsidR="00D95E7D" w:rsidRDefault="00D95E7D" w:rsidP="00841212">
      <w:r w:rsidRPr="00FB4D5E">
        <w:rPr>
          <w:b/>
          <w:bCs/>
        </w:rPr>
        <w:t>Code</w:t>
      </w:r>
      <w:r>
        <w:t xml:space="preserve">: </w:t>
      </w:r>
      <w:del w:id="764" w:author="Jason Rhee" w:date="2024-09-28T10:32:00Z" w16du:dateUtc="2024-09-28T00:32:00Z">
        <w:r w:rsidRPr="00841212" w:rsidDel="00B74955">
          <w:rPr>
            <w:rFonts w:ascii="Courier New" w:hAnsi="Courier New" w:cs="Courier New"/>
          </w:rPr>
          <w:delText>'expectedPassingSpeed'</w:delText>
        </w:r>
      </w:del>
      <w:ins w:id="765" w:author="Jason Rhee" w:date="2024-09-28T10:32:00Z" w16du:dateUtc="2024-09-28T00:32:00Z">
        <w:r w:rsidR="00B74955" w:rsidRPr="00841212">
          <w:rPr>
            <w:rFonts w:ascii="Courier New" w:hAnsi="Courier New" w:cs="Courier New"/>
          </w:rPr>
          <w:t>'</w:t>
        </w:r>
        <w:r w:rsidR="00B74955">
          <w:rPr>
            <w:rFonts w:ascii="Courier New" w:hAnsi="Courier New" w:cs="Courier New"/>
          </w:rPr>
          <w:t>interoperabi</w:t>
        </w:r>
      </w:ins>
      <w:ins w:id="766" w:author="Jason Rhee" w:date="2024-09-28T10:33:00Z" w16du:dateUtc="2024-09-28T00:33:00Z">
        <w:r w:rsidR="00B74955">
          <w:rPr>
            <w:rFonts w:ascii="Courier New" w:hAnsi="Courier New" w:cs="Courier New"/>
          </w:rPr>
          <w:t>lityIdentifier</w:t>
        </w:r>
      </w:ins>
      <w:ins w:id="767" w:author="Jason Rhee" w:date="2024-09-28T10:32:00Z" w16du:dateUtc="2024-09-28T00:32:00Z">
        <w:r w:rsidR="00B74955" w:rsidRPr="00841212">
          <w:rPr>
            <w:rFonts w:ascii="Courier New" w:hAnsi="Courier New" w:cs="Courier New"/>
          </w:rPr>
          <w:t>'</w:t>
        </w:r>
      </w:ins>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lastRenderedPageBreak/>
              <w:t>(not specified)</w:t>
            </w:r>
          </w:p>
        </w:tc>
        <w:tc>
          <w:tcPr>
            <w:tcW w:w="3318" w:type="dxa"/>
            <w:vMerge w:val="restart"/>
          </w:tcPr>
          <w:p w14:paraId="37B200DC" w14:textId="77777777" w:rsidR="0025598A" w:rsidRPr="0025598A" w:rsidRDefault="0025598A" w:rsidP="00841212">
            <w:pPr>
              <w:spacing w:before="0"/>
              <w:jc w:val="left"/>
            </w:pPr>
            <w:r w:rsidRPr="0025598A">
              <w:t>urn:mrn:[Organisational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r>
              <w:t>lowerBound</w:t>
            </w:r>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r>
              <w:t>upperBound</w:t>
            </w:r>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r>
        <w:rPr>
          <w:rFonts w:ascii="Courier New" w:hAnsi="Courier New" w:cs="Courier New"/>
        </w:rPr>
        <w:t>timeStart</w:t>
      </w:r>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r w:rsidR="002B4F5C">
        <w:rPr>
          <w:rFonts w:ascii="Courier New" w:hAnsi="Courier New" w:cs="Courier New"/>
        </w:rPr>
        <w:t>timeEnd</w:t>
      </w:r>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768" w:name="_Toc527705886"/>
      <w:bookmarkStart w:id="769" w:name="_Toc528589774"/>
      <w:bookmarkStart w:id="770" w:name="_Toc516373"/>
      <w:bookmarkStart w:id="771" w:name="_Toc127463889"/>
      <w:bookmarkStart w:id="772" w:name="_Toc128125515"/>
      <w:bookmarkStart w:id="773" w:name="_Toc141176297"/>
      <w:bookmarkStart w:id="774" w:name="_Toc141176462"/>
      <w:bookmarkStart w:id="775" w:name="_Toc141177094"/>
      <w:bookmarkStart w:id="776" w:name="_Toc176796740"/>
      <w:r>
        <w:lastRenderedPageBreak/>
        <w:t>Enumerations</w:t>
      </w:r>
      <w:bookmarkEnd w:id="768"/>
      <w:bookmarkEnd w:id="769"/>
      <w:bookmarkEnd w:id="770"/>
      <w:bookmarkEnd w:id="771"/>
      <w:bookmarkEnd w:id="772"/>
      <w:bookmarkEnd w:id="773"/>
      <w:bookmarkEnd w:id="774"/>
      <w:bookmarkEnd w:id="775"/>
      <w:bookmarkEnd w:id="776"/>
    </w:p>
    <w:p w14:paraId="1AB634BF" w14:textId="7D8BDD40" w:rsidR="002D3B94" w:rsidRDefault="002D3B94" w:rsidP="002D3B94">
      <w:pPr>
        <w:pStyle w:val="Annex-Heading3"/>
      </w:pPr>
      <w:bookmarkStart w:id="777" w:name="idmarkerx16777217x100082"/>
      <w:bookmarkStart w:id="778" w:name="idmarkerx16777217x103713"/>
      <w:bookmarkStart w:id="779" w:name="idmarkerx16777217x106868"/>
      <w:bookmarkStart w:id="780" w:name="idmarkerx16777217x106922"/>
      <w:bookmarkStart w:id="781" w:name="idmarkerx16777217x106976"/>
      <w:bookmarkStart w:id="782" w:name="idmarkerx16777217x109894"/>
      <w:bookmarkStart w:id="783" w:name="idmarkerx16777217x110618"/>
      <w:bookmarkStart w:id="784" w:name="idmarkerx16777217x111342"/>
      <w:bookmarkStart w:id="785" w:name="idmarkerx16777217x112099"/>
      <w:bookmarkStart w:id="786" w:name="idmarkerx16777217x112157"/>
      <w:bookmarkStart w:id="787" w:name="idmarkerx16777217x112916"/>
      <w:bookmarkStart w:id="788" w:name="idmarkerx16777217x112971"/>
      <w:bookmarkStart w:id="789" w:name="idmarkerx16777217x113025"/>
      <w:bookmarkStart w:id="790" w:name="idmarkerx16777217x114038"/>
      <w:bookmarkStart w:id="791" w:name="idmarkerx16777217x118148"/>
      <w:bookmarkStart w:id="792" w:name="idmarkerx16777217x121544"/>
      <w:bookmarkStart w:id="793" w:name="idmarkerx16777217x122560"/>
      <w:bookmarkStart w:id="794" w:name="idmarkerx16777217x126908"/>
      <w:bookmarkStart w:id="795" w:name="idmarkerx16777217x129828"/>
      <w:bookmarkStart w:id="796" w:name="_Toc527705887"/>
      <w:bookmarkStart w:id="797" w:name="_Toc528589775"/>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r w:rsidRPr="00505498">
        <w:t>Name Usage</w:t>
      </w:r>
    </w:p>
    <w:p w14:paraId="0ACDE76A" w14:textId="49F0FFC6" w:rsidR="002D3B94" w:rsidRDefault="002D3B94" w:rsidP="00505498">
      <w:r>
        <w:t>Name: Name Usage</w:t>
      </w:r>
    </w:p>
    <w:p w14:paraId="18338FBF" w14:textId="5ECEFFBA" w:rsidR="002D3B94" w:rsidRDefault="002D3B94" w:rsidP="00505498">
      <w:r>
        <w:t xml:space="preserve">Definition: </w:t>
      </w:r>
      <w:r w:rsidR="00505498" w:rsidRPr="00505498">
        <w:t>Classification of the type and display level of the name of a feature in an end-user system.</w:t>
      </w:r>
    </w:p>
    <w:p w14:paraId="0D1E5BBF" w14:textId="57D4438E" w:rsidR="002D3B94" w:rsidRDefault="002D3B94" w:rsidP="00505498">
      <w:r>
        <w:t>Code: '</w:t>
      </w:r>
      <w:r w:rsidR="00505498">
        <w:t>nameUsage</w:t>
      </w:r>
      <w:r>
        <w:t>'</w:t>
      </w:r>
    </w:p>
    <w:p w14:paraId="60B25B31" w14:textId="77777777" w:rsidR="002D3B94" w:rsidRDefault="002D3B94" w:rsidP="00505498">
      <w:r>
        <w:t>Remarks:</w:t>
      </w:r>
    </w:p>
    <w:p w14:paraId="35615878" w14:textId="77777777" w:rsidR="002D3B94" w:rsidRDefault="002D3B94" w:rsidP="00505498">
      <w:r>
        <w:t>Aliases: (none)</w:t>
      </w:r>
    </w:p>
    <w:p w14:paraId="7FA1EADC" w14:textId="728BBC1F" w:rsidR="002D3B94" w:rsidRDefault="002D3B94" w:rsidP="002D3B94">
      <w:r>
        <w:t>Value Type: enumeration</w:t>
      </w:r>
    </w:p>
    <w:p w14:paraId="5913832C" w14:textId="77777777" w:rsidR="00505498" w:rsidRDefault="00505498" w:rsidP="00505498">
      <w:pPr>
        <w:spacing w:before="160" w:after="160"/>
        <w:jc w:val="center"/>
      </w:pPr>
      <w:r>
        <w:t>Listed Values</w:t>
      </w:r>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r>
              <w:rPr>
                <w:b/>
                <w:bCs/>
              </w:rPr>
              <w:t>Label</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pPr>
            <w:r>
              <w:rPr>
                <w:b/>
                <w:bCs/>
              </w:rPr>
              <w:t>Definition</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r>
              <w:rPr>
                <w:b/>
                <w:bCs/>
              </w:rPr>
              <w:t>Remarks</w:t>
            </w:r>
          </w:p>
        </w:tc>
      </w:tr>
      <w:tr w:rsidR="00505498" w14:paraId="03325A77"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pPr>
            <w:r>
              <w:t>'</w:t>
            </w:r>
            <w:r w:rsidR="00257B70" w:rsidRPr="0069039E">
              <w:rPr>
                <w:rFonts w:ascii="Courier New" w:hAnsi="Courier New" w:cs="Courier New"/>
              </w:rPr>
              <w:t>defaultNameDisplay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rFonts w:cs="Arial"/>
                <w:color w:val="464646"/>
                <w:szCs w:val="17"/>
              </w:rPr>
            </w:pPr>
            <w:r w:rsidRPr="00257B70">
              <w:rPr>
                <w:rFonts w:cs="Arial"/>
                <w:color w:val="464646"/>
                <w:szCs w:val="17"/>
              </w:rPr>
              <w:t>The name is intended to be displayed when the end-user system is set to the default name/text display setting.</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pPr>
          </w:p>
        </w:tc>
      </w:tr>
      <w:tr w:rsidR="00505498" w14:paraId="1CF3B17E" w14:textId="77777777" w:rsidTr="00BC5EE9">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pPr>
            <w:r>
              <w:t>'</w:t>
            </w:r>
            <w:r w:rsidR="00257B70" w:rsidRPr="00257B70">
              <w:rPr>
                <w:rFonts w:ascii="Courier New" w:hAnsi="Courier New" w:cs="Courier New"/>
                <w:szCs w:val="22"/>
              </w:rPr>
              <w:t>alternateNameDisplay</w:t>
            </w:r>
            <w:r>
              <w:t>'</w:t>
            </w:r>
            <w:r>
              <w:br/>
              <w:t>Aliases: (none)</w:t>
            </w:r>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rFonts w:cs="Arial"/>
                <w:color w:val="464646"/>
                <w:szCs w:val="17"/>
              </w:rPr>
            </w:pPr>
            <w:r w:rsidRPr="00BC5EE9">
              <w:rPr>
                <w:rFonts w:cs="Arial"/>
                <w:color w:val="464646"/>
                <w:szCs w:val="17"/>
              </w:rPr>
              <w:t>The name is intended to be displayed when the end-user system is set to an alternate name/text display setting, for example an alternate language.</w:t>
            </w:r>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pPr>
          </w:p>
        </w:tc>
      </w:tr>
    </w:tbl>
    <w:p w14:paraId="7EC2DCA2" w14:textId="77777777" w:rsidR="00505498" w:rsidRPr="002D3B94" w:rsidRDefault="00505498" w:rsidP="00505498"/>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796"/>
      <w:bookmarkEnd w:id="797"/>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r w:rsidR="0050725B">
        <w:rPr>
          <w:rFonts w:ascii="Courier New" w:hAnsi="Courier New" w:cs="Courier New"/>
        </w:rPr>
        <w:t>u</w:t>
      </w:r>
      <w:r>
        <w:rPr>
          <w:rFonts w:ascii="Courier New" w:hAnsi="Courier New" w:cs="Courier New"/>
        </w:rPr>
        <w:t>nderKeelClearancePurpose</w:t>
      </w:r>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pPr>
      <w:r>
        <w:t>Value Type:</w:t>
      </w:r>
      <w:r w:rsidR="00A454C8">
        <w:t xml:space="preserve"> </w:t>
      </w:r>
      <w:r w:rsidR="00E67EBE">
        <w:t>e</w:t>
      </w:r>
      <w:r w:rsidR="005C64A0">
        <w:t>numeration</w:t>
      </w:r>
      <w:r w:rsidR="00BC5EE9">
        <w:br w:type="page"/>
      </w:r>
    </w:p>
    <w:p w14:paraId="760A2706" w14:textId="77777777" w:rsidR="003E0B96" w:rsidRDefault="003E0B96" w:rsidP="003E0B96">
      <w:pPr>
        <w:spacing w:before="160" w:after="160"/>
        <w:jc w:val="center"/>
      </w:pPr>
      <w:r>
        <w:lastRenderedPageBreak/>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r>
              <w:rPr>
                <w:rFonts w:ascii="Courier New" w:hAnsi="Courier New" w:cs="Courier New"/>
                <w:szCs w:val="22"/>
              </w:rPr>
              <w:t>prePlan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r>
              <w:rPr>
                <w:rFonts w:ascii="Courier New" w:hAnsi="Courier New" w:cs="Courier New"/>
                <w:szCs w:val="22"/>
              </w:rPr>
              <w:t>actualPlan</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r>
              <w:rPr>
                <w:rFonts w:ascii="Courier New" w:hAnsi="Courier New" w:cs="Courier New"/>
                <w:szCs w:val="22"/>
              </w:rPr>
              <w:t>actualUpdate</w:t>
            </w:r>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798" w:name="_Toc527705888"/>
      <w:bookmarkStart w:id="799"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798"/>
      <w:bookmarkEnd w:id="799"/>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r>
              <w:rPr>
                <w:rFonts w:ascii="Courier New" w:hAnsi="Courier New" w:cs="Courier New"/>
                <w:szCs w:val="22"/>
              </w:rPr>
              <w:t>timeWindow</w:t>
            </w:r>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r w:rsidR="00A956AA">
              <w:rPr>
                <w:rFonts w:ascii="Courier New" w:hAnsi="Courier New" w:cs="Courier New"/>
                <w:szCs w:val="22"/>
              </w:rPr>
              <w:t>maximumDraught</w:t>
            </w:r>
            <w: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800" w:name="idmarkerx16777217x132034"/>
      <w:bookmarkStart w:id="801" w:name="idmarkerx16777217x133047"/>
      <w:bookmarkStart w:id="802" w:name="idmarkerx16777217x133587"/>
      <w:bookmarkStart w:id="803" w:name="idmarkerx16777217x133649"/>
      <w:bookmarkEnd w:id="800"/>
      <w:bookmarkEnd w:id="801"/>
      <w:bookmarkEnd w:id="802"/>
      <w:bookmarkEnd w:id="803"/>
      <w:r>
        <w:br w:type="page"/>
      </w:r>
      <w:bookmarkStart w:id="804" w:name="_Toc527705889"/>
      <w:bookmarkStart w:id="805" w:name="_Toc528589777"/>
      <w:bookmarkStart w:id="806" w:name="_Toc516374"/>
      <w:bookmarkStart w:id="807" w:name="_Toc127463890"/>
      <w:bookmarkStart w:id="808" w:name="_Toc128125516"/>
      <w:bookmarkStart w:id="809" w:name="_Toc141176298"/>
      <w:bookmarkStart w:id="810" w:name="_Toc141176463"/>
      <w:bookmarkStart w:id="811" w:name="_Toc141177095"/>
      <w:bookmarkStart w:id="812" w:name="_Toc176796741"/>
      <w:r>
        <w:lastRenderedPageBreak/>
        <w:t>Complex Attributes</w:t>
      </w:r>
      <w:bookmarkEnd w:id="804"/>
      <w:bookmarkEnd w:id="805"/>
      <w:bookmarkEnd w:id="806"/>
      <w:bookmarkEnd w:id="807"/>
      <w:bookmarkEnd w:id="808"/>
      <w:bookmarkEnd w:id="809"/>
      <w:bookmarkEnd w:id="810"/>
      <w:bookmarkEnd w:id="811"/>
      <w:bookmarkEnd w:id="812"/>
    </w:p>
    <w:p w14:paraId="4BCF9873" w14:textId="07C39DE5" w:rsidR="003E0B96" w:rsidRDefault="003E0B96" w:rsidP="00716349">
      <w:pPr>
        <w:pStyle w:val="Annex-Heading3"/>
        <w:rPr>
          <w:rFonts w:ascii="Times New Roman" w:hAnsi="Times New Roman"/>
          <w:szCs w:val="24"/>
        </w:rPr>
      </w:pPr>
      <w:bookmarkStart w:id="813" w:name="idmarkerx16777217x133666"/>
      <w:bookmarkStart w:id="814" w:name="_Toc527705890"/>
      <w:bookmarkStart w:id="815" w:name="_Toc528589778"/>
      <w:bookmarkEnd w:id="813"/>
      <w:r>
        <w:t>Fixed Time Range</w:t>
      </w:r>
      <w:bookmarkEnd w:id="814"/>
      <w:bookmarkEnd w:id="815"/>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r w:rsidR="00596DD8">
        <w:t xml:space="preserve"> </w:t>
      </w:r>
      <w:r w:rsidR="00596DD8" w:rsidRPr="00596DD8">
        <w:t>Time interval.</w:t>
      </w:r>
    </w:p>
    <w:p w14:paraId="72B6E2D6" w14:textId="77777777" w:rsidR="00123836" w:rsidRDefault="003E0B96" w:rsidP="00A51240">
      <w:pPr>
        <w:spacing w:before="0"/>
        <w:jc w:val="left"/>
      </w:pPr>
      <w:r>
        <w:t>Code: '</w:t>
      </w:r>
      <w:r>
        <w:rPr>
          <w:rFonts w:ascii="Courier New" w:hAnsi="Courier New" w:cs="Courier New"/>
        </w:rPr>
        <w:t>fixedTimeRange</w:t>
      </w:r>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r>
              <w:t>timeStart</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r>
              <w:t>timeEnd</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r>
              <w:t>dateTime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pPr>
      <w:r>
        <w:t>Feature Name</w:t>
      </w:r>
    </w:p>
    <w:p w14:paraId="0018ED33" w14:textId="3652688C" w:rsidR="00CD5CA3" w:rsidRDefault="00CD5CA3" w:rsidP="00A43D0D">
      <w:r>
        <w:t>Name: Feature Name</w:t>
      </w:r>
    </w:p>
    <w:p w14:paraId="57507E57" w14:textId="58D1E57C" w:rsidR="00CD5CA3" w:rsidRDefault="00CD5CA3" w:rsidP="00A43D0D">
      <w:r>
        <w:t>Definition:</w:t>
      </w:r>
      <w:r w:rsidR="009D3CF1">
        <w:t xml:space="preserve"> </w:t>
      </w:r>
      <w:r w:rsidR="009D3CF1" w:rsidRPr="009D3CF1">
        <w:t>Provides the name of an entity, defines the national language of the name, and provides the option to display the name at various system display settings.</w:t>
      </w:r>
    </w:p>
    <w:p w14:paraId="460BAE04" w14:textId="4191FF19" w:rsidR="00CD5CA3" w:rsidRDefault="00CD5CA3" w:rsidP="00A43D0D">
      <w:r>
        <w:t>Code: '</w:t>
      </w:r>
      <w:r w:rsidR="009D3CF1" w:rsidRPr="00A43D0D">
        <w:rPr>
          <w:rFonts w:ascii="Courier New" w:hAnsi="Courier New" w:cs="Courier New"/>
        </w:rPr>
        <w:t>featureName</w:t>
      </w:r>
      <w:r>
        <w:t>'</w:t>
      </w:r>
    </w:p>
    <w:p w14:paraId="491FB1D5" w14:textId="77777777" w:rsidR="00CD5CA3" w:rsidRDefault="00CD5CA3" w:rsidP="00A43D0D">
      <w:r>
        <w:t>Remarks:</w:t>
      </w:r>
    </w:p>
    <w:p w14:paraId="5FF6252C" w14:textId="77777777" w:rsidR="00CD5CA3" w:rsidRDefault="00CD5CA3" w:rsidP="00A43D0D">
      <w:r>
        <w:t>Aliases: (none)</w:t>
      </w:r>
    </w:p>
    <w:p w14:paraId="00FCFF4D" w14:textId="77777777" w:rsidR="00CD5CA3" w:rsidRPr="003E6193" w:rsidRDefault="00CD5CA3" w:rsidP="00A43D0D">
      <w:pPr>
        <w:jc w:val="center"/>
      </w:pPr>
      <w:r w:rsidRPr="003E6193">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r>
              <w:rPr>
                <w:b/>
                <w:bCs/>
              </w:rPr>
              <w:t>Sub-attribute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r>
              <w:rPr>
                <w:b/>
                <w:bCs/>
              </w:rPr>
              <w:t>Type</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r>
              <w:rPr>
                <w:b/>
                <w:bCs/>
              </w:rPr>
              <w:t>Mult.</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r>
              <w:rPr>
                <w:b/>
                <w:bCs/>
              </w:rPr>
              <w:t>Permitted Values</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r>
              <w:rPr>
                <w:b/>
                <w:bCs/>
              </w:rPr>
              <w:t>sequential</w:t>
            </w:r>
          </w:p>
        </w:tc>
      </w:tr>
      <w:tr w:rsidR="00A43D0D" w14:paraId="536AF334"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pPr>
            <w:r>
              <w:t>l</w:t>
            </w:r>
            <w:r w:rsidR="00596DD8">
              <w:t>anguage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rFonts w:eastAsiaTheme="minorEastAsia"/>
                <w:lang w:eastAsia="ko-KR"/>
              </w:rPr>
            </w:pPr>
            <w:r>
              <w:rPr>
                <w:rFonts w:eastAsiaTheme="minorEastAsia" w:hint="eastAsia"/>
                <w:lang w:eastAsia="ko-KR"/>
              </w:rPr>
              <w:t>[1]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pPr>
            <w:r>
              <w:t>false</w:t>
            </w:r>
          </w:p>
        </w:tc>
      </w:tr>
      <w:tr w:rsidR="00B714EE" w14:paraId="5CBD9910" w14:textId="77777777" w:rsidTr="00A43D0D">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pPr>
            <w:r>
              <w:t>name</w:t>
            </w:r>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pPr>
            <w:r>
              <w:t>text</w:t>
            </w:r>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pPr>
            <w:r>
              <w:rPr>
                <w:rFonts w:eastAsiaTheme="minorEastAsia" w:hint="eastAsia"/>
                <w:lang w:eastAsia="ko-KR"/>
              </w:rPr>
              <w:t>[1]</w:t>
            </w:r>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pPr>
            <w:r>
              <w:t>false</w:t>
            </w:r>
          </w:p>
        </w:tc>
      </w:tr>
      <w:tr w:rsidR="00A43D0D" w14:paraId="1145E2F7" w14:textId="77777777" w:rsidTr="00A43D0D">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pPr>
            <w:r>
              <w:t>nameUsage</w:t>
            </w:r>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pPr>
            <w:r>
              <w:t>enumeration</w:t>
            </w:r>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rFonts w:eastAsiaTheme="minorEastAsia"/>
                <w:lang w:eastAsia="ko-KR"/>
              </w:rPr>
            </w:pPr>
            <w:r>
              <w:rPr>
                <w:rFonts w:eastAsiaTheme="minorEastAsia" w:hint="eastAsia"/>
                <w:lang w:eastAsia="ko-KR"/>
              </w:rPr>
              <w:t>[0..1]</w:t>
            </w:r>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pPr>
            <w:r>
              <w:t>1</w:t>
            </w:r>
            <w:r w:rsidR="00A43D0D">
              <w:t>:</w:t>
            </w:r>
            <w:r>
              <w:t xml:space="preserve"> </w:t>
            </w:r>
            <w:r w:rsidRPr="00B714EE">
              <w:t>defaultNameDisplay</w:t>
            </w:r>
          </w:p>
          <w:p w14:paraId="66E68C40" w14:textId="2A915C8E" w:rsidR="00B714EE" w:rsidRDefault="00B714EE" w:rsidP="000901CA">
            <w:pPr>
              <w:spacing w:line="276" w:lineRule="auto"/>
            </w:pPr>
            <w:r>
              <w:t>2</w:t>
            </w:r>
            <w:r w:rsidR="00A43D0D">
              <w:t>:</w:t>
            </w:r>
            <w:r>
              <w:t xml:space="preserve"> </w:t>
            </w:r>
            <w:r w:rsidRPr="00B714EE">
              <w:t>alternateNameDisplay</w:t>
            </w: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pPr>
            <w:r>
              <w:t>false</w:t>
            </w:r>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816" w:name="idmarkerx16777217x135570"/>
      <w:bookmarkStart w:id="817" w:name="idmarkerx16777217x137332"/>
      <w:bookmarkStart w:id="818" w:name="idmarkerx16777217x138529"/>
      <w:bookmarkStart w:id="819" w:name="idmarkerx16777217x139446"/>
      <w:bookmarkStart w:id="820" w:name="idmarkerx16777217x140640"/>
      <w:bookmarkStart w:id="821" w:name="idmarkerx16777217x142401"/>
      <w:bookmarkStart w:id="822" w:name="idmarkerx16777217x144167"/>
      <w:bookmarkStart w:id="823" w:name="idmarkerx16777217x145381"/>
      <w:bookmarkStart w:id="824" w:name="idmarkerx16777217x147812"/>
      <w:bookmarkStart w:id="825" w:name="idmarkerx16777217x148726"/>
      <w:bookmarkStart w:id="826" w:name="idmarkerx16777217x149665"/>
      <w:bookmarkStart w:id="827" w:name="idmarkerx16777217x150582"/>
      <w:bookmarkStart w:id="828" w:name="idmarkerx16777217x153857"/>
      <w:bookmarkStart w:id="829" w:name="idmarkerx16777217x155318"/>
      <w:bookmarkStart w:id="830" w:name="idmarkerx16777217x157588"/>
      <w:bookmarkStart w:id="831" w:name="idmarkerx16777217x158502"/>
      <w:bookmarkStart w:id="832" w:name="idmarkerx16777217x160654"/>
      <w:bookmarkStart w:id="833" w:name="idmarkerx16777217x162160"/>
      <w:bookmarkStart w:id="834" w:name="idmarkerx16777217x163701"/>
      <w:bookmarkStart w:id="835" w:name="idmarkerx16777217x165199"/>
      <w:bookmarkStart w:id="836" w:name="idmarkerx16777217x166968"/>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r>
        <w:br w:type="column"/>
      </w:r>
      <w:bookmarkStart w:id="837" w:name="_Toc527705891"/>
      <w:bookmarkStart w:id="838" w:name="_Toc528589779"/>
      <w:bookmarkStart w:id="839" w:name="_Toc516375"/>
      <w:bookmarkStart w:id="840" w:name="_Toc127463891"/>
      <w:bookmarkStart w:id="841" w:name="_Toc128125517"/>
      <w:bookmarkStart w:id="842" w:name="_Toc141176299"/>
      <w:bookmarkStart w:id="843" w:name="_Toc141176464"/>
      <w:bookmarkStart w:id="844" w:name="_Toc141177096"/>
      <w:bookmarkStart w:id="845" w:name="_Toc176796742"/>
      <w:r w:rsidRPr="006E3A8C">
        <w:lastRenderedPageBreak/>
        <w:t>Roles</w:t>
      </w:r>
      <w:bookmarkEnd w:id="837"/>
      <w:bookmarkEnd w:id="838"/>
      <w:bookmarkEnd w:id="839"/>
      <w:bookmarkEnd w:id="840"/>
      <w:bookmarkEnd w:id="841"/>
      <w:bookmarkEnd w:id="842"/>
      <w:bookmarkEnd w:id="843"/>
      <w:bookmarkEnd w:id="844"/>
      <w:bookmarkEnd w:id="845"/>
    </w:p>
    <w:p w14:paraId="0E5811DA" w14:textId="77777777" w:rsidR="00086AF2" w:rsidRDefault="00086AF2" w:rsidP="00716349">
      <w:pPr>
        <w:pStyle w:val="Annex-Heading3"/>
      </w:pPr>
      <w:bookmarkStart w:id="846" w:name="idmarkerx16777217x166989"/>
      <w:bookmarkStart w:id="847" w:name="_Toc527705892"/>
      <w:bookmarkStart w:id="848" w:name="_Toc528589780"/>
      <w:bookmarkEnd w:id="846"/>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r w:rsidRPr="00D06CA0">
        <w:rPr>
          <w:rFonts w:eastAsiaTheme="minorEastAsia"/>
          <w:lang w:eastAsia="ko-KR"/>
        </w:rPr>
        <w:t>UnderKeelClearancePlanAreaComposition</w:t>
      </w:r>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 xml:space="preserve">'theComponent </w:t>
      </w:r>
      <w:r w:rsidRPr="007E5550">
        <w:t xml:space="preserve">/ </w:t>
      </w:r>
      <w:r>
        <w:t>theCollection'</w:t>
      </w:r>
    </w:p>
    <w:p w14:paraId="57243C44" w14:textId="51015D48" w:rsidR="001A74C5" w:rsidRDefault="00AD63DB" w:rsidP="00A51240">
      <w:pPr>
        <w:spacing w:before="0"/>
        <w:rPr>
          <w:rFonts w:eastAsiaTheme="minorEastAsia"/>
          <w:lang w:eastAsia="ko-KR"/>
        </w:rPr>
      </w:pPr>
      <w:r>
        <w:t xml:space="preserve">Feature type: </w:t>
      </w:r>
      <w:r w:rsidRPr="00BD028A">
        <w:t>UnderKeelClearancePlan</w:t>
      </w:r>
      <w:r>
        <w:t>Area / UnderKeelClearancePlan</w:t>
      </w:r>
    </w:p>
    <w:p w14:paraId="650C76E6" w14:textId="0C6A8C96" w:rsidR="00510462" w:rsidRDefault="00AD63DB" w:rsidP="00A51240">
      <w:pPr>
        <w:spacing w:before="0"/>
        <w:rPr>
          <w:rFonts w:eastAsiaTheme="minorEastAsia"/>
          <w:lang w:eastAsia="ko-KR"/>
        </w:rPr>
      </w:pPr>
      <w:r>
        <w:t>Remarks: It must be in all feature types that they have connection. The featuretype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r w:rsidR="00193A8C" w:rsidRPr="00742CB2">
        <w:t>UnderKeelClearanceNonNavigableAreaComposition</w:t>
      </w:r>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223C3D16" w14:textId="705BE46A" w:rsidR="00086AF2" w:rsidRDefault="00086AF2" w:rsidP="00A51240">
      <w:pPr>
        <w:spacing w:before="0"/>
      </w:pPr>
      <w:r>
        <w:t xml:space="preserve">Feature type: </w:t>
      </w:r>
      <w:r w:rsidRPr="00BD028A">
        <w:t>UnderKeelClearancePlanNonNavigable</w:t>
      </w:r>
      <w:r w:rsidR="005F7F55">
        <w:t>Area</w:t>
      </w:r>
      <w:r>
        <w:t xml:space="preserve"> / UnderKeelClearancePlan</w:t>
      </w:r>
    </w:p>
    <w:p w14:paraId="7C0047EF" w14:textId="77777777" w:rsidR="00086AF2" w:rsidRDefault="00086AF2" w:rsidP="00A51240">
      <w:pPr>
        <w:spacing w:before="0"/>
        <w:jc w:val="left"/>
      </w:pPr>
      <w:r>
        <w:t>Remarks: It must be in all feature types that they have connection. The featuretype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r w:rsidR="00423014" w:rsidRPr="009B2298">
        <w:t>UnderKeelClearanceAlmostNonNavigableAreaComposition</w:t>
      </w:r>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r w:rsidR="00377D31">
        <w:t>theComponent</w:t>
      </w:r>
      <w:r>
        <w:t xml:space="preserve"> / </w:t>
      </w:r>
      <w:r w:rsidR="00377D31">
        <w:t>theCollection</w:t>
      </w:r>
      <w:r>
        <w:t>'</w:t>
      </w:r>
    </w:p>
    <w:p w14:paraId="1493FB4B" w14:textId="77777777" w:rsidR="00086AF2" w:rsidRDefault="00086AF2" w:rsidP="00A51240">
      <w:pPr>
        <w:spacing w:before="0"/>
      </w:pPr>
      <w:r>
        <w:t>Feature type: UnderKeelClearanceAlmostNonNavigableArea / UnderKeelClearancePlan</w:t>
      </w:r>
    </w:p>
    <w:p w14:paraId="0C1C28CB" w14:textId="77777777" w:rsidR="00086AF2" w:rsidRDefault="00086AF2" w:rsidP="00A51240">
      <w:pPr>
        <w:spacing w:before="0"/>
        <w:jc w:val="left"/>
      </w:pPr>
      <w:r>
        <w:lastRenderedPageBreak/>
        <w:t>Remarks: It must be in all feature types that they have connection. The featuretype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r w:rsidR="00423014" w:rsidRPr="005D766A">
        <w:t>UnderKeelClearanceControlPointComposition</w:t>
      </w:r>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r w:rsidR="00377D31">
        <w:t>theComponent</w:t>
      </w:r>
      <w:r>
        <w:t xml:space="preserve"> </w:t>
      </w:r>
      <w:r w:rsidRPr="007E5550">
        <w:t xml:space="preserve">/ </w:t>
      </w:r>
      <w:r w:rsidR="00377D31">
        <w:t>theCollection</w:t>
      </w:r>
      <w:r>
        <w:t>'</w:t>
      </w:r>
    </w:p>
    <w:p w14:paraId="308EAB81" w14:textId="77777777" w:rsidR="00086AF2" w:rsidRDefault="00086AF2" w:rsidP="00A51240">
      <w:pPr>
        <w:spacing w:before="0"/>
      </w:pPr>
      <w:r>
        <w:t>Feature type: UnderKeelClearanceControlPoint / UnderKeelClearancePlan</w:t>
      </w:r>
    </w:p>
    <w:p w14:paraId="6C5640F6" w14:textId="77777777" w:rsidR="00086AF2" w:rsidRDefault="00086AF2" w:rsidP="00A51240">
      <w:pPr>
        <w:spacing w:before="0"/>
        <w:jc w:val="left"/>
      </w:pPr>
      <w:r>
        <w:t>Remarks: It must be in all feature types that they have connection. The featuretype attribute is target feature.</w:t>
      </w:r>
    </w:p>
    <w:p w14:paraId="44071A0C" w14:textId="77777777" w:rsidR="00086AF2" w:rsidRPr="00086AF2" w:rsidRDefault="00086AF2" w:rsidP="0004420E"/>
    <w:bookmarkEnd w:id="847"/>
    <w:bookmarkEnd w:id="848"/>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r w:rsidR="00377D31">
        <w:rPr>
          <w:rFonts w:ascii="Courier New" w:hAnsi="Courier New" w:cs="Courier New"/>
        </w:rPr>
        <w:t>theCollection</w:t>
      </w:r>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849" w:name="idmarkerx16777217x167040"/>
      <w:bookmarkEnd w:id="849"/>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r w:rsidR="00377D31">
        <w:rPr>
          <w:rFonts w:ascii="Courier New" w:hAnsi="Courier New" w:cs="Courier New"/>
        </w:rPr>
        <w:t>theComponent</w:t>
      </w:r>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850" w:name="idmarkerx16777217x168592"/>
      <w:bookmarkStart w:id="851" w:name="idmarkerx16777217x170959"/>
      <w:bookmarkStart w:id="852" w:name="idmarkerx16777217x171296"/>
      <w:bookmarkStart w:id="853" w:name="idmarkerx16777217x194551"/>
      <w:bookmarkStart w:id="854" w:name="_Toc527705894"/>
      <w:bookmarkStart w:id="855" w:name="_Toc528589782"/>
      <w:bookmarkStart w:id="856" w:name="_Toc516376"/>
      <w:bookmarkStart w:id="857" w:name="_Toc127463892"/>
      <w:bookmarkStart w:id="858" w:name="_Toc128125518"/>
      <w:bookmarkStart w:id="859" w:name="_Toc141176300"/>
      <w:bookmarkStart w:id="860" w:name="_Toc141176465"/>
      <w:bookmarkStart w:id="861" w:name="_Toc141177097"/>
      <w:bookmarkStart w:id="862" w:name="_Toc176796743"/>
      <w:bookmarkEnd w:id="850"/>
      <w:bookmarkEnd w:id="851"/>
      <w:bookmarkEnd w:id="852"/>
      <w:bookmarkEnd w:id="853"/>
      <w:r>
        <w:lastRenderedPageBreak/>
        <w:t>Feature Types</w:t>
      </w:r>
      <w:bookmarkEnd w:id="854"/>
      <w:bookmarkEnd w:id="855"/>
      <w:bookmarkEnd w:id="856"/>
      <w:bookmarkEnd w:id="857"/>
      <w:bookmarkEnd w:id="858"/>
      <w:bookmarkEnd w:id="859"/>
      <w:bookmarkEnd w:id="860"/>
      <w:bookmarkEnd w:id="861"/>
      <w:bookmarkEnd w:id="862"/>
    </w:p>
    <w:p w14:paraId="3B82484E" w14:textId="248190AC" w:rsidR="003E0B96" w:rsidRDefault="003E0B96" w:rsidP="008524C7">
      <w:pPr>
        <w:pStyle w:val="Annex-Heading3"/>
        <w:rPr>
          <w:rFonts w:ascii="Times New Roman" w:hAnsi="Times New Roman"/>
          <w:szCs w:val="24"/>
        </w:rPr>
      </w:pPr>
      <w:bookmarkStart w:id="863" w:name="idmarkerx16777217x194572"/>
      <w:bookmarkStart w:id="864" w:name="_Toc527705895"/>
      <w:bookmarkStart w:id="865" w:name="_Toc528589783"/>
      <w:bookmarkEnd w:id="863"/>
      <w:r>
        <w:t>UnderKeelClearancePlan</w:t>
      </w:r>
      <w:bookmarkEnd w:id="864"/>
      <w:bookmarkEnd w:id="865"/>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r w:rsidR="00BB2F7B">
        <w:rPr>
          <w:rFonts w:ascii="Courier New" w:hAnsi="Courier New" w:cs="Courier New"/>
        </w:rPr>
        <w:t>UnderKeelClearancePlan</w:t>
      </w:r>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Supertype: FeatureType</w:t>
      </w:r>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r w:rsidR="00EA6AD1">
        <w:t>noGeometry</w:t>
      </w:r>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r>
              <w:t>generationTime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r w:rsidRPr="00F736C5">
              <w:rPr>
                <w:rFonts w:hint="eastAsia"/>
                <w:lang w:eastAsia="ko-KR"/>
              </w:rPr>
              <w:t>vesselID</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r>
              <w:rPr>
                <w:rFonts w:hint="eastAsia"/>
                <w:lang w:eastAsia="ko-KR"/>
              </w:rPr>
              <w:t>sourceRouteName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r>
              <w:rPr>
                <w:rFonts w:hint="eastAsia"/>
                <w:lang w:eastAsia="ko-KR"/>
              </w:rPr>
              <w:t>sourceRouteVersion</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r>
              <w:rPr>
                <w:rFonts w:hint="eastAsia"/>
                <w:lang w:eastAsia="ko-KR"/>
              </w:rPr>
              <w:t>maximumDraught</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r>
              <w:rPr>
                <w:lang w:eastAsia="ko-KR"/>
              </w:rPr>
              <w:t>u</w:t>
            </w:r>
            <w:r>
              <w:rPr>
                <w:rFonts w:hint="eastAsia"/>
                <w:lang w:eastAsia="ko-KR"/>
              </w:rPr>
              <w:t>nderKeelClearancePurpose</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r>
              <w:rPr>
                <w:lang w:eastAsia="ko-KR"/>
              </w:rPr>
              <w:t>prePlan</w:t>
            </w:r>
          </w:p>
          <w:p w14:paraId="5F96231D" w14:textId="77777777" w:rsidR="003E0B96" w:rsidRDefault="003E0B96" w:rsidP="006952C2">
            <w:pPr>
              <w:spacing w:before="0" w:after="0"/>
              <w:rPr>
                <w:lang w:eastAsia="ko-KR"/>
              </w:rPr>
            </w:pPr>
            <w:r>
              <w:rPr>
                <w:lang w:eastAsia="ko-KR"/>
              </w:rPr>
              <w:t>2: actualPlan</w:t>
            </w:r>
          </w:p>
          <w:p w14:paraId="1DCDF60A" w14:textId="77777777" w:rsidR="00E35A62" w:rsidRDefault="003E0B96" w:rsidP="006952C2">
            <w:pPr>
              <w:spacing w:before="0"/>
              <w:rPr>
                <w:lang w:eastAsia="ko-KR"/>
              </w:rPr>
            </w:pPr>
            <w:r>
              <w:rPr>
                <w:rFonts w:hint="eastAsia"/>
                <w:lang w:eastAsia="ko-KR"/>
              </w:rPr>
              <w:t>3: actualUpdate</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r>
              <w:rPr>
                <w:rFonts w:hint="eastAsia"/>
                <w:lang w:eastAsia="ko-KR"/>
              </w:rPr>
              <w:t>UnderKeelClearanceCalculationRequested</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r>
              <w:rPr>
                <w:lang w:eastAsia="ko-KR"/>
              </w:rPr>
              <w:t>timeWindow</w:t>
            </w:r>
          </w:p>
          <w:p w14:paraId="7750FC89" w14:textId="7B859EA5" w:rsidR="00E35A62" w:rsidRDefault="003E0B96" w:rsidP="006952C2">
            <w:pPr>
              <w:spacing w:before="0"/>
              <w:rPr>
                <w:lang w:eastAsia="ko-KR"/>
              </w:rPr>
            </w:pPr>
            <w:r>
              <w:rPr>
                <w:lang w:eastAsia="ko-KR"/>
              </w:rPr>
              <w:t xml:space="preserve">2: </w:t>
            </w:r>
            <w:r w:rsidR="00A956AA">
              <w:rPr>
                <w:lang w:eastAsia="ko-KR"/>
              </w:rPr>
              <w:t>maximumDraught</w:t>
            </w: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r w:rsidRPr="00DB4881">
              <w:rPr>
                <w:rFonts w:eastAsiaTheme="minorEastAsia"/>
                <w:lang w:eastAsia="ko-KR"/>
              </w:rPr>
              <w:t>interoperabilityIdentifier</w:t>
            </w:r>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r>
              <w:rPr>
                <w:rFonts w:hint="eastAsia"/>
                <w:lang w:eastAsia="ko-KR"/>
              </w:rPr>
              <w:t>fixedTimeRange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rFonts w:ascii="Arial" w:hAnsi="Arial" w:cs="Arial"/>
        </w:rPr>
      </w:pPr>
      <w:r>
        <w:rPr>
          <w:rFonts w:ascii="Arial" w:hAnsi="Arial" w:cs="Arial"/>
        </w:rPr>
        <w:br w:type="page"/>
      </w:r>
    </w:p>
    <w:p w14:paraId="1180A2D3" w14:textId="34FD2787" w:rsidR="002F6AFA" w:rsidRPr="00841212" w:rsidRDefault="002F6AFA" w:rsidP="00716349">
      <w:pPr>
        <w:pStyle w:val="Annex-Heading3"/>
        <w:rPr>
          <w:szCs w:val="24"/>
        </w:rPr>
      </w:pPr>
      <w:bookmarkStart w:id="866" w:name="idmarkerx16777217x198100"/>
      <w:bookmarkStart w:id="867" w:name="_Toc527705896"/>
      <w:bookmarkStart w:id="868" w:name="_Toc528589784"/>
      <w:bookmarkEnd w:id="866"/>
      <w:r w:rsidRPr="00841212">
        <w:rPr>
          <w:rFonts w:eastAsiaTheme="minorEastAsia"/>
          <w:szCs w:val="24"/>
          <w:lang w:eastAsia="ko-KR"/>
        </w:rPr>
        <w:lastRenderedPageBreak/>
        <w:t>UnderKeelClearancePlanArea</w:t>
      </w:r>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r w:rsidR="003A1398" w:rsidRPr="00841212">
        <w:rPr>
          <w:rFonts w:ascii="Courier New" w:hAnsi="Courier New" w:cs="Courier New"/>
        </w:rPr>
        <w:t>UnderKeelClearancePlanArea</w:t>
      </w:r>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Supertype: FeatureType</w:t>
      </w:r>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r>
        <w:t>UnderKeelClearanceNonNavigableArea</w:t>
      </w:r>
      <w:bookmarkEnd w:id="867"/>
      <w:bookmarkEnd w:id="868"/>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r>
        <w:rPr>
          <w:rFonts w:ascii="Courier New" w:hAnsi="Courier New" w:cs="Courier New"/>
        </w:rPr>
        <w:t>UnderKeelClearanceNonNavigableArea</w:t>
      </w:r>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Supertype: FeatureType</w:t>
      </w:r>
    </w:p>
    <w:p w14:paraId="1B859843" w14:textId="77777777" w:rsidR="00E35A62" w:rsidRDefault="003E0B96" w:rsidP="00A51240">
      <w:pPr>
        <w:spacing w:before="0"/>
      </w:pPr>
      <w:r>
        <w:t>Feature use type: geographic</w:t>
      </w:r>
    </w:p>
    <w:p w14:paraId="6F2F0087" w14:textId="5210946F" w:rsidR="0069039E" w:rsidRDefault="003E0B96" w:rsidP="00A51240">
      <w:pPr>
        <w:spacing w:before="0"/>
      </w:pPr>
      <w:r>
        <w:t>Permitted primitives: surface</w:t>
      </w:r>
      <w:r w:rsidR="0069039E">
        <w:br w:type="page"/>
      </w: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lastRenderedPageBreak/>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r>
              <w:t>scaleMinimum</w:t>
            </w:r>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r w:rsidRPr="00DB4881">
              <w:rPr>
                <w:rFonts w:eastAsiaTheme="minorEastAsia"/>
                <w:lang w:eastAsia="ko-KR"/>
              </w:rPr>
              <w:t>interoperabilityIdentifier</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869" w:name="idmarkerx16777217x198807"/>
      <w:bookmarkStart w:id="870" w:name="_Toc527705897"/>
      <w:bookmarkStart w:id="871" w:name="_Toc528589785"/>
      <w:bookmarkEnd w:id="869"/>
      <w:r>
        <w:t>UnderKeelClearanceAlmost</w:t>
      </w:r>
      <w:r w:rsidR="0002483E">
        <w:t>N</w:t>
      </w:r>
      <w:r w:rsidR="00C92FE4">
        <w:t>on</w:t>
      </w:r>
      <w:r>
        <w:t>NavigableArea</w:t>
      </w:r>
      <w:bookmarkEnd w:id="870"/>
      <w:bookmarkEnd w:id="871"/>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Supertype: FeatureType</w:t>
      </w:r>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r>
              <w:t>scaleMinimum</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r>
              <w:rPr>
                <w:lang w:eastAsia="ko-KR"/>
              </w:rPr>
              <w:t>distanceAboveUKCLimit</w:t>
            </w:r>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r w:rsidRPr="00DB4881">
              <w:rPr>
                <w:rFonts w:eastAsiaTheme="minorEastAsia"/>
                <w:lang w:eastAsia="ko-KR"/>
              </w:rPr>
              <w:t>interoperabilityIdentifier</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pPr>
      <w:r>
        <w:br w:type="page"/>
      </w:r>
    </w:p>
    <w:p w14:paraId="6012D467" w14:textId="77777777" w:rsidR="003E0B96" w:rsidRDefault="003E0B96" w:rsidP="002721B0">
      <w:pPr>
        <w:pStyle w:val="Annex-Heading3"/>
        <w:rPr>
          <w:rFonts w:ascii="Times New Roman" w:hAnsi="Times New Roman"/>
          <w:szCs w:val="24"/>
        </w:rPr>
      </w:pPr>
      <w:bookmarkStart w:id="872" w:name="_Toc527705898"/>
      <w:bookmarkStart w:id="873" w:name="_Toc528589786"/>
      <w:r>
        <w:lastRenderedPageBreak/>
        <w:t>UnderKeelClearanceControlPoint</w:t>
      </w:r>
      <w:bookmarkEnd w:id="872"/>
      <w:bookmarkEnd w:id="873"/>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r w:rsidRPr="00E86B41">
        <w:rPr>
          <w:rFonts w:ascii="Courier New" w:hAnsi="Courier New" w:cs="Courier New"/>
        </w:rPr>
        <w:t>UnderKeelClearanceControlPoint</w:t>
      </w:r>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Supertype: FeatureType</w:t>
      </w:r>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0"/>
        <w:gridCol w:w="1011"/>
        <w:gridCol w:w="678"/>
        <w:gridCol w:w="318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r>
              <w:t>feature</w:t>
            </w:r>
            <w:r w:rsidR="00D91CFA">
              <w:t>N</w:t>
            </w:r>
            <w:r w:rsidR="003E0B96">
              <w:t>ame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57CEDCFC" w:rsidR="003E0B96" w:rsidRDefault="006824A0" w:rsidP="0094165D">
            <w:pPr>
              <w:spacing w:line="276" w:lineRule="auto"/>
              <w:rPr>
                <w:lang w:eastAsia="ko-KR"/>
              </w:rPr>
            </w:pPr>
            <w:r>
              <w:rPr>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r>
              <w:rPr>
                <w:rFonts w:hint="eastAsia"/>
                <w:lang w:eastAsia="ko-KR"/>
              </w:rPr>
              <w:t>distanceAboveUKCLimit</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r>
              <w:rPr>
                <w:rFonts w:hint="eastAsia"/>
                <w:lang w:eastAsia="ko-KR"/>
              </w:rPr>
              <w:t>expectedPassingTime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r>
              <w:rPr>
                <w:rFonts w:hint="eastAsia"/>
                <w:lang w:eastAsia="ko-KR"/>
              </w:rPr>
              <w:t>expectedPassingSpeed</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r w:rsidRPr="00DB4881">
              <w:rPr>
                <w:rFonts w:eastAsiaTheme="minorEastAsia"/>
                <w:lang w:eastAsia="ko-KR"/>
              </w:rPr>
              <w:t>interoperabilityIdentifier</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r>
              <w:rPr>
                <w:rFonts w:hint="eastAsia"/>
                <w:lang w:eastAsia="ko-KR"/>
              </w:rPr>
              <w:t>fixedTimeRange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874" w:name="_Toc528325769"/>
      <w:bookmarkStart w:id="875" w:name="_Toc127463893"/>
      <w:bookmarkStart w:id="876" w:name="_Toc128125519"/>
      <w:bookmarkStart w:id="877" w:name="_Toc141176301"/>
      <w:bookmarkStart w:id="878" w:name="_Toc141176466"/>
      <w:bookmarkStart w:id="879" w:name="_Toc141177098"/>
      <w:bookmarkStart w:id="880" w:name="_Toc176796744"/>
      <w:bookmarkEnd w:id="874"/>
      <w:r w:rsidRPr="00D129DC">
        <w:lastRenderedPageBreak/>
        <w:t>Portrayal Catalogue</w:t>
      </w:r>
      <w:bookmarkEnd w:id="875"/>
      <w:bookmarkEnd w:id="876"/>
      <w:bookmarkEnd w:id="877"/>
      <w:bookmarkEnd w:id="878"/>
      <w:bookmarkEnd w:id="879"/>
      <w:bookmarkEnd w:id="880"/>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881" w:name="_Toc527707420"/>
      <w:bookmarkStart w:id="882" w:name="_Toc528589788"/>
      <w:bookmarkStart w:id="883" w:name="_Toc516378"/>
      <w:bookmarkStart w:id="884" w:name="_Toc127463894"/>
      <w:bookmarkStart w:id="885" w:name="_Toc128125520"/>
      <w:bookmarkStart w:id="886" w:name="_Toc141176302"/>
      <w:bookmarkStart w:id="887" w:name="_Toc141176467"/>
      <w:bookmarkStart w:id="888" w:name="_Toc141177099"/>
      <w:bookmarkStart w:id="889" w:name="_Toc176796745"/>
      <w:r>
        <w:t>Catalogue header information</w:t>
      </w:r>
      <w:bookmarkEnd w:id="881"/>
      <w:bookmarkEnd w:id="882"/>
      <w:bookmarkEnd w:id="883"/>
      <w:bookmarkEnd w:id="884"/>
      <w:bookmarkEnd w:id="885"/>
      <w:bookmarkEnd w:id="886"/>
      <w:bookmarkEnd w:id="887"/>
      <w:bookmarkEnd w:id="888"/>
      <w:bookmarkEnd w:id="889"/>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r w:rsidRPr="0094165D">
              <w:rPr>
                <w:b/>
                <w:bCs/>
                <w:sz w:val="18"/>
              </w:rPr>
              <w:t>deliveryPoint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r w:rsidRPr="0094165D">
              <w:rPr>
                <w:b/>
                <w:bCs/>
                <w:sz w:val="18"/>
              </w:rPr>
              <w:t>administrativeArea</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r w:rsidRPr="0094165D">
              <w:rPr>
                <w:b/>
                <w:bCs/>
                <w:sz w:val="18"/>
              </w:rPr>
              <w:t>postalCode</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r w:rsidRPr="0094165D">
              <w:rPr>
                <w:b/>
                <w:bCs/>
                <w:sz w:val="18"/>
              </w:rPr>
              <w:t>electronicMailAddress</w:t>
            </w:r>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890" w:name="_Toc527707421"/>
      <w:bookmarkStart w:id="891" w:name="_Toc528589789"/>
      <w:bookmarkStart w:id="892" w:name="_Toc516379"/>
      <w:bookmarkStart w:id="893" w:name="_Toc127463895"/>
      <w:bookmarkStart w:id="894" w:name="_Toc128125521"/>
      <w:bookmarkStart w:id="895" w:name="_Toc141176303"/>
      <w:bookmarkStart w:id="896" w:name="_Toc141176468"/>
      <w:bookmarkStart w:id="897" w:name="_Toc141177100"/>
      <w:bookmarkStart w:id="898" w:name="_Toc176796746"/>
      <w:r>
        <w:lastRenderedPageBreak/>
        <w:t>Definition Sources</w:t>
      </w:r>
      <w:bookmarkEnd w:id="890"/>
      <w:bookmarkEnd w:id="891"/>
      <w:bookmarkEnd w:id="892"/>
      <w:bookmarkEnd w:id="893"/>
      <w:bookmarkEnd w:id="894"/>
      <w:bookmarkEnd w:id="895"/>
      <w:bookmarkEnd w:id="896"/>
      <w:bookmarkEnd w:id="897"/>
      <w:bookmarkEnd w:id="898"/>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899" w:name="_Toc527707422"/>
      <w:bookmarkStart w:id="900" w:name="_Toc528589790"/>
      <w:bookmarkStart w:id="901" w:name="_Toc516380"/>
      <w:bookmarkStart w:id="902" w:name="_Toc127463896"/>
      <w:bookmarkStart w:id="903" w:name="_Toc128125522"/>
      <w:bookmarkStart w:id="904" w:name="_Toc141176304"/>
      <w:bookmarkStart w:id="905" w:name="_Toc141176469"/>
      <w:bookmarkStart w:id="906" w:name="_Toc141177101"/>
      <w:bookmarkStart w:id="907" w:name="_Toc176796747"/>
      <w:r>
        <w:lastRenderedPageBreak/>
        <w:t>Color Profiles</w:t>
      </w:r>
      <w:bookmarkEnd w:id="899"/>
      <w:bookmarkEnd w:id="900"/>
      <w:bookmarkEnd w:id="901"/>
      <w:bookmarkEnd w:id="902"/>
      <w:bookmarkEnd w:id="903"/>
      <w:bookmarkEnd w:id="904"/>
      <w:bookmarkEnd w:id="905"/>
      <w:bookmarkEnd w:id="906"/>
      <w:bookmarkEnd w:id="907"/>
    </w:p>
    <w:p w14:paraId="0FACBD4E" w14:textId="11F82A58" w:rsidR="003E0B96" w:rsidRDefault="003E0B96" w:rsidP="00716349">
      <w:pPr>
        <w:pStyle w:val="Annex-Heading3"/>
        <w:rPr>
          <w:rFonts w:ascii="Times New Roman" w:hAnsi="Times New Roman"/>
          <w:szCs w:val="24"/>
        </w:rPr>
      </w:pPr>
      <w:bookmarkStart w:id="908" w:name="_Toc527707423"/>
      <w:bookmarkStart w:id="909" w:name="_Toc528589791"/>
      <w:r>
        <w:t>UKC color profile</w:t>
      </w:r>
      <w:bookmarkEnd w:id="908"/>
      <w:bookmarkEnd w:id="909"/>
    </w:p>
    <w:p w14:paraId="70E71B7F" w14:textId="77777777" w:rsidR="006916E5" w:rsidRDefault="003E0B96" w:rsidP="00A51240">
      <w:pPr>
        <w:spacing w:before="0"/>
        <w:jc w:val="left"/>
      </w:pPr>
      <w:r>
        <w:t>Name: UKC color profile</w:t>
      </w:r>
    </w:p>
    <w:p w14:paraId="6D16BFE2" w14:textId="77777777" w:rsidR="003E0B96" w:rsidRDefault="003E0B96" w:rsidP="00A51240">
      <w:pPr>
        <w:spacing w:before="0"/>
        <w:jc w:val="left"/>
      </w:pPr>
      <w:r>
        <w:t>Description: Color profile for UKC information</w:t>
      </w:r>
    </w:p>
    <w:p w14:paraId="1CCC3EE9" w14:textId="77777777" w:rsidR="006916E5" w:rsidRDefault="003E0B96" w:rsidP="00A51240">
      <w:pPr>
        <w:spacing w:before="0"/>
        <w:jc w:val="left"/>
      </w:pPr>
      <w:r>
        <w:t>ID: UKCColorProfile</w:t>
      </w:r>
    </w:p>
    <w:p w14:paraId="62962338" w14:textId="77777777" w:rsidR="006916E5" w:rsidRDefault="003E0B96" w:rsidP="00A51240">
      <w:pPr>
        <w:spacing w:before="0"/>
        <w:jc w:val="left"/>
      </w:pPr>
      <w:r>
        <w:t>Language: en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File Type: ColorProfile</w:t>
      </w:r>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910" w:name="_Toc527707424"/>
      <w:bookmarkStart w:id="911" w:name="_Toc528589792"/>
      <w:bookmarkStart w:id="912" w:name="_Toc516381"/>
      <w:bookmarkStart w:id="913" w:name="_Toc127463897"/>
      <w:bookmarkStart w:id="914" w:name="_Toc128125523"/>
      <w:bookmarkStart w:id="915" w:name="_Toc141176305"/>
      <w:bookmarkStart w:id="916" w:name="_Toc141176470"/>
      <w:bookmarkStart w:id="917" w:name="_Toc141177102"/>
      <w:bookmarkStart w:id="918" w:name="_Toc176796748"/>
      <w:r w:rsidRPr="002464F7">
        <w:lastRenderedPageBreak/>
        <w:t>Symbols</w:t>
      </w:r>
      <w:bookmarkEnd w:id="910"/>
      <w:bookmarkEnd w:id="911"/>
      <w:bookmarkEnd w:id="912"/>
      <w:bookmarkEnd w:id="913"/>
      <w:bookmarkEnd w:id="914"/>
      <w:bookmarkEnd w:id="915"/>
      <w:bookmarkEnd w:id="916"/>
      <w:bookmarkEnd w:id="917"/>
      <w:bookmarkEnd w:id="918"/>
    </w:p>
    <w:p w14:paraId="472A99F2" w14:textId="476D4AD7" w:rsidR="003E0B96" w:rsidRDefault="002C4B93" w:rsidP="00716349">
      <w:pPr>
        <w:pStyle w:val="Annex-Heading3"/>
        <w:rPr>
          <w:rFonts w:ascii="Times New Roman" w:hAnsi="Times New Roman"/>
          <w:szCs w:val="24"/>
        </w:rPr>
      </w:pPr>
      <w:bookmarkStart w:id="919" w:name="_Toc527707425"/>
      <w:bookmarkStart w:id="920" w:name="_Toc528589793"/>
      <w:r w:rsidRPr="002C4B93">
        <w:t>UKCCONPT</w:t>
      </w:r>
      <w:bookmarkEnd w:id="919"/>
      <w:bookmarkEnd w:id="920"/>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Language: en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r w:rsidR="001C758C" w:rsidRPr="001C758C">
        <w:t>UKCCONPT</w:t>
      </w:r>
      <w:r>
        <w:t>.svg</w:t>
      </w:r>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Language: en (English)</w:t>
      </w:r>
    </w:p>
    <w:p w14:paraId="6CB1C3A3" w14:textId="77777777" w:rsidR="00B57833" w:rsidRDefault="00B57833" w:rsidP="00841212">
      <w:r>
        <w:t>Remarks:</w:t>
      </w:r>
    </w:p>
    <w:p w14:paraId="7AAB374D" w14:textId="758C8626" w:rsidR="00B57833" w:rsidRDefault="00B57833" w:rsidP="00841212">
      <w:r>
        <w:t xml:space="preserve">File Name: </w:t>
      </w:r>
      <w:r w:rsidRPr="00B57833">
        <w:t>EMUKCARE</w:t>
      </w:r>
      <w:r>
        <w:t>.svg</w:t>
      </w:r>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Language: en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r>
        <w:t>File Format: SVG</w:t>
      </w:r>
      <w:r w:rsidR="004C45EE">
        <w:br w:type="page"/>
      </w:r>
    </w:p>
    <w:p w14:paraId="46BD24C0" w14:textId="5FD15D95" w:rsidR="004C45EE" w:rsidRDefault="004C45EE" w:rsidP="00D31C77">
      <w:pPr>
        <w:pStyle w:val="Annex-Heading3"/>
      </w:pPr>
      <w:r>
        <w:lastRenderedPageBreak/>
        <w:t>DIAMOND1P</w:t>
      </w:r>
    </w:p>
    <w:p w14:paraId="016A19F6" w14:textId="15958DB9" w:rsidR="004C45EE" w:rsidRDefault="004C45EE" w:rsidP="00D31C77">
      <w:r>
        <w:t>Name: DIAMOND1P</w:t>
      </w:r>
    </w:p>
    <w:p w14:paraId="5E72ADA2" w14:textId="25EE8267" w:rsidR="004C45EE" w:rsidRPr="00ED1CF6" w:rsidRDefault="004C45EE" w:rsidP="00D31C77">
      <w:pPr>
        <w:rPr>
          <w:rFonts w:eastAsiaTheme="minorEastAsia"/>
          <w:lang w:eastAsia="ko-KR"/>
        </w:rPr>
      </w:pPr>
      <w:r>
        <w:t xml:space="preserve">Description: </w:t>
      </w:r>
      <w:r w:rsidR="00664B1F" w:rsidRPr="00664B1F">
        <w:t>area of depth less than the safety contour</w:t>
      </w:r>
    </w:p>
    <w:p w14:paraId="707C13B0" w14:textId="48DF81ED" w:rsidR="004C45EE" w:rsidRDefault="004C45EE" w:rsidP="00D31C77">
      <w:r>
        <w:t xml:space="preserve">ID: </w:t>
      </w:r>
      <w:r w:rsidR="00664B1F">
        <w:t>DIAMOND1P</w:t>
      </w:r>
    </w:p>
    <w:p w14:paraId="630C4B8F" w14:textId="77777777" w:rsidR="004C45EE" w:rsidRDefault="004C45EE" w:rsidP="00D31C77">
      <w:r>
        <w:t>Language: en (English)</w:t>
      </w:r>
    </w:p>
    <w:p w14:paraId="69BB9A44" w14:textId="506328CB" w:rsidR="004C45EE" w:rsidRDefault="004C45EE" w:rsidP="00D31C77">
      <w:r>
        <w:t>Remarks:</w:t>
      </w:r>
      <w:r w:rsidR="00664B1F">
        <w:t xml:space="preserve"> adopted for UnderKeelClearanceNonNavigableArea portrayal </w:t>
      </w:r>
      <w:r w:rsidR="00E4347E">
        <w:t>to enhance discernibility from UnderKeelClearanceAlmostNonNavigableArea in night mode display</w:t>
      </w:r>
    </w:p>
    <w:p w14:paraId="5D1A236E" w14:textId="09879201" w:rsidR="004C45EE" w:rsidRDefault="004C45EE" w:rsidP="00D31C77">
      <w:r>
        <w:t xml:space="preserve">File Name: </w:t>
      </w:r>
      <w:r w:rsidR="00664B1F">
        <w:t>DIAMOND1P</w:t>
      </w:r>
      <w:r>
        <w:t>.svg</w:t>
      </w:r>
    </w:p>
    <w:p w14:paraId="4ECE0F0C" w14:textId="77777777" w:rsidR="004C45EE" w:rsidRDefault="004C45EE" w:rsidP="00D31C77">
      <w:r>
        <w:t>File Type: Symbol</w:t>
      </w:r>
    </w:p>
    <w:p w14:paraId="52242244" w14:textId="77777777" w:rsidR="004C45EE" w:rsidRDefault="004C45EE" w:rsidP="00D31C77">
      <w:r>
        <w:t>File Format: SVG</w:t>
      </w:r>
    </w:p>
    <w:p w14:paraId="673715CC" w14:textId="77777777" w:rsidR="00ED1CF6" w:rsidRDefault="00ED1CF6" w:rsidP="00841212"/>
    <w:p w14:paraId="2802B706" w14:textId="63874CAE" w:rsidR="003E0B96" w:rsidRDefault="003E0B96" w:rsidP="00B3435A">
      <w:pPr>
        <w:pStyle w:val="Annexheader-level2"/>
      </w:pPr>
      <w:r>
        <w:br w:type="page"/>
      </w:r>
      <w:bookmarkStart w:id="921" w:name="_Toc527707426"/>
      <w:bookmarkStart w:id="922" w:name="_Toc528589794"/>
      <w:bookmarkStart w:id="923" w:name="_Toc516382"/>
      <w:bookmarkStart w:id="924" w:name="_Toc127463898"/>
      <w:bookmarkStart w:id="925" w:name="_Toc128125524"/>
      <w:bookmarkStart w:id="926" w:name="_Toc141176306"/>
      <w:bookmarkStart w:id="927" w:name="_Toc141176471"/>
      <w:bookmarkStart w:id="928" w:name="_Toc141177103"/>
      <w:bookmarkStart w:id="929" w:name="_Toc176796749"/>
      <w:r>
        <w:rPr>
          <w:rFonts w:hint="eastAsia"/>
        </w:rPr>
        <w:lastRenderedPageBreak/>
        <w:t>Line</w:t>
      </w:r>
      <w:r>
        <w:t xml:space="preserve"> </w:t>
      </w:r>
      <w:r>
        <w:rPr>
          <w:rFonts w:hint="eastAsia"/>
        </w:rPr>
        <w:t>styles</w:t>
      </w:r>
      <w:bookmarkEnd w:id="921"/>
      <w:bookmarkEnd w:id="922"/>
      <w:bookmarkEnd w:id="923"/>
      <w:bookmarkEnd w:id="924"/>
      <w:bookmarkEnd w:id="925"/>
      <w:bookmarkEnd w:id="926"/>
      <w:bookmarkEnd w:id="927"/>
      <w:bookmarkEnd w:id="928"/>
      <w:bookmarkEnd w:id="929"/>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Language: en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r w:rsidR="0018781B">
        <w:rPr>
          <w:rFonts w:eastAsiaTheme="minorEastAsia" w:hint="eastAsia"/>
          <w:lang w:eastAsia="ko-KR"/>
        </w:rPr>
        <w:t>LineStyle</w:t>
      </w:r>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D31C77" w:rsidRDefault="003E0B96" w:rsidP="009D55B0">
      <w:pPr>
        <w:pStyle w:val="Annexheader-level2"/>
      </w:pPr>
      <w:r>
        <w:br w:type="page"/>
      </w:r>
      <w:r w:rsidR="009D55B0" w:rsidDel="009D55B0">
        <w:rPr>
          <w:rFonts w:hint="eastAsia"/>
        </w:rPr>
        <w:lastRenderedPageBreak/>
        <w:t xml:space="preserve"> </w:t>
      </w:r>
      <w:bookmarkStart w:id="930" w:name="_Toc527707428"/>
      <w:bookmarkStart w:id="931" w:name="_Toc528589796"/>
      <w:bookmarkStart w:id="932" w:name="_Toc516383"/>
      <w:bookmarkStart w:id="933" w:name="_Toc127463899"/>
      <w:bookmarkStart w:id="934" w:name="_Toc128125525"/>
      <w:bookmarkStart w:id="935" w:name="_Toc141176307"/>
      <w:bookmarkStart w:id="936" w:name="_Toc141176472"/>
      <w:bookmarkStart w:id="937" w:name="_Toc141177104"/>
      <w:bookmarkStart w:id="938" w:name="_Toc176796750"/>
      <w:r>
        <w:rPr>
          <w:rFonts w:hint="eastAsia"/>
        </w:rPr>
        <w:t>Area Fills</w:t>
      </w:r>
      <w:bookmarkEnd w:id="930"/>
      <w:bookmarkEnd w:id="931"/>
      <w:bookmarkEnd w:id="932"/>
      <w:bookmarkEnd w:id="933"/>
      <w:bookmarkEnd w:id="934"/>
      <w:bookmarkEnd w:id="935"/>
      <w:bookmarkEnd w:id="936"/>
      <w:bookmarkEnd w:id="937"/>
      <w:bookmarkEnd w:id="938"/>
    </w:p>
    <w:p w14:paraId="334DCC66" w14:textId="4544C43F" w:rsidR="00A52594" w:rsidRDefault="00A52594" w:rsidP="00D31C77">
      <w:r>
        <w:rPr>
          <w:lang w:eastAsia="ko-KR"/>
        </w:rPr>
        <w:t>(No description)</w:t>
      </w:r>
    </w:p>
    <w:p w14:paraId="0B497753" w14:textId="3E4D2298" w:rsidR="003E0B96" w:rsidRDefault="003E0B96" w:rsidP="009D55B0">
      <w:pPr>
        <w:pStyle w:val="Annexheader-level2"/>
      </w:pPr>
      <w:r>
        <w:br w:type="page"/>
      </w:r>
      <w:bookmarkStart w:id="939" w:name="_Toc527707431"/>
      <w:bookmarkStart w:id="940" w:name="_Toc528589799"/>
      <w:bookmarkStart w:id="941" w:name="_Toc516384"/>
      <w:bookmarkStart w:id="942" w:name="_Toc127463900"/>
      <w:bookmarkStart w:id="943" w:name="_Toc128125526"/>
      <w:bookmarkStart w:id="944" w:name="_Toc141176308"/>
      <w:bookmarkStart w:id="945" w:name="_Toc141176473"/>
      <w:bookmarkStart w:id="946" w:name="_Toc141177105"/>
      <w:bookmarkStart w:id="947" w:name="_Toc176796751"/>
      <w:r>
        <w:rPr>
          <w:rFonts w:hint="eastAsia"/>
        </w:rPr>
        <w:lastRenderedPageBreak/>
        <w:t>Fonts</w:t>
      </w:r>
      <w:bookmarkEnd w:id="939"/>
      <w:bookmarkEnd w:id="940"/>
      <w:bookmarkEnd w:id="941"/>
      <w:bookmarkEnd w:id="942"/>
      <w:bookmarkEnd w:id="943"/>
      <w:bookmarkEnd w:id="944"/>
      <w:bookmarkEnd w:id="945"/>
      <w:bookmarkEnd w:id="946"/>
      <w:bookmarkEnd w:id="947"/>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948" w:name="_Toc527707432"/>
      <w:bookmarkStart w:id="949" w:name="_Toc528589800"/>
      <w:bookmarkStart w:id="950" w:name="_Toc516385"/>
      <w:bookmarkStart w:id="951" w:name="_Toc127463901"/>
      <w:bookmarkStart w:id="952" w:name="_Toc128125527"/>
      <w:bookmarkStart w:id="953" w:name="_Toc141176309"/>
      <w:bookmarkStart w:id="954" w:name="_Toc141176474"/>
      <w:bookmarkStart w:id="955" w:name="_Toc141177106"/>
      <w:bookmarkStart w:id="956" w:name="_Toc176796752"/>
      <w:r>
        <w:lastRenderedPageBreak/>
        <w:t>Viewing Group</w:t>
      </w:r>
      <w:bookmarkEnd w:id="948"/>
      <w:bookmarkEnd w:id="949"/>
      <w:bookmarkEnd w:id="950"/>
      <w:bookmarkEnd w:id="951"/>
      <w:bookmarkEnd w:id="952"/>
      <w:bookmarkEnd w:id="953"/>
      <w:bookmarkEnd w:id="954"/>
      <w:bookmarkEnd w:id="955"/>
      <w:bookmarkEnd w:id="956"/>
    </w:p>
    <w:p w14:paraId="591FFC7F" w14:textId="52D5DB92" w:rsidR="003C2556" w:rsidRPr="00841212" w:rsidRDefault="00EE7809" w:rsidP="003C2556">
      <w:pPr>
        <w:pStyle w:val="Annex-Heading3"/>
      </w:pPr>
      <w:r>
        <w:rPr>
          <w:rFonts w:eastAsiaTheme="minorEastAsia" w:hint="eastAsia"/>
          <w:lang w:eastAsia="ko-KR"/>
        </w:rPr>
        <w:t>UKC Plan Area</w:t>
      </w:r>
    </w:p>
    <w:p w14:paraId="7CFE902C" w14:textId="3CE42748" w:rsidR="000B128A" w:rsidRPr="00EE7809" w:rsidRDefault="000B128A" w:rsidP="00841212">
      <w:pPr>
        <w:rPr>
          <w:rFonts w:eastAsiaTheme="minorEastAsia"/>
          <w:lang w:eastAsia="ko-KR"/>
        </w:rPr>
      </w:pPr>
      <w:r>
        <w:t xml:space="preserve">Name: </w:t>
      </w:r>
      <w:r w:rsidR="00EE7809">
        <w:rPr>
          <w:rFonts w:eastAsiaTheme="minorEastAsia" w:hint="eastAsia"/>
          <w:lang w:eastAsia="ko-KR"/>
        </w:rPr>
        <w:t>UKC Plan Area</w:t>
      </w:r>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r w:rsidR="00EE7809" w:rsidRPr="00EE7809">
        <w:rPr>
          <w:rFonts w:eastAsiaTheme="minorEastAsia"/>
          <w:lang w:eastAsia="ko-KR"/>
        </w:rPr>
        <w:t>Toggles visibility of UKC Plan Area features</w:t>
      </w:r>
    </w:p>
    <w:p w14:paraId="03849799" w14:textId="71555CD5" w:rsidR="0009187F" w:rsidRPr="00FF24A0" w:rsidRDefault="0009187F" w:rsidP="00841212">
      <w:pPr>
        <w:rPr>
          <w:rFonts w:eastAsiaTheme="minorEastAsia"/>
          <w:lang w:eastAsia="ko-KR"/>
        </w:rPr>
      </w:pPr>
      <w:r>
        <w:rPr>
          <w:rFonts w:eastAsiaTheme="minorEastAsia" w:hint="eastAsia"/>
          <w:lang w:eastAsia="ko-KR"/>
        </w:rPr>
        <w:t xml:space="preserve">ID: </w:t>
      </w:r>
      <w:r w:rsidR="00EE7809">
        <w:rPr>
          <w:rFonts w:eastAsiaTheme="minorEastAsia" w:hint="eastAsia"/>
          <w:lang w:eastAsia="ko-KR"/>
        </w:rPr>
        <w:t>99990</w:t>
      </w:r>
    </w:p>
    <w:p w14:paraId="7B65AE67" w14:textId="77777777" w:rsidR="000B128A" w:rsidRDefault="000B128A" w:rsidP="00841212">
      <w:r>
        <w:t>Language: en (English)</w:t>
      </w:r>
    </w:p>
    <w:p w14:paraId="4ED8C687" w14:textId="4D55CADF" w:rsidR="00947863" w:rsidRDefault="00B4439F" w:rsidP="00947863">
      <w:pPr>
        <w:pStyle w:val="Annex-Heading3"/>
      </w:pPr>
      <w:r w:rsidRPr="00B4439F">
        <w:t>UKC Almost Non-Navigable Area</w:t>
      </w:r>
    </w:p>
    <w:p w14:paraId="1D5534B9" w14:textId="257A244E" w:rsidR="00947863" w:rsidRPr="00FF24A0" w:rsidRDefault="00947863" w:rsidP="008F438A">
      <w:pPr>
        <w:rPr>
          <w:rFonts w:eastAsiaTheme="minorEastAsia"/>
          <w:lang w:eastAsia="ko-KR"/>
        </w:rPr>
      </w:pPr>
      <w:r>
        <w:t xml:space="preserve">Name: </w:t>
      </w:r>
      <w:r w:rsidR="00B4439F" w:rsidRPr="00B4439F">
        <w:t>UKC Almost Non-Navigable Area</w:t>
      </w:r>
    </w:p>
    <w:p w14:paraId="68D46C67" w14:textId="40255639" w:rsidR="00947863" w:rsidRDefault="00947863" w:rsidP="008F438A">
      <w:pPr>
        <w:rPr>
          <w:rFonts w:eastAsiaTheme="minorEastAsia"/>
          <w:lang w:eastAsia="ko-KR"/>
        </w:rPr>
      </w:pPr>
      <w:r>
        <w:t>Description:</w:t>
      </w:r>
      <w:r>
        <w:rPr>
          <w:rFonts w:eastAsiaTheme="minorEastAsia" w:hint="eastAsia"/>
          <w:lang w:eastAsia="ko-KR"/>
        </w:rPr>
        <w:t xml:space="preserve"> </w:t>
      </w:r>
      <w:r w:rsidR="00B4439F" w:rsidRPr="00B4439F">
        <w:rPr>
          <w:rFonts w:eastAsiaTheme="minorEastAsia"/>
          <w:lang w:eastAsia="ko-KR"/>
        </w:rPr>
        <w:t>Toggles visibility of UKC Almost Non-Navigable Area features</w:t>
      </w:r>
    </w:p>
    <w:p w14:paraId="384FAB65" w14:textId="6312430B" w:rsidR="00947863" w:rsidRPr="00FF24A0" w:rsidRDefault="00947863" w:rsidP="008F438A">
      <w:pPr>
        <w:rPr>
          <w:rFonts w:eastAsiaTheme="minorEastAsia"/>
          <w:lang w:eastAsia="ko-KR"/>
        </w:rPr>
      </w:pPr>
      <w:r>
        <w:rPr>
          <w:rFonts w:eastAsiaTheme="minorEastAsia" w:hint="eastAsia"/>
          <w:lang w:eastAsia="ko-KR"/>
        </w:rPr>
        <w:t xml:space="preserve">ID: </w:t>
      </w:r>
      <w:r w:rsidR="00B4439F">
        <w:rPr>
          <w:rFonts w:eastAsiaTheme="minorEastAsia" w:hint="eastAsia"/>
          <w:lang w:eastAsia="ko-KR"/>
        </w:rPr>
        <w:t>99991</w:t>
      </w:r>
    </w:p>
    <w:p w14:paraId="636F24D2" w14:textId="77777777" w:rsidR="00947863" w:rsidRDefault="00947863" w:rsidP="008F438A">
      <w:r>
        <w:t>Language: en (English)</w:t>
      </w:r>
    </w:p>
    <w:p w14:paraId="3850534B" w14:textId="264FEAD2" w:rsidR="00947863" w:rsidRDefault="0009201D" w:rsidP="00D31C77">
      <w:pPr>
        <w:pStyle w:val="Annex-Heading3"/>
      </w:pPr>
      <w:r w:rsidRPr="0009201D">
        <w:t>UKC Non-Navigable Area</w:t>
      </w:r>
    </w:p>
    <w:p w14:paraId="325DF7D7" w14:textId="66C6ABF8"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Non-Navigable Area</w:t>
      </w:r>
    </w:p>
    <w:p w14:paraId="07F7A611" w14:textId="78079678"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Non-Navigable Area features</w:t>
      </w:r>
    </w:p>
    <w:p w14:paraId="004DC2DC" w14:textId="4C8258C2" w:rsidR="0009201D" w:rsidRDefault="0009201D" w:rsidP="00947863">
      <w:pPr>
        <w:rPr>
          <w:rFonts w:eastAsiaTheme="minorEastAsia"/>
          <w:lang w:eastAsia="ko-KR"/>
        </w:rPr>
      </w:pPr>
      <w:r>
        <w:rPr>
          <w:rFonts w:eastAsiaTheme="minorEastAsia" w:hint="eastAsia"/>
          <w:lang w:eastAsia="ko-KR"/>
        </w:rPr>
        <w:t>ID: 99992</w:t>
      </w:r>
    </w:p>
    <w:p w14:paraId="29DE2FC0" w14:textId="443BB115" w:rsidR="0009201D" w:rsidRDefault="0009201D" w:rsidP="00947863">
      <w:pPr>
        <w:rPr>
          <w:rFonts w:eastAsiaTheme="minorEastAsia"/>
          <w:lang w:eastAsia="ko-KR"/>
        </w:rPr>
      </w:pPr>
      <w:r>
        <w:t>Language: en (English)</w:t>
      </w:r>
    </w:p>
    <w:p w14:paraId="07FF6E0A" w14:textId="56FF94B9" w:rsidR="0009201D" w:rsidRDefault="0009201D" w:rsidP="00D31C77">
      <w:pPr>
        <w:pStyle w:val="Annex-Heading3"/>
      </w:pPr>
      <w:r w:rsidRPr="0009201D">
        <w:t>UKC Control Point</w:t>
      </w:r>
    </w:p>
    <w:p w14:paraId="7B774531" w14:textId="2F1DB5F7"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Control Point</w:t>
      </w:r>
    </w:p>
    <w:p w14:paraId="588F74E7" w14:textId="4C5B13DD"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Control Point features</w:t>
      </w:r>
    </w:p>
    <w:p w14:paraId="2BB7EFCE" w14:textId="05BF46D5" w:rsidR="0009201D" w:rsidRDefault="0009201D" w:rsidP="00947863">
      <w:pPr>
        <w:rPr>
          <w:rFonts w:eastAsiaTheme="minorEastAsia"/>
          <w:lang w:eastAsia="ko-KR"/>
        </w:rPr>
      </w:pPr>
      <w:r>
        <w:rPr>
          <w:rFonts w:eastAsiaTheme="minorEastAsia" w:hint="eastAsia"/>
          <w:lang w:eastAsia="ko-KR"/>
        </w:rPr>
        <w:t>ID: 99993</w:t>
      </w:r>
    </w:p>
    <w:p w14:paraId="5B6B3A9B" w14:textId="3BB43F53" w:rsidR="0009201D" w:rsidRDefault="0009201D" w:rsidP="00947863">
      <w:pPr>
        <w:rPr>
          <w:rFonts w:eastAsiaTheme="minorEastAsia"/>
          <w:lang w:eastAsia="ko-KR"/>
        </w:rPr>
      </w:pPr>
      <w:r>
        <w:t>Language: en (English)</w:t>
      </w:r>
    </w:p>
    <w:p w14:paraId="726F7693" w14:textId="3ADA492B" w:rsidR="0009201D" w:rsidRPr="00D31C77" w:rsidRDefault="0009201D" w:rsidP="0009201D">
      <w:pPr>
        <w:pStyle w:val="Annex-Heading3"/>
      </w:pPr>
      <w:r w:rsidRPr="0009201D">
        <w:t>UKC Planned Route</w:t>
      </w:r>
    </w:p>
    <w:p w14:paraId="6024D3A4" w14:textId="7549F256" w:rsidR="0009201D" w:rsidRDefault="0009201D" w:rsidP="0009201D">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Planned Route</w:t>
      </w:r>
    </w:p>
    <w:p w14:paraId="391F48F2" w14:textId="00661C80" w:rsidR="0009201D" w:rsidRDefault="0009201D" w:rsidP="0009201D">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Planned Route</w:t>
      </w:r>
    </w:p>
    <w:p w14:paraId="5C22CA6D" w14:textId="34B97C96" w:rsidR="0009201D" w:rsidRDefault="0009201D" w:rsidP="0009201D">
      <w:pPr>
        <w:rPr>
          <w:rFonts w:eastAsiaTheme="minorEastAsia"/>
          <w:lang w:eastAsia="ko-KR"/>
        </w:rPr>
      </w:pPr>
      <w:r>
        <w:rPr>
          <w:rFonts w:eastAsiaTheme="minorEastAsia" w:hint="eastAsia"/>
          <w:lang w:eastAsia="ko-KR"/>
        </w:rPr>
        <w:t>ID: 99994</w:t>
      </w:r>
    </w:p>
    <w:p w14:paraId="59D3760B" w14:textId="3548460B" w:rsidR="0009201D" w:rsidRDefault="0009201D" w:rsidP="0009201D">
      <w:pPr>
        <w:rPr>
          <w:rFonts w:eastAsiaTheme="minorEastAsia"/>
          <w:lang w:eastAsia="ko-KR"/>
        </w:rPr>
      </w:pPr>
      <w:r>
        <w:t>Language: en (English)</w:t>
      </w:r>
    </w:p>
    <w:p w14:paraId="7524CBC5" w14:textId="00234396" w:rsidR="0009201D" w:rsidRPr="0009201D" w:rsidRDefault="0009201D" w:rsidP="00D31C77">
      <w:pPr>
        <w:pStyle w:val="Annex-Heading3"/>
      </w:pPr>
      <w:r w:rsidRPr="0009201D">
        <w:t>UKC Information Box</w:t>
      </w:r>
    </w:p>
    <w:p w14:paraId="2FA0569C" w14:textId="65C29061" w:rsidR="0009201D" w:rsidRDefault="0009201D" w:rsidP="00947863">
      <w:pPr>
        <w:rPr>
          <w:rFonts w:eastAsiaTheme="minorEastAsia"/>
          <w:lang w:eastAsia="ko-KR"/>
        </w:rPr>
      </w:pPr>
      <w:r>
        <w:rPr>
          <w:rFonts w:eastAsiaTheme="minorEastAsia" w:hint="eastAsia"/>
          <w:lang w:eastAsia="ko-KR"/>
        </w:rPr>
        <w:t xml:space="preserve">Name: </w:t>
      </w:r>
      <w:r w:rsidRPr="0009201D">
        <w:rPr>
          <w:rFonts w:eastAsiaTheme="minorEastAsia"/>
          <w:lang w:eastAsia="ko-KR"/>
        </w:rPr>
        <w:t>UKC Information Box</w:t>
      </w:r>
    </w:p>
    <w:p w14:paraId="02F807B4" w14:textId="59749CDE" w:rsidR="0009201D" w:rsidRDefault="0009201D" w:rsidP="00947863">
      <w:pPr>
        <w:rPr>
          <w:rFonts w:eastAsiaTheme="minorEastAsia"/>
          <w:lang w:eastAsia="ko-KR"/>
        </w:rPr>
      </w:pPr>
      <w:r>
        <w:rPr>
          <w:rFonts w:eastAsiaTheme="minorEastAsia" w:hint="eastAsia"/>
          <w:lang w:eastAsia="ko-KR"/>
        </w:rPr>
        <w:t xml:space="preserve">Description: </w:t>
      </w:r>
      <w:r w:rsidRPr="0009201D">
        <w:rPr>
          <w:rFonts w:eastAsiaTheme="minorEastAsia"/>
          <w:lang w:eastAsia="ko-KR"/>
        </w:rPr>
        <w:t>Toggles visibility of UKC Information Box</w:t>
      </w:r>
    </w:p>
    <w:p w14:paraId="6F399896" w14:textId="0FC30318" w:rsidR="0009201D" w:rsidRDefault="0009201D" w:rsidP="00947863">
      <w:pPr>
        <w:rPr>
          <w:rFonts w:eastAsiaTheme="minorEastAsia"/>
          <w:lang w:eastAsia="ko-KR"/>
        </w:rPr>
      </w:pPr>
      <w:r>
        <w:rPr>
          <w:rFonts w:eastAsiaTheme="minorEastAsia" w:hint="eastAsia"/>
          <w:lang w:eastAsia="ko-KR"/>
        </w:rPr>
        <w:t>ID: 99995</w:t>
      </w:r>
    </w:p>
    <w:p w14:paraId="73907055" w14:textId="23F7F09A" w:rsidR="0009201D" w:rsidRDefault="0009201D" w:rsidP="00947863">
      <w:pPr>
        <w:rPr>
          <w:rFonts w:eastAsiaTheme="minorEastAsia"/>
          <w:lang w:eastAsia="ko-KR"/>
        </w:rPr>
      </w:pPr>
      <w:r>
        <w:lastRenderedPageBreak/>
        <w:t>Language: en (English)</w:t>
      </w:r>
    </w:p>
    <w:p w14:paraId="22DA80E1" w14:textId="76F9A1DC" w:rsidR="0009201D" w:rsidRPr="00D31C77" w:rsidRDefault="0009201D" w:rsidP="00D31C77">
      <w:pPr>
        <w:pStyle w:val="Annex-Heading3"/>
      </w:pPr>
      <w:r w:rsidRPr="0009201D">
        <w:t xml:space="preserve">UKC Non-Navigable Area </w:t>
      </w:r>
      <w:r w:rsidR="00DF4C74">
        <w:t>Pattern</w:t>
      </w:r>
    </w:p>
    <w:p w14:paraId="79395BE6" w14:textId="1EF0AF8A" w:rsidR="0009201D" w:rsidRDefault="0009201D" w:rsidP="00947863">
      <w:pPr>
        <w:rPr>
          <w:rFonts w:eastAsiaTheme="minorEastAsia"/>
          <w:lang w:val="en-GB" w:eastAsia="ko-KR"/>
        </w:rPr>
      </w:pPr>
      <w:r>
        <w:rPr>
          <w:rFonts w:eastAsiaTheme="minorEastAsia" w:hint="eastAsia"/>
          <w:lang w:val="en-GB" w:eastAsia="ko-KR"/>
        </w:rPr>
        <w:t xml:space="preserve">Name: </w:t>
      </w:r>
      <w:r w:rsidRPr="0009201D">
        <w:rPr>
          <w:rFonts w:eastAsiaTheme="minorEastAsia"/>
          <w:lang w:val="en-GB" w:eastAsia="ko-KR"/>
        </w:rPr>
        <w:t xml:space="preserve">UKC Non-Navigable Area </w:t>
      </w:r>
      <w:r w:rsidR="00DF4C74">
        <w:rPr>
          <w:rFonts w:eastAsiaTheme="minorEastAsia"/>
          <w:lang w:val="en-GB" w:eastAsia="ko-KR"/>
        </w:rPr>
        <w:t>Pattern</w:t>
      </w:r>
    </w:p>
    <w:p w14:paraId="7A3A958B" w14:textId="6BAB2448" w:rsidR="0009201D" w:rsidRDefault="0009201D" w:rsidP="00947863">
      <w:pPr>
        <w:rPr>
          <w:rFonts w:eastAsiaTheme="minorEastAsia"/>
          <w:lang w:val="en-GB" w:eastAsia="ko-KR"/>
        </w:rPr>
      </w:pPr>
      <w:r>
        <w:rPr>
          <w:rFonts w:eastAsiaTheme="minorEastAsia" w:hint="eastAsia"/>
          <w:lang w:val="en-GB" w:eastAsia="ko-KR"/>
        </w:rPr>
        <w:t xml:space="preserve">Description: </w:t>
      </w:r>
      <w:r w:rsidRPr="0009201D">
        <w:rPr>
          <w:rFonts w:eastAsiaTheme="minorEastAsia"/>
          <w:lang w:val="en-GB" w:eastAsia="ko-KR"/>
        </w:rPr>
        <w:t xml:space="preserve">Toggles visibility of UKC Non-Navigable Area </w:t>
      </w:r>
      <w:r w:rsidR="00DF4C74">
        <w:rPr>
          <w:rFonts w:eastAsiaTheme="minorEastAsia"/>
          <w:lang w:val="en-GB" w:eastAsia="ko-KR"/>
        </w:rPr>
        <w:t>pattern</w:t>
      </w:r>
    </w:p>
    <w:p w14:paraId="03EDC09E" w14:textId="6128C40B" w:rsidR="0009201D" w:rsidRDefault="0009201D" w:rsidP="00947863">
      <w:pPr>
        <w:rPr>
          <w:rFonts w:eastAsiaTheme="minorEastAsia"/>
          <w:lang w:val="en-GB" w:eastAsia="ko-KR"/>
        </w:rPr>
      </w:pPr>
      <w:r>
        <w:rPr>
          <w:rFonts w:eastAsiaTheme="minorEastAsia" w:hint="eastAsia"/>
          <w:lang w:val="en-GB" w:eastAsia="ko-KR"/>
        </w:rPr>
        <w:t>ID: 99996</w:t>
      </w:r>
    </w:p>
    <w:p w14:paraId="39422DE4" w14:textId="6BEB3A05" w:rsidR="0009201D" w:rsidRDefault="0009201D" w:rsidP="00947863">
      <w:pPr>
        <w:rPr>
          <w:rFonts w:eastAsiaTheme="minorEastAsia"/>
          <w:lang w:val="en-GB" w:eastAsia="ko-KR"/>
        </w:rPr>
      </w:pPr>
      <w:r>
        <w:t>Language: en (English)</w:t>
      </w:r>
    </w:p>
    <w:p w14:paraId="24A0DC63" w14:textId="77777777" w:rsidR="0009201D" w:rsidRDefault="0009201D" w:rsidP="00947863">
      <w:pPr>
        <w:rPr>
          <w:rFonts w:eastAsiaTheme="minorEastAsia"/>
          <w:lang w:val="en-GB" w:eastAsia="ko-KR"/>
        </w:rPr>
      </w:pPr>
    </w:p>
    <w:p w14:paraId="19E49E0F" w14:textId="63056B3B" w:rsidR="00DA7E6D" w:rsidRDefault="00DA7E6D" w:rsidP="00D31C77">
      <w:pPr>
        <w:pStyle w:val="Annexheader-level2"/>
      </w:pPr>
      <w:bookmarkStart w:id="957" w:name="_Toc176796753"/>
      <w:r>
        <w:rPr>
          <w:rFonts w:eastAsiaTheme="minorEastAsia" w:hint="eastAsia"/>
          <w:lang w:eastAsia="ko-KR"/>
        </w:rPr>
        <w:t>Viewing Group Layer</w:t>
      </w:r>
      <w:bookmarkEnd w:id="957"/>
    </w:p>
    <w:p w14:paraId="38DE4093" w14:textId="31EE62D7" w:rsidR="00DA7E6D" w:rsidRDefault="00DA7E6D" w:rsidP="00D31C77">
      <w:pPr>
        <w:pStyle w:val="Annex-Heading3"/>
      </w:pPr>
      <w:r w:rsidRPr="00DA7E6D">
        <w:t>UKCViewingGroupLayer</w:t>
      </w:r>
    </w:p>
    <w:p w14:paraId="71CF4937" w14:textId="350B32BF" w:rsidR="00DA7E6D" w:rsidRDefault="00DA7E6D" w:rsidP="00947863">
      <w:pPr>
        <w:rPr>
          <w:rFonts w:eastAsiaTheme="minorEastAsia"/>
          <w:lang w:val="en-GB" w:eastAsia="ko-KR"/>
        </w:rPr>
      </w:pPr>
      <w:r>
        <w:rPr>
          <w:rFonts w:eastAsiaTheme="minorEastAsia" w:hint="eastAsia"/>
          <w:lang w:val="en-GB" w:eastAsia="ko-KR"/>
        </w:rPr>
        <w:t xml:space="preserve">Name: </w:t>
      </w:r>
      <w:r w:rsidRPr="00DA7E6D">
        <w:rPr>
          <w:rFonts w:eastAsiaTheme="minorEastAsia"/>
          <w:lang w:val="en-GB" w:eastAsia="ko-KR"/>
        </w:rPr>
        <w:t>UKC Viewing Group Layer</w:t>
      </w:r>
    </w:p>
    <w:p w14:paraId="683362DF" w14:textId="5A2CAC66" w:rsidR="00DA7E6D" w:rsidRDefault="00DA7E6D" w:rsidP="00947863">
      <w:pPr>
        <w:rPr>
          <w:rFonts w:eastAsiaTheme="minorEastAsia"/>
          <w:lang w:val="en-GB" w:eastAsia="ko-KR"/>
        </w:rPr>
      </w:pPr>
      <w:r>
        <w:rPr>
          <w:rFonts w:eastAsiaTheme="minorEastAsia" w:hint="eastAsia"/>
          <w:lang w:val="en-GB" w:eastAsia="ko-KR"/>
        </w:rPr>
        <w:t xml:space="preserve">Description: </w:t>
      </w:r>
      <w:r w:rsidRPr="00DA7E6D">
        <w:rPr>
          <w:rFonts w:eastAsiaTheme="minorEastAsia"/>
          <w:lang w:val="en-GB" w:eastAsia="ko-KR"/>
        </w:rPr>
        <w:t>Contains UKC Viewing Groups</w:t>
      </w:r>
    </w:p>
    <w:p w14:paraId="0D81A6AA" w14:textId="6781FB0D" w:rsidR="00DA7E6D" w:rsidRDefault="00DA7E6D" w:rsidP="00947863">
      <w:pPr>
        <w:rPr>
          <w:rFonts w:eastAsiaTheme="minorEastAsia"/>
          <w:lang w:val="en-GB" w:eastAsia="ko-KR"/>
        </w:rPr>
      </w:pPr>
      <w:r>
        <w:rPr>
          <w:rFonts w:eastAsiaTheme="minorEastAsia" w:hint="eastAsia"/>
          <w:lang w:val="en-GB" w:eastAsia="ko-KR"/>
        </w:rPr>
        <w:t xml:space="preserve">ID: </w:t>
      </w:r>
      <w:r w:rsidRPr="00DA7E6D">
        <w:rPr>
          <w:rFonts w:eastAsiaTheme="minorEastAsia"/>
          <w:lang w:val="en-GB" w:eastAsia="ko-KR"/>
        </w:rPr>
        <w:t>UKCViewingGroupLayer</w:t>
      </w:r>
    </w:p>
    <w:p w14:paraId="0E145017" w14:textId="32DD5FBF" w:rsidR="00DA7E6D" w:rsidRDefault="00DA7E6D" w:rsidP="00947863">
      <w:pPr>
        <w:rPr>
          <w:rFonts w:eastAsiaTheme="minorEastAsia"/>
          <w:lang w:eastAsia="ko-KR"/>
        </w:rPr>
      </w:pPr>
      <w:r>
        <w:t>Language: en (English)</w:t>
      </w:r>
    </w:p>
    <w:p w14:paraId="3A17C0DE" w14:textId="53EC1248" w:rsidR="00DA7E6D" w:rsidRPr="00DA7E6D" w:rsidRDefault="00006C75" w:rsidP="00D31C77">
      <w:pPr>
        <w:pStyle w:val="Annex-Heading3"/>
      </w:pPr>
      <w:r w:rsidRPr="00366E98">
        <w:t>UKCNonNavigableArea</w:t>
      </w:r>
      <w:r>
        <w:t>Pattern</w:t>
      </w:r>
    </w:p>
    <w:p w14:paraId="6B81C5EB" w14:textId="22863E55" w:rsidR="00DA7E6D" w:rsidRDefault="00DA7E6D" w:rsidP="00D31C77">
      <w:pPr>
        <w:rPr>
          <w:rFonts w:eastAsiaTheme="minorEastAsia"/>
          <w:lang w:eastAsia="ko-KR"/>
        </w:rPr>
      </w:pPr>
      <w:r>
        <w:rPr>
          <w:rFonts w:eastAsiaTheme="minorEastAsia" w:hint="eastAsia"/>
          <w:lang w:eastAsia="ko-KR"/>
        </w:rPr>
        <w:t xml:space="preserve">Name: </w:t>
      </w:r>
      <w:r w:rsidRPr="00DA7E6D">
        <w:rPr>
          <w:rFonts w:eastAsiaTheme="minorEastAsia"/>
          <w:lang w:eastAsia="ko-KR"/>
        </w:rPr>
        <w:t xml:space="preserve">UKC Non-Navigable Area </w:t>
      </w:r>
      <w:r w:rsidR="00006C75">
        <w:rPr>
          <w:rFonts w:eastAsiaTheme="minorEastAsia"/>
          <w:lang w:eastAsia="ko-KR"/>
        </w:rPr>
        <w:t>Pattern</w:t>
      </w:r>
    </w:p>
    <w:p w14:paraId="6C92B697" w14:textId="1312051E" w:rsidR="00DA7E6D" w:rsidRDefault="00DA7E6D" w:rsidP="00D31C77">
      <w:pPr>
        <w:rPr>
          <w:rFonts w:eastAsiaTheme="minorEastAsia"/>
          <w:lang w:eastAsia="ko-KR"/>
        </w:rPr>
      </w:pPr>
      <w:r>
        <w:rPr>
          <w:rFonts w:eastAsiaTheme="minorEastAsia" w:hint="eastAsia"/>
          <w:lang w:eastAsia="ko-KR"/>
        </w:rPr>
        <w:t xml:space="preserve">Description: </w:t>
      </w:r>
      <w:r w:rsidRPr="00DA7E6D">
        <w:rPr>
          <w:rFonts w:eastAsiaTheme="minorEastAsia"/>
          <w:lang w:eastAsia="ko-KR"/>
        </w:rPr>
        <w:t xml:space="preserve">UKC Non-Navigable Area </w:t>
      </w:r>
      <w:r w:rsidR="00006C75">
        <w:rPr>
          <w:rFonts w:eastAsiaTheme="minorEastAsia"/>
          <w:lang w:eastAsia="ko-KR"/>
        </w:rPr>
        <w:t>Pattern</w:t>
      </w:r>
    </w:p>
    <w:p w14:paraId="5373A030" w14:textId="25F63B2C" w:rsidR="00DA7E6D" w:rsidRDefault="00DA7E6D" w:rsidP="00D31C77">
      <w:pPr>
        <w:rPr>
          <w:rFonts w:eastAsiaTheme="minorEastAsia"/>
          <w:lang w:eastAsia="ko-KR"/>
        </w:rPr>
      </w:pPr>
      <w:r>
        <w:rPr>
          <w:rFonts w:eastAsiaTheme="minorEastAsia" w:hint="eastAsia"/>
          <w:lang w:eastAsia="ko-KR"/>
        </w:rPr>
        <w:t xml:space="preserve">ID: </w:t>
      </w:r>
      <w:r w:rsidR="00366E98" w:rsidRPr="00366E98">
        <w:rPr>
          <w:rFonts w:eastAsiaTheme="minorEastAsia"/>
          <w:lang w:eastAsia="ko-KR"/>
        </w:rPr>
        <w:t>UKCNonNavigableArea</w:t>
      </w:r>
      <w:r w:rsidR="00006C75">
        <w:rPr>
          <w:rFonts w:eastAsiaTheme="minorEastAsia"/>
          <w:lang w:eastAsia="ko-KR"/>
        </w:rPr>
        <w:t>Pattern</w:t>
      </w:r>
    </w:p>
    <w:p w14:paraId="15D5297B" w14:textId="77777777" w:rsidR="00DA7E6D" w:rsidRDefault="00DA7E6D" w:rsidP="00D31C77">
      <w:pPr>
        <w:rPr>
          <w:rFonts w:eastAsiaTheme="minorEastAsia"/>
          <w:lang w:eastAsia="ko-KR"/>
        </w:rPr>
      </w:pPr>
      <w:r>
        <w:t>Language: en (English)</w:t>
      </w:r>
    </w:p>
    <w:p w14:paraId="1238FF35" w14:textId="77777777" w:rsidR="00DA7E6D" w:rsidRPr="00D31C77" w:rsidRDefault="00DA7E6D" w:rsidP="00DA7E6D">
      <w:pPr>
        <w:rPr>
          <w:rFonts w:eastAsiaTheme="minorEastAsia"/>
          <w:lang w:val="en-GB" w:eastAsia="ko-KR"/>
        </w:rPr>
      </w:pPr>
    </w:p>
    <w:p w14:paraId="38DC7DA4" w14:textId="77DB81C3" w:rsidR="005E5369" w:rsidRPr="00D31C77" w:rsidRDefault="005E5369" w:rsidP="005E5369">
      <w:pPr>
        <w:pStyle w:val="Annexheader-level2"/>
      </w:pPr>
      <w:bookmarkStart w:id="958" w:name="_Toc176796754"/>
      <w:r>
        <w:rPr>
          <w:rFonts w:eastAsiaTheme="minorEastAsia" w:hint="eastAsia"/>
          <w:lang w:eastAsia="ko-KR"/>
        </w:rPr>
        <w:t>Context</w:t>
      </w:r>
      <w:bookmarkEnd w:id="958"/>
    </w:p>
    <w:p w14:paraId="01585DA2" w14:textId="0CA3A3C3" w:rsidR="005E5369" w:rsidRPr="00D31C77" w:rsidRDefault="005E5369" w:rsidP="005E5369">
      <w:pPr>
        <w:pStyle w:val="Annex-Heading3"/>
      </w:pPr>
      <w:r>
        <w:rPr>
          <w:rFonts w:eastAsiaTheme="minorEastAsia" w:hint="eastAsia"/>
          <w:lang w:eastAsia="ko-KR"/>
        </w:rPr>
        <w:t>PlainBoundaries</w:t>
      </w:r>
    </w:p>
    <w:p w14:paraId="5E3521B4" w14:textId="26660921" w:rsidR="005E5369" w:rsidRDefault="005E5369" w:rsidP="005E5369">
      <w:pPr>
        <w:rPr>
          <w:rFonts w:eastAsiaTheme="minorEastAsia"/>
          <w:lang w:eastAsia="ko-KR"/>
        </w:rPr>
      </w:pPr>
      <w:r w:rsidRPr="005E5369">
        <w:rPr>
          <w:rFonts w:eastAsiaTheme="minorEastAsia" w:hint="eastAsia"/>
          <w:lang w:eastAsia="ko-KR"/>
        </w:rPr>
        <w:t xml:space="preserve">Name: </w:t>
      </w:r>
      <w:r>
        <w:rPr>
          <w:rFonts w:eastAsiaTheme="minorEastAsia" w:hint="eastAsia"/>
          <w:lang w:eastAsia="ko-KR"/>
        </w:rPr>
        <w:t>Plain boundaries</w:t>
      </w:r>
    </w:p>
    <w:p w14:paraId="2BABDDAD" w14:textId="5D81CFC1" w:rsidR="005E5369" w:rsidRDefault="005E5369" w:rsidP="00D31C77">
      <w:pPr>
        <w:rPr>
          <w:rFonts w:eastAsiaTheme="minorEastAsia"/>
          <w:lang w:eastAsia="ko-KR"/>
        </w:rPr>
      </w:pPr>
      <w:r>
        <w:rPr>
          <w:rFonts w:eastAsiaTheme="minorEastAsia" w:hint="eastAsia"/>
          <w:lang w:eastAsia="ko-KR"/>
        </w:rPr>
        <w:t>Description: Line symbol style</w:t>
      </w:r>
    </w:p>
    <w:p w14:paraId="458A7211" w14:textId="1C1548C2" w:rsidR="005E5369" w:rsidRPr="00D31C77" w:rsidRDefault="005E5369" w:rsidP="005E5369">
      <w:pPr>
        <w:rPr>
          <w:rFonts w:eastAsiaTheme="minorEastAsia"/>
          <w:lang w:eastAsia="ko-KR"/>
        </w:rPr>
      </w:pPr>
      <w:r>
        <w:rPr>
          <w:rFonts w:eastAsiaTheme="minorEastAsia" w:hint="eastAsia"/>
          <w:lang w:eastAsia="ko-KR"/>
        </w:rPr>
        <w:t>ID: PlainBoundaries</w:t>
      </w:r>
    </w:p>
    <w:p w14:paraId="35850E3E" w14:textId="098EAD04" w:rsidR="003C2556" w:rsidRDefault="005E5369" w:rsidP="00841212">
      <w:pPr>
        <w:rPr>
          <w:rFonts w:eastAsiaTheme="minorEastAsia"/>
        </w:rPr>
      </w:pPr>
      <w:r>
        <w:t>Language: en (English)</w:t>
      </w:r>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959" w:name="_Toc527707433"/>
      <w:bookmarkStart w:id="960" w:name="_Toc528589801"/>
      <w:bookmarkStart w:id="961" w:name="_Toc516386"/>
      <w:bookmarkStart w:id="962" w:name="_Toc127463902"/>
      <w:bookmarkStart w:id="963" w:name="_Toc128125528"/>
      <w:bookmarkStart w:id="964" w:name="_Toc141176310"/>
      <w:bookmarkStart w:id="965" w:name="_Toc141176475"/>
      <w:bookmarkStart w:id="966" w:name="_Toc141177107"/>
      <w:bookmarkStart w:id="967" w:name="_Toc176796755"/>
      <w:r>
        <w:rPr>
          <w:rFonts w:hint="eastAsia"/>
        </w:rPr>
        <w:lastRenderedPageBreak/>
        <w:t>Rules</w:t>
      </w:r>
      <w:bookmarkEnd w:id="959"/>
      <w:bookmarkEnd w:id="960"/>
      <w:bookmarkEnd w:id="961"/>
      <w:bookmarkEnd w:id="962"/>
      <w:bookmarkEnd w:id="963"/>
      <w:bookmarkEnd w:id="964"/>
      <w:bookmarkEnd w:id="965"/>
      <w:bookmarkEnd w:id="966"/>
      <w:bookmarkEnd w:id="967"/>
    </w:p>
    <w:p w14:paraId="3F137553" w14:textId="52E75319" w:rsidR="003E0B96" w:rsidRDefault="003E0B96" w:rsidP="00331C2F">
      <w:pPr>
        <w:pStyle w:val="Annex-Heading3"/>
        <w:rPr>
          <w:rFonts w:ascii="Times New Roman" w:hAnsi="Times New Roman"/>
          <w:szCs w:val="24"/>
        </w:rPr>
      </w:pPr>
      <w:bookmarkStart w:id="968" w:name="_Toc527707434"/>
      <w:bookmarkStart w:id="969" w:name="_Toc528589802"/>
      <w:r>
        <w:t>Main</w:t>
      </w:r>
      <w:bookmarkEnd w:id="968"/>
      <w:bookmarkEnd w:id="969"/>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Rule Type: TopLevelTemplate</w:t>
      </w:r>
    </w:p>
    <w:p w14:paraId="0E6B5E7F" w14:textId="21CCCC0D" w:rsidR="002E5829" w:rsidRPr="00841212" w:rsidRDefault="002E5829" w:rsidP="002E5829">
      <w:pPr>
        <w:pStyle w:val="Annex-Heading3"/>
      </w:pPr>
      <w:r>
        <w:rPr>
          <w:rFonts w:eastAsiaTheme="minorEastAsia" w:hint="eastAsia"/>
          <w:lang w:eastAsia="ko-KR"/>
        </w:rPr>
        <w:t>UnderKeelClearance</w:t>
      </w:r>
      <w:r w:rsidR="0031094F">
        <w:rPr>
          <w:rFonts w:eastAsiaTheme="minorEastAsia" w:hint="eastAsia"/>
          <w:lang w:eastAsia="ko-KR"/>
        </w:rPr>
        <w:t>PlanArea</w:t>
      </w:r>
    </w:p>
    <w:p w14:paraId="770746BC" w14:textId="56CD4FC3" w:rsidR="00C40045" w:rsidRDefault="00C40045" w:rsidP="00841212">
      <w:r>
        <w:t xml:space="preserve">Name: </w:t>
      </w:r>
      <w:r w:rsidRPr="00C40045">
        <w:rPr>
          <w:rFonts w:eastAsiaTheme="minorEastAsia"/>
          <w:lang w:eastAsia="ko-KR"/>
        </w:rPr>
        <w:t>UnderKeelClearancePlanArea</w:t>
      </w:r>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Rules for feature type UnderKeelClearancePlanArea</w:t>
      </w:r>
    </w:p>
    <w:p w14:paraId="2154B3D4" w14:textId="7DD62323" w:rsidR="00C40045" w:rsidRDefault="00C40045" w:rsidP="00841212">
      <w:r>
        <w:t xml:space="preserve">ID: </w:t>
      </w:r>
      <w:r w:rsidRPr="00C40045">
        <w:t>UnderKeelClearancePlanArea</w:t>
      </w:r>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Rule Type: SubTemplate</w:t>
      </w:r>
    </w:p>
    <w:p w14:paraId="0D7A76A3" w14:textId="77777777" w:rsidR="003E0B96" w:rsidRDefault="003E0B96" w:rsidP="00331C2F">
      <w:pPr>
        <w:pStyle w:val="Annex-Heading3"/>
        <w:rPr>
          <w:rFonts w:ascii="Times New Roman" w:hAnsi="Times New Roman"/>
          <w:szCs w:val="24"/>
        </w:rPr>
      </w:pPr>
      <w:bookmarkStart w:id="970" w:name="_Toc527707435"/>
      <w:bookmarkStart w:id="971" w:name="_Toc528589803"/>
      <w:r>
        <w:t>Control Point</w:t>
      </w:r>
      <w:bookmarkEnd w:id="970"/>
      <w:bookmarkEnd w:id="971"/>
    </w:p>
    <w:p w14:paraId="2E260609" w14:textId="26FB18B3" w:rsidR="006916E5" w:rsidRDefault="003E0B96" w:rsidP="007D127A">
      <w:pPr>
        <w:spacing w:before="0"/>
      </w:pPr>
      <w:r>
        <w:t xml:space="preserve">Name: </w:t>
      </w:r>
      <w:r w:rsidR="00A52BA0" w:rsidRPr="00A52BA0">
        <w:t>ControlPoint</w:t>
      </w:r>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Rules for feature type UnderKeelClearanceControlPoint</w:t>
      </w:r>
    </w:p>
    <w:p w14:paraId="50B5BC21" w14:textId="52892D72" w:rsidR="006916E5" w:rsidRDefault="003E0B96" w:rsidP="007D127A">
      <w:pPr>
        <w:spacing w:before="0"/>
      </w:pPr>
      <w:r>
        <w:t xml:space="preserve">ID: </w:t>
      </w:r>
      <w:r w:rsidR="00D820E2">
        <w:t>ControlPoint</w:t>
      </w:r>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Rule Type: SubTemplate</w:t>
      </w:r>
    </w:p>
    <w:p w14:paraId="5F640FB1" w14:textId="77777777" w:rsidR="003E0B96" w:rsidRDefault="003E0B96" w:rsidP="006E698D">
      <w:pPr>
        <w:pStyle w:val="Annex-Heading3"/>
        <w:rPr>
          <w:rFonts w:ascii="Times New Roman" w:hAnsi="Times New Roman"/>
          <w:szCs w:val="24"/>
        </w:rPr>
      </w:pPr>
      <w:bookmarkStart w:id="972" w:name="_Toc527707436"/>
      <w:bookmarkStart w:id="973" w:name="_Toc528589804"/>
      <w:r>
        <w:t>Information Box</w:t>
      </w:r>
      <w:bookmarkEnd w:id="972"/>
      <w:bookmarkEnd w:id="973"/>
    </w:p>
    <w:p w14:paraId="1CBAD70A" w14:textId="09EF4613" w:rsidR="006916E5" w:rsidRDefault="003E0B96" w:rsidP="007D127A">
      <w:pPr>
        <w:spacing w:before="0"/>
      </w:pPr>
      <w:r>
        <w:t>Name: InformationBox</w:t>
      </w:r>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ID: InformationBox</w:t>
      </w:r>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Rule Type: SubTemplate</w:t>
      </w:r>
    </w:p>
    <w:p w14:paraId="637EF674" w14:textId="3B5FFF79" w:rsidR="003E0B96" w:rsidRDefault="003E0B96" w:rsidP="008F5CC2">
      <w:pPr>
        <w:pStyle w:val="Annex-Heading3"/>
        <w:rPr>
          <w:rFonts w:ascii="Times New Roman" w:hAnsi="Times New Roman"/>
          <w:szCs w:val="24"/>
        </w:rPr>
      </w:pPr>
      <w:bookmarkStart w:id="974" w:name="_Toc527707437"/>
      <w:bookmarkStart w:id="975" w:name="_Toc528589805"/>
      <w:r>
        <w:t xml:space="preserve">Almost </w:t>
      </w:r>
      <w:r w:rsidR="00C92FE4">
        <w:t>Non</w:t>
      </w:r>
      <w:r w:rsidR="002E5829">
        <w:rPr>
          <w:rFonts w:eastAsiaTheme="minorEastAsia" w:hint="eastAsia"/>
          <w:lang w:eastAsia="ko-KR"/>
        </w:rPr>
        <w:t xml:space="preserve"> </w:t>
      </w:r>
      <w:r>
        <w:t>Navigable Area</w:t>
      </w:r>
      <w:bookmarkEnd w:id="974"/>
      <w:bookmarkEnd w:id="975"/>
    </w:p>
    <w:p w14:paraId="18C1B388" w14:textId="4E073E85" w:rsidR="006916E5" w:rsidRDefault="003E0B96" w:rsidP="00505136">
      <w:pPr>
        <w:keepNext/>
        <w:keepLines/>
        <w:spacing w:before="0"/>
      </w:pPr>
      <w:r>
        <w:t xml:space="preserve">Name: </w:t>
      </w:r>
      <w:r w:rsidR="003F04BA" w:rsidRPr="003F04BA">
        <w:t>AlmostNonNavigableArea</w:t>
      </w:r>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UnderKeelClearanceAlmostNonNavigableArea</w:t>
      </w:r>
    </w:p>
    <w:p w14:paraId="6194CEAA" w14:textId="77777777" w:rsidR="001406A3" w:rsidRDefault="003E0B96" w:rsidP="00505136">
      <w:pPr>
        <w:keepNext/>
        <w:keepLines/>
        <w:spacing w:before="0"/>
      </w:pPr>
      <w:r>
        <w:t>ID: Almost</w:t>
      </w:r>
      <w:r w:rsidR="002F3F85">
        <w:t>N</w:t>
      </w:r>
      <w:r w:rsidR="00C92FE4">
        <w:t>on</w:t>
      </w:r>
      <w:r>
        <w:t>NavigableArea</w:t>
      </w:r>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Rule Type: SubTemplate</w:t>
      </w:r>
    </w:p>
    <w:p w14:paraId="3AB97C57" w14:textId="06F660F7" w:rsidR="003E0B96" w:rsidRDefault="003E0B96" w:rsidP="008F5CC2">
      <w:pPr>
        <w:pStyle w:val="Annex-Heading3"/>
        <w:rPr>
          <w:rFonts w:ascii="Times New Roman" w:hAnsi="Times New Roman"/>
          <w:szCs w:val="24"/>
        </w:rPr>
      </w:pPr>
      <w:bookmarkStart w:id="976" w:name="_Toc527707438"/>
      <w:bookmarkStart w:id="977" w:name="_Toc528589806"/>
      <w:r>
        <w:t>Non</w:t>
      </w:r>
      <w:r w:rsidR="002E5829">
        <w:rPr>
          <w:rFonts w:eastAsiaTheme="minorEastAsia" w:hint="eastAsia"/>
          <w:lang w:eastAsia="ko-KR"/>
        </w:rPr>
        <w:t xml:space="preserve"> </w:t>
      </w:r>
      <w:r>
        <w:t>Navigable Area</w:t>
      </w:r>
      <w:bookmarkEnd w:id="976"/>
      <w:bookmarkEnd w:id="977"/>
    </w:p>
    <w:p w14:paraId="78E3EA59" w14:textId="10344754" w:rsidR="001406A3" w:rsidRDefault="003E0B96" w:rsidP="00505136">
      <w:pPr>
        <w:spacing w:before="0"/>
      </w:pPr>
      <w:r>
        <w:t xml:space="preserve">Name: </w:t>
      </w:r>
      <w:r w:rsidR="00EA4F99" w:rsidRPr="00EA4F99">
        <w:t>NonNavigableArea</w:t>
      </w:r>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Rules for feature type UnderKeelClearanceNonNavigableArea</w:t>
      </w:r>
    </w:p>
    <w:p w14:paraId="1DEC96F8" w14:textId="77777777" w:rsidR="001406A3" w:rsidRDefault="003E0B96" w:rsidP="00505136">
      <w:pPr>
        <w:spacing w:before="0"/>
      </w:pPr>
      <w:r>
        <w:t>ID: NonNavigableArea</w:t>
      </w:r>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Rule Type: SubTemplate</w:t>
      </w:r>
    </w:p>
    <w:p w14:paraId="518B012D" w14:textId="77777777" w:rsidR="0094165D" w:rsidRDefault="0094165D">
      <w:pPr>
        <w:jc w:val="left"/>
      </w:pPr>
      <w:r>
        <w:br w:type="page"/>
      </w:r>
    </w:p>
    <w:p w14:paraId="3F2FDDC6" w14:textId="5ACE566A" w:rsidR="002F4516" w:rsidRDefault="00584C25" w:rsidP="002721B0">
      <w:pPr>
        <w:pStyle w:val="Annex0"/>
      </w:pPr>
      <w:bookmarkStart w:id="978" w:name="_Toc127463903"/>
      <w:bookmarkStart w:id="979" w:name="_Toc128125529"/>
      <w:bookmarkStart w:id="980" w:name="_Toc141176311"/>
      <w:bookmarkStart w:id="981" w:name="_Toc141176476"/>
      <w:bookmarkStart w:id="982" w:name="_Toc141177108"/>
      <w:bookmarkStart w:id="983" w:name="_Toc176796756"/>
      <w:r>
        <w:lastRenderedPageBreak/>
        <w:t xml:space="preserve">Data </w:t>
      </w:r>
      <w:r w:rsidR="002F4516" w:rsidRPr="00D129DC">
        <w:t>Validation Checks</w:t>
      </w:r>
      <w:bookmarkEnd w:id="978"/>
      <w:bookmarkEnd w:id="979"/>
      <w:bookmarkEnd w:id="980"/>
      <w:bookmarkEnd w:id="981"/>
      <w:bookmarkEnd w:id="982"/>
      <w:bookmarkEnd w:id="983"/>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89"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984" w:name="_Toc127463904"/>
      <w:bookmarkStart w:id="985" w:name="_Toc128125530"/>
      <w:bookmarkStart w:id="986" w:name="_Toc141176312"/>
      <w:bookmarkStart w:id="987" w:name="_Toc141176477"/>
      <w:bookmarkStart w:id="988" w:name="_Toc141177109"/>
      <w:bookmarkStart w:id="989" w:name="_Toc176796757"/>
      <w:r>
        <w:lastRenderedPageBreak/>
        <w:t>Geometry</w:t>
      </w:r>
      <w:bookmarkEnd w:id="984"/>
      <w:bookmarkEnd w:id="985"/>
      <w:bookmarkEnd w:id="986"/>
      <w:bookmarkEnd w:id="987"/>
      <w:bookmarkEnd w:id="988"/>
      <w:bookmarkEnd w:id="989"/>
    </w:p>
    <w:p w14:paraId="6EE95239" w14:textId="4C9E6286" w:rsidR="003E0B96" w:rsidRPr="0069011F" w:rsidRDefault="002464F7" w:rsidP="00B3435A">
      <w:pPr>
        <w:pStyle w:val="Annexheader-level2"/>
      </w:pPr>
      <w:bookmarkStart w:id="990" w:name="_Toc516389"/>
      <w:bookmarkStart w:id="991" w:name="_Toc127463905"/>
      <w:bookmarkStart w:id="992" w:name="_Toc128125531"/>
      <w:bookmarkStart w:id="993" w:name="_Toc141176313"/>
      <w:bookmarkStart w:id="994" w:name="_Toc141176478"/>
      <w:bookmarkStart w:id="995" w:name="_Toc141177110"/>
      <w:bookmarkStart w:id="996" w:name="_Toc176796758"/>
      <w:r>
        <w:t>Introduction</w:t>
      </w:r>
      <w:bookmarkEnd w:id="990"/>
      <w:bookmarkEnd w:id="991"/>
      <w:bookmarkEnd w:id="992"/>
      <w:bookmarkEnd w:id="993"/>
      <w:bookmarkEnd w:id="994"/>
      <w:bookmarkEnd w:id="995"/>
      <w:bookmarkEnd w:id="996"/>
    </w:p>
    <w:p w14:paraId="08044A7F" w14:textId="104D626F" w:rsidR="003E0B96" w:rsidRDefault="003E0B96" w:rsidP="00D41B9A">
      <w:pPr>
        <w:pStyle w:val="Annex-Heading3"/>
      </w:pPr>
      <w:bookmarkStart w:id="997" w:name="_Toc528589814"/>
      <w:r w:rsidRPr="000A7861">
        <w:t>ISO 19125-1:2004</w:t>
      </w:r>
      <w:r>
        <w:t xml:space="preserve"> geometry</w:t>
      </w:r>
      <w:bookmarkEnd w:id="997"/>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r w:rsidRPr="00B832A6">
        <w:rPr>
          <w:i/>
        </w:rPr>
        <w:t>LineString</w:t>
      </w:r>
      <w:r w:rsidRPr="00C92CD8">
        <w:rPr>
          <w:i/>
        </w:rPr>
        <w:t xml:space="preserve"> – A LineString is a Curve with linear interpolation between Points</w:t>
      </w:r>
      <w:r w:rsidR="0066549D">
        <w:rPr>
          <w:i/>
        </w:rPr>
        <w:t xml:space="preserve">. </w:t>
      </w:r>
      <w:r w:rsidRPr="00C92CD8">
        <w:rPr>
          <w:i/>
        </w:rPr>
        <w:t>A LineString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The geometry used by an S-57 Line feature is equivalent to a LineString</w:t>
      </w:r>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LineString with exactly 2 points</w:t>
      </w:r>
      <w:r w:rsidR="0066549D">
        <w:rPr>
          <w:i/>
        </w:rPr>
        <w:t xml:space="preserve">. </w:t>
      </w:r>
      <w:r w:rsidRPr="00C92CD8">
        <w:rPr>
          <w:i/>
        </w:rPr>
        <w:t>Note that the geometry used by an S-57 Line feature is equivalent to a LineString, not a line in ISO 19125-1:2004 terms</w:t>
      </w:r>
      <w:r w:rsidR="0066549D">
        <w:rPr>
          <w:i/>
        </w:rPr>
        <w:t xml:space="preserve">. </w:t>
      </w:r>
      <w:r w:rsidRPr="00C92CD8">
        <w:rPr>
          <w:i/>
        </w:rPr>
        <w:t>In this document the term Line refers to an S-57 Line feature or a LineString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r w:rsidRPr="007D395F">
              <w:rPr>
                <w:szCs w:val="20"/>
              </w:rPr>
              <w:t>LineString</w:t>
            </w:r>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LineStrings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The boundary of a LineString is its end points except for a closed LineString, which has no boundary; the rest of the LineString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In ISO 19125-1:2004 (see Reference [1]), the dimensionally extended nine-intersection model (DE-9IM) defines 5 mutually exclusive geometric relationships between two objects (Polygons, LineStrings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r w:rsidRPr="00C77AD0">
        <w:rPr>
          <w:sz w:val="20"/>
        </w:rPr>
        <w:t xml:space="preserve">a.Disjoint(b)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Note that S-57 Point, Line and Area feature geometry is equivalent in ISO 19125-1:2004 terms to Point, LineString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(LineString).</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In that case each feature record in the dataset is treated as a separate LineString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When a specific linear portion is specified in a test (Polygon boundary, edge) then it is treated as a LineString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998" w:name="_Toc516390"/>
      <w:bookmarkStart w:id="999" w:name="_Toc127463906"/>
      <w:bookmarkStart w:id="1000" w:name="_Toc128125532"/>
      <w:bookmarkStart w:id="1001" w:name="_Toc141176314"/>
      <w:bookmarkStart w:id="1002" w:name="_Toc141176479"/>
      <w:bookmarkStart w:id="1003" w:name="_Toc141177111"/>
      <w:bookmarkStart w:id="1004" w:name="_Toc176796759"/>
      <w:r>
        <w:t>Geometric Operator Definitions</w:t>
      </w:r>
      <w:bookmarkEnd w:id="998"/>
      <w:bookmarkEnd w:id="999"/>
      <w:bookmarkEnd w:id="1000"/>
      <w:bookmarkEnd w:id="1001"/>
      <w:bookmarkEnd w:id="1002"/>
      <w:bookmarkEnd w:id="1003"/>
      <w:bookmarkEnd w:id="1004"/>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LineString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Two different GM_Objects are equal if they return the same Boolean value for the operation GM_Object</w:t>
      </w:r>
      <w:r w:rsidRPr="0025515F">
        <w:rPr>
          <w:szCs w:val="20"/>
        </w:rPr>
        <w:t>::</w:t>
      </w:r>
      <w:r w:rsidR="0025515F">
        <w:rPr>
          <w:szCs w:val="20"/>
        </w:rPr>
        <w:t xml:space="preserve"> </w:t>
      </w:r>
      <w:r w:rsidRPr="00795D33">
        <w:rPr>
          <w:szCs w:val="20"/>
        </w:rPr>
        <w:t>contains for every tested DirectPosition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Application schemas may define a tolerance that returns true if the two GM_Objects have the same dimension and each direct position in this GM_Object is within a tolerance distance of a direct position in the passed GM_Object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GM_Object is any spatial object as described in </w:t>
      </w:r>
      <w:r w:rsidR="00F24DF2">
        <w:rPr>
          <w:szCs w:val="20"/>
        </w:rPr>
        <w:t>F.1</w:t>
      </w:r>
      <w:r w:rsidRPr="00795D33">
        <w:rPr>
          <w:szCs w:val="20"/>
        </w:rPr>
        <w:t xml:space="preserve">.1.1 (Polygons, </w:t>
      </w:r>
      <w:r w:rsidRPr="00795D33">
        <w:rPr>
          <w:snapToGrid w:val="0"/>
          <w:szCs w:val="20"/>
        </w:rPr>
        <w:t>LineStrings</w:t>
      </w:r>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r>
        <w:rPr>
          <w:b/>
          <w:i/>
        </w:rPr>
        <w:t>a</w:t>
      </w:r>
      <w:r>
        <w:rPr>
          <w:i/>
        </w:rPr>
        <w:t>.Disjoint(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r>
        <w:rPr>
          <w:b/>
          <w:i/>
        </w:rPr>
        <w:t>a</w:t>
      </w:r>
      <w:r>
        <w:rPr>
          <w:i/>
        </w:rPr>
        <w:t>.Touch(</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Polygon/LineString example two of the LineStrings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the OpenGIS Simple Features Specification for SQL, Revision 1.1 (OpenGIS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Polygon/LineString (b),</w:t>
      </w:r>
      <w:r w:rsidR="003E0B96" w:rsidRPr="0067660C">
        <w:rPr>
          <w:b/>
          <w:i/>
          <w:spacing w:val="59"/>
          <w:sz w:val="18"/>
          <w:szCs w:val="18"/>
        </w:rPr>
        <w:t xml:space="preserve"> </w:t>
      </w:r>
      <w:r w:rsidR="003E0B96" w:rsidRPr="0067660C">
        <w:rPr>
          <w:b/>
          <w:i/>
          <w:spacing w:val="-1"/>
          <w:sz w:val="18"/>
          <w:szCs w:val="18"/>
        </w:rPr>
        <w:t>LineString/LineString (c), Polygon/Point (d), and LineString/Point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For two Polygons or two LineStrings,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r w:rsidRPr="00116D95">
        <w:rPr>
          <w:b/>
          <w:i/>
          <w:szCs w:val="20"/>
        </w:rPr>
        <w:t>a</w:t>
      </w:r>
      <w:r w:rsidRPr="00116D95">
        <w:rPr>
          <w:i/>
          <w:szCs w:val="20"/>
        </w:rPr>
        <w:t>.Overlaps(</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Two LineStrings cross each other if they meet on an interior point</w:t>
      </w:r>
      <w:r w:rsidR="0066549D">
        <w:rPr>
          <w:i/>
          <w:snapToGrid w:val="0"/>
          <w:spacing w:val="-1"/>
          <w:szCs w:val="20"/>
        </w:rPr>
        <w:t xml:space="preserve">. </w:t>
      </w:r>
      <w:r w:rsidRPr="00BA782B">
        <w:rPr>
          <w:i/>
          <w:snapToGrid w:val="0"/>
          <w:spacing w:val="-1"/>
          <w:szCs w:val="20"/>
        </w:rPr>
        <w:t>A LineString crosses a Polygon if the LineString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r w:rsidRPr="00BA782B">
        <w:rPr>
          <w:b/>
          <w:i/>
          <w:snapToGrid w:val="0"/>
          <w:szCs w:val="20"/>
        </w:rPr>
        <w:t>a</w:t>
      </w:r>
      <w:r w:rsidRPr="00BA782B">
        <w:rPr>
          <w:i/>
          <w:snapToGrid w:val="0"/>
          <w:szCs w:val="20"/>
        </w:rPr>
        <w:t>.Cross(</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is COVERED_BY Poiint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r w:rsidRPr="00E9187C">
        <w:rPr>
          <w:snapToGrid w:val="0"/>
          <w:szCs w:val="20"/>
        </w:rPr>
        <w:t>LineStrings following a portion of a Polygon boundary or Polygons sharing a boundaryportion.</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3FEA7CC9"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1005" w:name="_Toc516391"/>
      <w:r w:rsidR="00FD3411">
        <w:rPr>
          <w:snapToGrid w:val="0"/>
        </w:rPr>
        <w:t>ve</w:t>
      </w:r>
      <w:r w:rsidR="000F7D65">
        <w:rPr>
          <w:snapToGrid w:val="0"/>
        </w:rPr>
        <w:t>.</w:t>
      </w:r>
      <w:bookmarkEnd w:id="1005"/>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99"/>
      <w:headerReference w:type="default" r:id="rId100"/>
      <w:footerReference w:type="even" r:id="rId101"/>
      <w:footerReference w:type="default" r:id="rId102"/>
      <w:headerReference w:type="first" r:id="rId103"/>
      <w:footerReference w:type="first" r:id="rId104"/>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03038" w14:textId="77777777" w:rsidR="004811C9" w:rsidRDefault="004811C9">
      <w:r>
        <w:separator/>
      </w:r>
    </w:p>
  </w:endnote>
  <w:endnote w:type="continuationSeparator" w:id="0">
    <w:p w14:paraId="38666CED" w14:textId="77777777" w:rsidR="004811C9" w:rsidRDefault="00481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r w:rsidRPr="00AB4346">
      <w:rPr>
        <w:rFonts w:cs="Arial"/>
        <w:color w:val="FF0000"/>
        <w:sz w:val="16"/>
      </w:rPr>
      <w:t>Xxxx</w:t>
    </w:r>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14BCEF" w14:textId="77777777" w:rsidR="004811C9" w:rsidRDefault="004811C9">
      <w:r>
        <w:separator/>
      </w:r>
    </w:p>
  </w:footnote>
  <w:footnote w:type="continuationSeparator" w:id="0">
    <w:p w14:paraId="503BD8F7" w14:textId="77777777" w:rsidR="004811C9" w:rsidRDefault="00481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6C75"/>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1C9"/>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9F6"/>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9B"/>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B81"/>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550"/>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45F"/>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955"/>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3E26"/>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82"/>
    <w:rsid w:val="00D103BE"/>
    <w:rsid w:val="00D1063F"/>
    <w:rsid w:val="00D11385"/>
    <w:rsid w:val="00D121AB"/>
    <w:rsid w:val="00D129DC"/>
    <w:rsid w:val="00D12A1A"/>
    <w:rsid w:val="00D12CC9"/>
    <w:rsid w:val="00D12E92"/>
    <w:rsid w:val="00D138A3"/>
    <w:rsid w:val="00D13D28"/>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77"/>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4C74"/>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A9A"/>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00A"/>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4.png"/><Relationship Id="rId47" Type="http://schemas.openxmlformats.org/officeDocument/2006/relationships/header" Target="header9.xml"/><Relationship Id="rId63" Type="http://schemas.openxmlformats.org/officeDocument/2006/relationships/image" Target="media/image20.jpeg"/><Relationship Id="rId68" Type="http://schemas.openxmlformats.org/officeDocument/2006/relationships/hyperlink" Target="http://www.iho.int/S124/gml/cs0/0.1" TargetMode="External"/><Relationship Id="rId84" Type="http://schemas.openxmlformats.org/officeDocument/2006/relationships/image" Target="media/image30.jpeg"/><Relationship Id="rId89" Type="http://schemas.openxmlformats.org/officeDocument/2006/relationships/hyperlink" Target="http://www.iho.int" TargetMode="Externa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eader" Target="header4.xml"/><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footer" Target="footer7.xml"/><Relationship Id="rId37" Type="http://schemas.openxmlformats.org/officeDocument/2006/relationships/hyperlink" Target="http://www.iogp.org" TargetMode="External"/><Relationship Id="rId40" Type="http://schemas.openxmlformats.org/officeDocument/2006/relationships/image" Target="media/image12.png"/><Relationship Id="rId45" Type="http://schemas.openxmlformats.org/officeDocument/2006/relationships/footer" Target="footer9.xml"/><Relationship Id="rId53" Type="http://schemas.openxmlformats.org/officeDocument/2006/relationships/image" Target="media/image15.png"/><Relationship Id="rId58" Type="http://schemas.openxmlformats.org/officeDocument/2006/relationships/hyperlink" Target="http://www.iho.int/S124/gml/cs0/0.1" TargetMode="External"/><Relationship Id="rId66" Type="http://schemas.openxmlformats.org/officeDocument/2006/relationships/hyperlink" Target="http://www.iho.int/S124/gml/cs0/0.1" TargetMode="External"/><Relationship Id="rId74" Type="http://schemas.openxmlformats.org/officeDocument/2006/relationships/image" Target="media/image25.png"/><Relationship Id="rId79" Type="http://schemas.openxmlformats.org/officeDocument/2006/relationships/hyperlink" Target="http://www.iho.int/S124/gml/cs0/0.1" TargetMode="External"/><Relationship Id="rId87" Type="http://schemas.openxmlformats.org/officeDocument/2006/relationships/hyperlink" Target="http://www.iho.int/S124/gml/cs0/0.1" TargetMode="External"/><Relationship Id="rId102"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19.jpeg"/><Relationship Id="rId82" Type="http://schemas.openxmlformats.org/officeDocument/2006/relationships/image" Target="media/image29.jpe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header" Target="header5.xml"/><Relationship Id="rId35" Type="http://schemas.openxmlformats.org/officeDocument/2006/relationships/image" Target="media/image10.png"/><Relationship Id="rId43" Type="http://schemas.openxmlformats.org/officeDocument/2006/relationships/header" Target="header7.xml"/><Relationship Id="rId48" Type="http://schemas.openxmlformats.org/officeDocument/2006/relationships/header" Target="header10.xml"/><Relationship Id="rId56" Type="http://schemas.openxmlformats.org/officeDocument/2006/relationships/hyperlink" Target="http://www.iho.int/S124/gml/cs0/0.1" TargetMode="External"/><Relationship Id="rId64" Type="http://schemas.openxmlformats.org/officeDocument/2006/relationships/hyperlink" Target="http://www.iho.int/S124/gml/cs0/0.1" TargetMode="External"/><Relationship Id="rId69" Type="http://schemas.openxmlformats.org/officeDocument/2006/relationships/hyperlink" Target="http://www.iho.int/S124/gml/cs0/0.1" TargetMode="External"/><Relationship Id="rId77" Type="http://schemas.openxmlformats.org/officeDocument/2006/relationships/hyperlink" Target="http://www.iho.int/S124/gml/cs0/0.1" TargetMode="External"/><Relationship Id="rId100" Type="http://schemas.openxmlformats.org/officeDocument/2006/relationships/header" Target="header12.xm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ho.int/S124/gml/cs0/0.1" TargetMode="External"/><Relationship Id="rId72" Type="http://schemas.openxmlformats.org/officeDocument/2006/relationships/image" Target="media/image24.jpeg"/><Relationship Id="rId80" Type="http://schemas.openxmlformats.org/officeDocument/2006/relationships/image" Target="media/image28.png"/><Relationship Id="rId85" Type="http://schemas.openxmlformats.org/officeDocument/2006/relationships/hyperlink" Target="http://www.iho.int/S124/gml/cs0/0.1" TargetMode="External"/><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mailto:info@iho.int" TargetMode="External"/><Relationship Id="rId33" Type="http://schemas.openxmlformats.org/officeDocument/2006/relationships/header" Target="header6.xml"/><Relationship Id="rId38" Type="http://schemas.openxmlformats.org/officeDocument/2006/relationships/hyperlink" Target="https://epsg.org/" TargetMode="External"/><Relationship Id="rId46" Type="http://schemas.openxmlformats.org/officeDocument/2006/relationships/footer" Target="footer10.xml"/><Relationship Id="rId59" Type="http://schemas.openxmlformats.org/officeDocument/2006/relationships/image" Target="media/image18.png"/><Relationship Id="rId67" Type="http://schemas.openxmlformats.org/officeDocument/2006/relationships/image" Target="media/image22.jpeg"/><Relationship Id="rId103" Type="http://schemas.openxmlformats.org/officeDocument/2006/relationships/header" Target="header13.xml"/><Relationship Id="rId20" Type="http://schemas.openxmlformats.org/officeDocument/2006/relationships/footer" Target="footer3.xml"/><Relationship Id="rId41" Type="http://schemas.openxmlformats.org/officeDocument/2006/relationships/image" Target="media/image13.emf"/><Relationship Id="rId54" Type="http://schemas.openxmlformats.org/officeDocument/2006/relationships/hyperlink" Target="http://www.iho.int/S124/gml/cs0/0.1" TargetMode="External"/><Relationship Id="rId62" Type="http://schemas.openxmlformats.org/officeDocument/2006/relationships/hyperlink" Target="http://www.iho.int/S124/gml/cs0/0.1" TargetMode="External"/><Relationship Id="rId70" Type="http://schemas.openxmlformats.org/officeDocument/2006/relationships/image" Target="media/image23.jpeg"/><Relationship Id="rId75" Type="http://schemas.openxmlformats.org/officeDocument/2006/relationships/hyperlink" Target="http://www.iho.int/S124/gml/cs0/0.1" TargetMode="External"/><Relationship Id="rId83" Type="http://schemas.openxmlformats.org/officeDocument/2006/relationships/hyperlink" Target="http://www.iho.int/S124/gml/cs0/0.1" TargetMode="External"/><Relationship Id="rId88" Type="http://schemas.openxmlformats.org/officeDocument/2006/relationships/image" Target="media/image32.jpe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9.png"/><Relationship Id="rId36" Type="http://schemas.openxmlformats.org/officeDocument/2006/relationships/hyperlink" Target="http://www.epsg-registry.org/" TargetMode="External"/><Relationship Id="rId49" Type="http://schemas.openxmlformats.org/officeDocument/2006/relationships/footer" Target="footer11.xml"/><Relationship Id="rId57" Type="http://schemas.openxmlformats.org/officeDocument/2006/relationships/image" Target="media/image17.png"/><Relationship Id="rId106" Type="http://schemas.microsoft.com/office/2011/relationships/people" Target="people.xml"/><Relationship Id="rId10" Type="http://schemas.openxmlformats.org/officeDocument/2006/relationships/image" Target="media/image3.png"/><Relationship Id="rId31" Type="http://schemas.openxmlformats.org/officeDocument/2006/relationships/footer" Target="footer6.xml"/><Relationship Id="rId44" Type="http://schemas.openxmlformats.org/officeDocument/2006/relationships/header" Target="header8.xml"/><Relationship Id="rId52" Type="http://schemas.openxmlformats.org/officeDocument/2006/relationships/hyperlink" Target="http://www.iho.int/S124/gml/cs0/0.1" TargetMode="External"/><Relationship Id="rId60" Type="http://schemas.openxmlformats.org/officeDocument/2006/relationships/hyperlink" Target="http://www.iho.int/S124/gml/cs0/0.1" TargetMode="External"/><Relationship Id="rId65" Type="http://schemas.openxmlformats.org/officeDocument/2006/relationships/image" Target="media/image21.jpeg"/><Relationship Id="rId73" Type="http://schemas.openxmlformats.org/officeDocument/2006/relationships/hyperlink" Target="http://www.iho.int/S124/gml/cs0/0.1" TargetMode="External"/><Relationship Id="rId78" Type="http://schemas.openxmlformats.org/officeDocument/2006/relationships/image" Target="media/image27.png"/><Relationship Id="rId81" Type="http://schemas.openxmlformats.org/officeDocument/2006/relationships/hyperlink" Target="http://www.iho.int/S124/gml/cs0/0.1" TargetMode="External"/><Relationship Id="rId86" Type="http://schemas.openxmlformats.org/officeDocument/2006/relationships/image" Target="media/image31.png"/><Relationship Id="rId94" Type="http://schemas.openxmlformats.org/officeDocument/2006/relationships/image" Target="media/image37.png"/><Relationship Id="rId99" Type="http://schemas.openxmlformats.org/officeDocument/2006/relationships/header" Target="header11.xml"/><Relationship Id="rId101"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11.jpeg"/><Relationship Id="rId34" Type="http://schemas.openxmlformats.org/officeDocument/2006/relationships/footer" Target="footer8.xml"/><Relationship Id="rId50" Type="http://schemas.openxmlformats.org/officeDocument/2006/relationships/footer" Target="footer12.xml"/><Relationship Id="rId55" Type="http://schemas.openxmlformats.org/officeDocument/2006/relationships/image" Target="media/image16.png"/><Relationship Id="rId76" Type="http://schemas.openxmlformats.org/officeDocument/2006/relationships/image" Target="media/image26.jpeg"/><Relationship Id="rId97" Type="http://schemas.openxmlformats.org/officeDocument/2006/relationships/image" Target="media/image40.png"/><Relationship Id="rId104"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124</Pages>
  <Words>22797</Words>
  <Characters>129947</Characters>
  <Application>Microsoft Office Word</Application>
  <DocSecurity>0</DocSecurity>
  <Lines>1082</Lines>
  <Paragraphs>304</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152440</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Jason Rhee</cp:lastModifiedBy>
  <cp:revision>9</cp:revision>
  <cp:lastPrinted>2024-09-09T10:02:00Z</cp:lastPrinted>
  <dcterms:created xsi:type="dcterms:W3CDTF">2024-09-09T10:02:00Z</dcterms:created>
  <dcterms:modified xsi:type="dcterms:W3CDTF">2024-09-28T00:33:00Z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