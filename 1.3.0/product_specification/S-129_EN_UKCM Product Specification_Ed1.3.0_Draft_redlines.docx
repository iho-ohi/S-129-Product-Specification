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EE8BD2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0"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1"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2"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3" w:author="Jason Rhee" w:date="2024-08-23T13:51:00Z" w16du:dateUtc="2024-08-23T03:51:00Z">
                                <w:r w:rsidR="007E5852">
                                  <w:rPr>
                                    <w:rFonts w:ascii="Arial" w:eastAsiaTheme="minorEastAsia" w:hAnsi="Arial" w:cs="HelveticaNeueLT Std Med"/>
                                    <w:b/>
                                    <w:color w:val="00004C"/>
                                    <w:sz w:val="28"/>
                                    <w:szCs w:val="28"/>
                                    <w:lang w:eastAsia="ko-KR"/>
                                  </w:rPr>
                                  <w:t>August</w:t>
                                </w:r>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EE8BD2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4"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5"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6"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7" w:author="Jason Rhee" w:date="2024-08-23T13:51:00Z" w16du:dateUtc="2024-08-23T03:51:00Z">
                          <w:r w:rsidR="007E5852">
                            <w:rPr>
                              <w:rFonts w:ascii="Arial" w:eastAsiaTheme="minorEastAsia" w:hAnsi="Arial" w:cs="HelveticaNeueLT Std Med"/>
                              <w:b/>
                              <w:color w:val="00004C"/>
                              <w:sz w:val="28"/>
                              <w:szCs w:val="28"/>
                              <w:lang w:eastAsia="ko-KR"/>
                            </w:rPr>
                            <w:t>August</w:t>
                          </w:r>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324D79BE"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4"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05598" w:rsidRPr="002F4B80">
              <w:rPr>
                <w:rFonts w:ascii="Helvetica" w:hAnsi="Helvetica"/>
                <w:sz w:val="22"/>
                <w:szCs w:val="22"/>
              </w:rPr>
              <w:t>20</w:t>
            </w:r>
            <w:r w:rsidR="00F05598">
              <w:rPr>
                <w:rFonts w:ascii="Helvetica" w:hAnsi="Helvetica"/>
                <w:sz w:val="22"/>
                <w:szCs w:val="22"/>
              </w:rPr>
              <w:t>23</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5" w:name="_Toc127463809"/>
      <w:bookmarkStart w:id="6" w:name="_Toc128125435"/>
      <w:bookmarkStart w:id="7" w:name="_Toc141176160"/>
      <w:bookmarkStart w:id="8" w:name="_Toc141176315"/>
      <w:bookmarkStart w:id="9" w:name="_Toc141176946"/>
      <w:bookmarkStart w:id="10" w:name="_Toc172897998"/>
      <w:r>
        <w:lastRenderedPageBreak/>
        <w:t>Document Control</w:t>
      </w:r>
      <w:bookmarkEnd w:id="4"/>
      <w:bookmarkEnd w:id="5"/>
      <w:bookmarkEnd w:id="6"/>
      <w:bookmarkEnd w:id="7"/>
      <w:bookmarkEnd w:id="8"/>
      <w:bookmarkEnd w:id="9"/>
      <w:bookmarkEnd w:id="10"/>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ins w:id="11" w:author="Jason Rhee" w:date="2024-08-28T15:18:00Z" w16du:dateUtc="2024-08-28T05:18:00Z">
              <w:r>
                <w:rPr>
                  <w:rFonts w:cs="Arial"/>
                  <w:szCs w:val="20"/>
                </w:rPr>
                <w:t>1.3.0</w:t>
              </w:r>
            </w:ins>
          </w:p>
        </w:tc>
        <w:tc>
          <w:tcPr>
            <w:tcW w:w="1170" w:type="dxa"/>
          </w:tcPr>
          <w:p w14:paraId="51E27AED" w14:textId="76D980AA" w:rsidR="004844E1" w:rsidRPr="00D129DC" w:rsidRDefault="00A431E7" w:rsidP="004844E1">
            <w:pPr>
              <w:spacing w:after="120"/>
              <w:ind w:left="-1" w:firstLine="1"/>
              <w:rPr>
                <w:rFonts w:cs="Arial"/>
                <w:szCs w:val="20"/>
              </w:rPr>
            </w:pPr>
            <w:ins w:id="12" w:author="Jason Rhee" w:date="2024-08-28T15:18:00Z" w16du:dateUtc="2024-08-28T05:18:00Z">
              <w:r>
                <w:rPr>
                  <w:rFonts w:cs="Arial"/>
                  <w:szCs w:val="20"/>
                </w:rPr>
                <w:t>Aug 2024</w:t>
              </w:r>
            </w:ins>
          </w:p>
        </w:tc>
        <w:tc>
          <w:tcPr>
            <w:tcW w:w="1545" w:type="dxa"/>
          </w:tcPr>
          <w:p w14:paraId="7892C1C4" w14:textId="773BAA2D" w:rsidR="004844E1" w:rsidRPr="00D129DC" w:rsidRDefault="00A431E7" w:rsidP="004844E1">
            <w:pPr>
              <w:spacing w:after="120"/>
              <w:ind w:firstLine="21"/>
              <w:rPr>
                <w:rFonts w:cs="Arial"/>
                <w:szCs w:val="20"/>
              </w:rPr>
            </w:pPr>
            <w:ins w:id="13" w:author="Jason Rhee" w:date="2024-08-28T15:18:00Z" w16du:dateUtc="2024-08-28T05:18:00Z">
              <w:r>
                <w:rPr>
                  <w:rFonts w:cs="Arial"/>
                  <w:szCs w:val="20"/>
                </w:rPr>
                <w:t>S-129 PT</w:t>
              </w:r>
            </w:ins>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4624A551" w14:textId="6DD7B3E6" w:rsidR="0008244B"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2897998" w:history="1">
            <w:r w:rsidR="0008244B" w:rsidRPr="006F1974">
              <w:rPr>
                <w:rStyle w:val="Hyperlink"/>
                <w:noProof/>
              </w:rPr>
              <w:t>Document Control</w:t>
            </w:r>
            <w:r w:rsidR="0008244B">
              <w:rPr>
                <w:noProof/>
                <w:webHidden/>
              </w:rPr>
              <w:tab/>
            </w:r>
            <w:r w:rsidR="0008244B">
              <w:rPr>
                <w:noProof/>
                <w:webHidden/>
              </w:rPr>
              <w:fldChar w:fldCharType="begin"/>
            </w:r>
            <w:r w:rsidR="0008244B">
              <w:rPr>
                <w:noProof/>
                <w:webHidden/>
              </w:rPr>
              <w:instrText xml:space="preserve"> PAGEREF _Toc172897998 \h </w:instrText>
            </w:r>
            <w:r w:rsidR="0008244B">
              <w:rPr>
                <w:noProof/>
                <w:webHidden/>
              </w:rPr>
            </w:r>
            <w:r w:rsidR="0008244B">
              <w:rPr>
                <w:noProof/>
                <w:webHidden/>
              </w:rPr>
              <w:fldChar w:fldCharType="separate"/>
            </w:r>
            <w:r w:rsidR="0008244B">
              <w:rPr>
                <w:noProof/>
                <w:webHidden/>
              </w:rPr>
              <w:t>iii</w:t>
            </w:r>
            <w:r w:rsidR="0008244B">
              <w:rPr>
                <w:noProof/>
                <w:webHidden/>
              </w:rPr>
              <w:fldChar w:fldCharType="end"/>
            </w:r>
          </w:hyperlink>
        </w:p>
        <w:p w14:paraId="06E6ECEB" w14:textId="6494AD09"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7999" w:history="1">
            <w:r w:rsidR="0008244B" w:rsidRPr="006F1974">
              <w:rPr>
                <w:rStyle w:val="Hyperlink"/>
                <w:noProof/>
              </w:rPr>
              <w:t>Summary of Substantive Changes</w:t>
            </w:r>
            <w:r w:rsidR="0008244B">
              <w:rPr>
                <w:noProof/>
                <w:webHidden/>
              </w:rPr>
              <w:tab/>
            </w:r>
            <w:r w:rsidR="0008244B">
              <w:rPr>
                <w:noProof/>
                <w:webHidden/>
              </w:rPr>
              <w:fldChar w:fldCharType="begin"/>
            </w:r>
            <w:r w:rsidR="0008244B">
              <w:rPr>
                <w:noProof/>
                <w:webHidden/>
              </w:rPr>
              <w:instrText xml:space="preserve"> PAGEREF _Toc172897999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641BBAB3" w14:textId="2B08B3C8"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0" w:history="1">
            <w:r w:rsidR="0008244B" w:rsidRPr="006F1974">
              <w:rPr>
                <w:rStyle w:val="Hyperlink"/>
                <w:noProof/>
                <w14:scene3d>
                  <w14:camera w14:prst="orthographicFront"/>
                  <w14:lightRig w14:rig="threePt" w14:dir="t">
                    <w14:rot w14:lat="0" w14:lon="0" w14:rev="0"/>
                  </w14:lightRig>
                </w14:scene3d>
              </w:rPr>
              <w:t>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Overview</w:t>
            </w:r>
            <w:r w:rsidR="0008244B">
              <w:rPr>
                <w:noProof/>
                <w:webHidden/>
              </w:rPr>
              <w:tab/>
            </w:r>
            <w:r w:rsidR="0008244B">
              <w:rPr>
                <w:noProof/>
                <w:webHidden/>
              </w:rPr>
              <w:fldChar w:fldCharType="begin"/>
            </w:r>
            <w:r w:rsidR="0008244B">
              <w:rPr>
                <w:noProof/>
                <w:webHidden/>
              </w:rPr>
              <w:instrText xml:space="preserve"> PAGEREF _Toc172898000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16D6623C" w14:textId="1D89B41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1" w:history="1">
            <w:r w:rsidR="0008244B" w:rsidRPr="006F1974">
              <w:rPr>
                <w:rStyle w:val="Hyperlink"/>
                <w:noProof/>
              </w:rPr>
              <w:t>1.1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_Toc172898001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39835F47" w14:textId="271EAE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2" w:history="1">
            <w:r w:rsidR="0008244B" w:rsidRPr="006F1974">
              <w:rPr>
                <w:rStyle w:val="Hyperlink"/>
                <w:noProof/>
              </w:rPr>
              <w:t>1.2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Initial voyage planning to navigate through a UKCM Operational Area</w:t>
            </w:r>
            <w:r w:rsidR="0008244B">
              <w:rPr>
                <w:noProof/>
                <w:webHidden/>
              </w:rPr>
              <w:tab/>
            </w:r>
            <w:r w:rsidR="0008244B">
              <w:rPr>
                <w:noProof/>
                <w:webHidden/>
              </w:rPr>
              <w:fldChar w:fldCharType="begin"/>
            </w:r>
            <w:r w:rsidR="0008244B">
              <w:rPr>
                <w:noProof/>
                <w:webHidden/>
              </w:rPr>
              <w:instrText xml:space="preserve"> PAGEREF _Toc172898002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7FEB0B91" w14:textId="26B58E6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3" w:history="1">
            <w:r w:rsidR="0008244B" w:rsidRPr="006F1974">
              <w:rPr>
                <w:rStyle w:val="Hyperlink"/>
                <w:noProof/>
              </w:rPr>
              <w:t>1.3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Refined voyage planning to navigate through a UKCM Operational Area</w:t>
            </w:r>
            <w:r w:rsidR="0008244B">
              <w:rPr>
                <w:noProof/>
                <w:webHidden/>
              </w:rPr>
              <w:tab/>
            </w:r>
            <w:r w:rsidR="0008244B">
              <w:rPr>
                <w:noProof/>
                <w:webHidden/>
              </w:rPr>
              <w:fldChar w:fldCharType="begin"/>
            </w:r>
            <w:r w:rsidR="0008244B">
              <w:rPr>
                <w:noProof/>
                <w:webHidden/>
              </w:rPr>
              <w:instrText xml:space="preserve"> PAGEREF _Toc172898003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7727C5A4" w14:textId="23E47CC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4" w:history="1">
            <w:r w:rsidR="0008244B" w:rsidRPr="006F1974">
              <w:rPr>
                <w:rStyle w:val="Hyperlink"/>
                <w:noProof/>
              </w:rPr>
              <w:t>1.4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Voyage monitoring</w:t>
            </w:r>
            <w:r w:rsidR="0008244B">
              <w:rPr>
                <w:noProof/>
                <w:webHidden/>
              </w:rPr>
              <w:tab/>
            </w:r>
            <w:r w:rsidR="0008244B">
              <w:rPr>
                <w:noProof/>
                <w:webHidden/>
              </w:rPr>
              <w:fldChar w:fldCharType="begin"/>
            </w:r>
            <w:r w:rsidR="0008244B">
              <w:rPr>
                <w:noProof/>
                <w:webHidden/>
              </w:rPr>
              <w:instrText xml:space="preserve"> PAGEREF _Toc172898004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4BD60A1B" w14:textId="532F0C0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5" w:history="1">
            <w:r w:rsidR="0008244B" w:rsidRPr="006F1974">
              <w:rPr>
                <w:rStyle w:val="Hyperlink"/>
                <w:noProof/>
                <w14:scene3d>
                  <w14:camera w14:prst="orthographicFront"/>
                  <w14:lightRig w14:rig="threePt" w14:dir="t">
                    <w14:rot w14:lat="0" w14:lon="0" w14:rev="0"/>
                  </w14:lightRig>
                </w14:scene3d>
              </w:rPr>
              <w:t>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References</w:t>
            </w:r>
            <w:r w:rsidR="0008244B">
              <w:rPr>
                <w:noProof/>
                <w:webHidden/>
              </w:rPr>
              <w:tab/>
            </w:r>
            <w:r w:rsidR="0008244B">
              <w:rPr>
                <w:noProof/>
                <w:webHidden/>
              </w:rPr>
              <w:fldChar w:fldCharType="begin"/>
            </w:r>
            <w:r w:rsidR="0008244B">
              <w:rPr>
                <w:noProof/>
                <w:webHidden/>
              </w:rPr>
              <w:instrText xml:space="preserve"> PAGEREF _Toc172898005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6D4E8C71" w14:textId="7978FCD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6" w:history="1">
            <w:r w:rsidR="0008244B" w:rsidRPr="006F1974">
              <w:rPr>
                <w:rStyle w:val="Hyperlink"/>
                <w:noProof/>
              </w:rPr>
              <w:t>2.1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Normative</w:t>
            </w:r>
            <w:r w:rsidR="0008244B">
              <w:rPr>
                <w:noProof/>
                <w:webHidden/>
              </w:rPr>
              <w:tab/>
            </w:r>
            <w:r w:rsidR="0008244B">
              <w:rPr>
                <w:noProof/>
                <w:webHidden/>
              </w:rPr>
              <w:fldChar w:fldCharType="begin"/>
            </w:r>
            <w:r w:rsidR="0008244B">
              <w:rPr>
                <w:noProof/>
                <w:webHidden/>
              </w:rPr>
              <w:instrText xml:space="preserve"> PAGEREF _Toc172898006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796EB4B2" w14:textId="3029D1DF"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7" w:history="1">
            <w:r w:rsidR="0008244B" w:rsidRPr="006F1974">
              <w:rPr>
                <w:rStyle w:val="Hyperlink"/>
                <w:noProof/>
                <w14:scene3d>
                  <w14:camera w14:prst="orthographicFront"/>
                  <w14:lightRig w14:rig="threePt" w14:dir="t">
                    <w14:rot w14:lat="0" w14:lon="0" w14:rev="0"/>
                  </w14:lightRig>
                </w14:scene3d>
              </w:rPr>
              <w:t>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Terms, Definitions and Abbreviations</w:t>
            </w:r>
            <w:r w:rsidR="0008244B">
              <w:rPr>
                <w:noProof/>
                <w:webHidden/>
              </w:rPr>
              <w:tab/>
            </w:r>
            <w:r w:rsidR="0008244B">
              <w:rPr>
                <w:noProof/>
                <w:webHidden/>
              </w:rPr>
              <w:fldChar w:fldCharType="begin"/>
            </w:r>
            <w:r w:rsidR="0008244B">
              <w:rPr>
                <w:noProof/>
                <w:webHidden/>
              </w:rPr>
              <w:instrText xml:space="preserve"> PAGEREF _Toc172898007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2717155D" w14:textId="07B72EC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8" w:history="1">
            <w:r w:rsidR="0008244B" w:rsidRPr="006F1974">
              <w:rPr>
                <w:rStyle w:val="Hyperlink"/>
                <w:noProof/>
              </w:rPr>
              <w:t>3.1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Use of Language</w:t>
            </w:r>
            <w:r w:rsidR="0008244B">
              <w:rPr>
                <w:noProof/>
                <w:webHidden/>
              </w:rPr>
              <w:tab/>
            </w:r>
            <w:r w:rsidR="0008244B">
              <w:rPr>
                <w:noProof/>
                <w:webHidden/>
              </w:rPr>
              <w:fldChar w:fldCharType="begin"/>
            </w:r>
            <w:r w:rsidR="0008244B">
              <w:rPr>
                <w:noProof/>
                <w:webHidden/>
              </w:rPr>
              <w:instrText xml:space="preserve"> PAGEREF _Toc172898008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3B9B5EA3" w14:textId="3951132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9" w:history="1">
            <w:r w:rsidR="0008244B" w:rsidRPr="006F1974">
              <w:rPr>
                <w:rStyle w:val="Hyperlink"/>
                <w:noProof/>
              </w:rPr>
              <w:t>3.2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Terms and Definitions</w:t>
            </w:r>
            <w:r w:rsidR="0008244B">
              <w:rPr>
                <w:noProof/>
                <w:webHidden/>
              </w:rPr>
              <w:tab/>
            </w:r>
            <w:r w:rsidR="0008244B">
              <w:rPr>
                <w:noProof/>
                <w:webHidden/>
              </w:rPr>
              <w:fldChar w:fldCharType="begin"/>
            </w:r>
            <w:r w:rsidR="0008244B">
              <w:rPr>
                <w:noProof/>
                <w:webHidden/>
              </w:rPr>
              <w:instrText xml:space="preserve"> PAGEREF _Toc172898009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528A627D" w14:textId="30C842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0" w:history="1">
            <w:r w:rsidR="0008244B" w:rsidRPr="006F1974">
              <w:rPr>
                <w:rStyle w:val="Hyperlink"/>
                <w:noProof/>
              </w:rPr>
              <w:t>3.3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Abbreviations</w:t>
            </w:r>
            <w:r w:rsidR="0008244B">
              <w:rPr>
                <w:noProof/>
                <w:webHidden/>
              </w:rPr>
              <w:tab/>
            </w:r>
            <w:r w:rsidR="0008244B">
              <w:rPr>
                <w:noProof/>
                <w:webHidden/>
              </w:rPr>
              <w:fldChar w:fldCharType="begin"/>
            </w:r>
            <w:r w:rsidR="0008244B">
              <w:rPr>
                <w:noProof/>
                <w:webHidden/>
              </w:rPr>
              <w:instrText xml:space="preserve"> PAGEREF _Toc172898010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21F135FF" w14:textId="2FBABCF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1" w:history="1">
            <w:r w:rsidR="0008244B" w:rsidRPr="006F1974">
              <w:rPr>
                <w:rStyle w:val="Hyperlink"/>
                <w:noProof/>
                <w14:scene3d>
                  <w14:camera w14:prst="orthographicFront"/>
                  <w14:lightRig w14:rig="threePt" w14:dir="t">
                    <w14:rot w14:lat="0" w14:lon="0" w14:rev="0"/>
                  </w14:lightRig>
                </w14:scene3d>
              </w:rPr>
              <w:t>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Specification Description</w:t>
            </w:r>
            <w:r w:rsidR="0008244B">
              <w:rPr>
                <w:noProof/>
                <w:webHidden/>
              </w:rPr>
              <w:tab/>
            </w:r>
            <w:r w:rsidR="0008244B">
              <w:rPr>
                <w:noProof/>
                <w:webHidden/>
              </w:rPr>
              <w:fldChar w:fldCharType="begin"/>
            </w:r>
            <w:r w:rsidR="0008244B">
              <w:rPr>
                <w:noProof/>
                <w:webHidden/>
              </w:rPr>
              <w:instrText xml:space="preserve"> PAGEREF _Toc172898011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DB13048" w14:textId="63795A5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2" w:history="1">
            <w:r w:rsidR="0008244B" w:rsidRPr="006F1974">
              <w:rPr>
                <w:rStyle w:val="Hyperlink"/>
                <w:noProof/>
              </w:rPr>
              <w:t>4.1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S-129 General Data Product Description</w:t>
            </w:r>
            <w:r w:rsidR="0008244B">
              <w:rPr>
                <w:noProof/>
                <w:webHidden/>
              </w:rPr>
              <w:tab/>
            </w:r>
            <w:r w:rsidR="0008244B">
              <w:rPr>
                <w:noProof/>
                <w:webHidden/>
              </w:rPr>
              <w:fldChar w:fldCharType="begin"/>
            </w:r>
            <w:r w:rsidR="0008244B">
              <w:rPr>
                <w:noProof/>
                <w:webHidden/>
              </w:rPr>
              <w:instrText xml:space="preserve"> PAGEREF _Toc172898012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51962048" w14:textId="0430A7E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3" w:history="1">
            <w:r w:rsidR="0008244B" w:rsidRPr="006F1974">
              <w:rPr>
                <w:rStyle w:val="Hyperlink"/>
                <w:noProof/>
              </w:rPr>
              <w:t>4.2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Specification Metadata</w:t>
            </w:r>
            <w:r w:rsidR="0008244B">
              <w:rPr>
                <w:noProof/>
                <w:webHidden/>
              </w:rPr>
              <w:tab/>
            </w:r>
            <w:r w:rsidR="0008244B">
              <w:rPr>
                <w:noProof/>
                <w:webHidden/>
              </w:rPr>
              <w:fldChar w:fldCharType="begin"/>
            </w:r>
            <w:r w:rsidR="0008244B">
              <w:rPr>
                <w:noProof/>
                <w:webHidden/>
              </w:rPr>
              <w:instrText xml:space="preserve"> PAGEREF _Toc172898013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07615A1A" w14:textId="137BF09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4" w:history="1">
            <w:r w:rsidR="0008244B" w:rsidRPr="006F1974">
              <w:rPr>
                <w:rStyle w:val="Hyperlink"/>
                <w:noProof/>
              </w:rPr>
              <w:t>4.3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IHO Product Specification Maintenance</w:t>
            </w:r>
            <w:r w:rsidR="0008244B">
              <w:rPr>
                <w:noProof/>
                <w:webHidden/>
              </w:rPr>
              <w:tab/>
            </w:r>
            <w:r w:rsidR="0008244B">
              <w:rPr>
                <w:noProof/>
                <w:webHidden/>
              </w:rPr>
              <w:fldChar w:fldCharType="begin"/>
            </w:r>
            <w:r w:rsidR="0008244B">
              <w:rPr>
                <w:noProof/>
                <w:webHidden/>
              </w:rPr>
              <w:instrText xml:space="preserve"> PAGEREF _Toc172898014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3CCA5928" w14:textId="3C44546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5" w:history="1">
            <w:r w:rsidR="0008244B" w:rsidRPr="006F1974">
              <w:rPr>
                <w:rStyle w:val="Hyperlink"/>
                <w:noProof/>
                <w14:scene3d>
                  <w14:camera w14:prst="orthographicFront"/>
                  <w14:lightRig w14:rig="threePt" w14:dir="t">
                    <w14:rot w14:lat="0" w14:lon="0" w14:rev="0"/>
                  </w14:lightRig>
                </w14:scene3d>
              </w:rPr>
              <w:t>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Specification Scope</w:t>
            </w:r>
            <w:r w:rsidR="0008244B">
              <w:rPr>
                <w:noProof/>
                <w:webHidden/>
              </w:rPr>
              <w:tab/>
            </w:r>
            <w:r w:rsidR="0008244B">
              <w:rPr>
                <w:noProof/>
                <w:webHidden/>
              </w:rPr>
              <w:fldChar w:fldCharType="begin"/>
            </w:r>
            <w:r w:rsidR="0008244B">
              <w:rPr>
                <w:noProof/>
                <w:webHidden/>
              </w:rPr>
              <w:instrText xml:space="preserve"> PAGEREF _Toc172898015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39CB38D6" w14:textId="0AE73A01"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6" w:history="1">
            <w:r w:rsidR="0008244B" w:rsidRPr="006F1974">
              <w:rPr>
                <w:rStyle w:val="Hyperlink"/>
                <w:noProof/>
                <w14:scene3d>
                  <w14:camera w14:prst="orthographicFront"/>
                  <w14:lightRig w14:rig="threePt" w14:dir="t">
                    <w14:rot w14:lat="0" w14:lon="0" w14:rev="0"/>
                  </w14:lightRig>
                </w14:scene3d>
              </w:rPr>
              <w:t>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Identification</w:t>
            </w:r>
            <w:r w:rsidR="0008244B">
              <w:rPr>
                <w:noProof/>
                <w:webHidden/>
              </w:rPr>
              <w:tab/>
            </w:r>
            <w:r w:rsidR="0008244B">
              <w:rPr>
                <w:noProof/>
                <w:webHidden/>
              </w:rPr>
              <w:fldChar w:fldCharType="begin"/>
            </w:r>
            <w:r w:rsidR="0008244B">
              <w:rPr>
                <w:noProof/>
                <w:webHidden/>
              </w:rPr>
              <w:instrText xml:space="preserve"> PAGEREF _Toc172898016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44503366" w14:textId="50C781AD"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7" w:history="1">
            <w:r w:rsidR="0008244B" w:rsidRPr="006F1974">
              <w:rPr>
                <w:rStyle w:val="Hyperlink"/>
                <w:noProof/>
                <w14:scene3d>
                  <w14:camera w14:prst="orthographicFront"/>
                  <w14:lightRig w14:rig="threePt" w14:dir="t">
                    <w14:rot w14:lat="0" w14:lon="0" w14:rev="0"/>
                  </w14:lightRig>
                </w14:scene3d>
              </w:rPr>
              <w:t>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Content and Structure</w:t>
            </w:r>
            <w:r w:rsidR="0008244B">
              <w:rPr>
                <w:noProof/>
                <w:webHidden/>
              </w:rPr>
              <w:tab/>
            </w:r>
            <w:r w:rsidR="0008244B">
              <w:rPr>
                <w:noProof/>
                <w:webHidden/>
              </w:rPr>
              <w:fldChar w:fldCharType="begin"/>
            </w:r>
            <w:r w:rsidR="0008244B">
              <w:rPr>
                <w:noProof/>
                <w:webHidden/>
              </w:rPr>
              <w:instrText xml:space="preserve"> PAGEREF _Toc172898017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53D098BC" w14:textId="5DF0BB0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8" w:history="1">
            <w:r w:rsidR="0008244B" w:rsidRPr="006F1974">
              <w:rPr>
                <w:rStyle w:val="Hyperlink"/>
                <w:noProof/>
              </w:rPr>
              <w:t>7.1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_Toc172898018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0480457C" w14:textId="7A90988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0" w:history="1">
            <w:r w:rsidR="0008244B" w:rsidRPr="006F1974">
              <w:rPr>
                <w:rStyle w:val="Hyperlink"/>
                <w:noProof/>
              </w:rPr>
              <w:t>7.2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Application Schema</w:t>
            </w:r>
            <w:r w:rsidR="0008244B">
              <w:rPr>
                <w:noProof/>
                <w:webHidden/>
              </w:rPr>
              <w:tab/>
            </w:r>
            <w:r w:rsidR="0008244B">
              <w:rPr>
                <w:noProof/>
                <w:webHidden/>
              </w:rPr>
              <w:fldChar w:fldCharType="begin"/>
            </w:r>
            <w:r w:rsidR="0008244B">
              <w:rPr>
                <w:noProof/>
                <w:webHidden/>
              </w:rPr>
              <w:instrText xml:space="preserve"> PAGEREF _Toc172898020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47F649B6" w14:textId="06A70F9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1" w:history="1">
            <w:r w:rsidR="0008244B" w:rsidRPr="006F1974">
              <w:rPr>
                <w:rStyle w:val="Hyperlink"/>
                <w:noProof/>
                <w14:scene3d>
                  <w14:camera w14:prst="orthographicFront"/>
                  <w14:lightRig w14:rig="threePt" w14:dir="t">
                    <w14:rot w14:lat="0" w14:lon="0" w14:rev="0"/>
                  </w14:lightRig>
                </w14:scene3d>
              </w:rPr>
              <w:t>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Catalogue</w:t>
            </w:r>
            <w:r w:rsidR="0008244B">
              <w:rPr>
                <w:noProof/>
                <w:webHidden/>
              </w:rPr>
              <w:tab/>
            </w:r>
            <w:r w:rsidR="0008244B">
              <w:rPr>
                <w:noProof/>
                <w:webHidden/>
              </w:rPr>
              <w:fldChar w:fldCharType="begin"/>
            </w:r>
            <w:r w:rsidR="0008244B">
              <w:rPr>
                <w:noProof/>
                <w:webHidden/>
              </w:rPr>
              <w:instrText xml:space="preserve"> PAGEREF _Toc172898021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4E76B6A4" w14:textId="11B5A3B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2" w:history="1">
            <w:r w:rsidR="0008244B" w:rsidRPr="006F1974">
              <w:rPr>
                <w:rStyle w:val="Hyperlink"/>
                <w:noProof/>
              </w:rPr>
              <w:t>8.1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_Toc172898022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3B497E28" w14:textId="44C9740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3" w:history="1">
            <w:r w:rsidR="0008244B" w:rsidRPr="006F1974">
              <w:rPr>
                <w:rStyle w:val="Hyperlink"/>
                <w:noProof/>
              </w:rPr>
              <w:t>8.2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Types</w:t>
            </w:r>
            <w:r w:rsidR="0008244B">
              <w:rPr>
                <w:noProof/>
                <w:webHidden/>
              </w:rPr>
              <w:tab/>
            </w:r>
            <w:r w:rsidR="0008244B">
              <w:rPr>
                <w:noProof/>
                <w:webHidden/>
              </w:rPr>
              <w:fldChar w:fldCharType="begin"/>
            </w:r>
            <w:r w:rsidR="0008244B">
              <w:rPr>
                <w:noProof/>
                <w:webHidden/>
              </w:rPr>
              <w:instrText xml:space="preserve"> PAGEREF _Toc172898023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0D799070" w14:textId="6B6947E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4" w:history="1">
            <w:r w:rsidR="0008244B" w:rsidRPr="006F1974">
              <w:rPr>
                <w:rStyle w:val="Hyperlink"/>
                <w:noProof/>
              </w:rPr>
              <w:t>8.3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Units of measure</w:t>
            </w:r>
            <w:r w:rsidR="0008244B">
              <w:rPr>
                <w:noProof/>
                <w:webHidden/>
              </w:rPr>
              <w:tab/>
            </w:r>
            <w:r w:rsidR="0008244B">
              <w:rPr>
                <w:noProof/>
                <w:webHidden/>
              </w:rPr>
              <w:fldChar w:fldCharType="begin"/>
            </w:r>
            <w:r w:rsidR="0008244B">
              <w:rPr>
                <w:noProof/>
                <w:webHidden/>
              </w:rPr>
              <w:instrText xml:space="preserve"> PAGEREF _Toc172898024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0BA6CC3E" w14:textId="1EC15C9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5" w:history="1">
            <w:r w:rsidR="0008244B" w:rsidRPr="006F1974">
              <w:rPr>
                <w:rStyle w:val="Hyperlink"/>
                <w:noProof/>
                <w14:scene3d>
                  <w14:camera w14:prst="orthographicFront"/>
                  <w14:lightRig w14:rig="threePt" w14:dir="t">
                    <w14:rot w14:lat="0" w14:lon="0" w14:rev="0"/>
                  </w14:lightRig>
                </w14:scene3d>
              </w:rPr>
              <w:t>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Types</w:t>
            </w:r>
            <w:r w:rsidR="0008244B">
              <w:rPr>
                <w:noProof/>
                <w:webHidden/>
              </w:rPr>
              <w:tab/>
            </w:r>
            <w:r w:rsidR="0008244B">
              <w:rPr>
                <w:noProof/>
                <w:webHidden/>
              </w:rPr>
              <w:fldChar w:fldCharType="begin"/>
            </w:r>
            <w:r w:rsidR="0008244B">
              <w:rPr>
                <w:noProof/>
                <w:webHidden/>
              </w:rPr>
              <w:instrText xml:space="preserve"> PAGEREF _Toc172898025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18F618CE" w14:textId="4B417D4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6" w:history="1">
            <w:r w:rsidR="0008244B" w:rsidRPr="006F1974">
              <w:rPr>
                <w:rStyle w:val="Hyperlink"/>
                <w:noProof/>
                <w14:scene3d>
                  <w14:camera w14:prst="orthographicFront"/>
                  <w14:lightRig w14:rig="threePt" w14:dir="t">
                    <w14:rot w14:lat="0" w14:lon="0" w14:rev="0"/>
                  </w14:lightRig>
                </w14:scene3d>
              </w:rPr>
              <w:t>10</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Loading and Unloading</w:t>
            </w:r>
            <w:r w:rsidR="0008244B">
              <w:rPr>
                <w:noProof/>
                <w:webHidden/>
              </w:rPr>
              <w:tab/>
            </w:r>
            <w:r w:rsidR="0008244B">
              <w:rPr>
                <w:noProof/>
                <w:webHidden/>
              </w:rPr>
              <w:fldChar w:fldCharType="begin"/>
            </w:r>
            <w:r w:rsidR="0008244B">
              <w:rPr>
                <w:noProof/>
                <w:webHidden/>
              </w:rPr>
              <w:instrText xml:space="preserve"> PAGEREF _Toc172898026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342245BE" w14:textId="6D8EEE8C"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7" w:history="1">
            <w:r w:rsidR="0008244B" w:rsidRPr="006F1974">
              <w:rPr>
                <w:rStyle w:val="Hyperlink"/>
                <w:noProof/>
                <w14:scene3d>
                  <w14:camera w14:prst="orthographicFront"/>
                  <w14:lightRig w14:rig="threePt" w14:dir="t">
                    <w14:rot w14:lat="0" w14:lon="0" w14:rev="0"/>
                  </w14:lightRig>
                </w14:scene3d>
              </w:rPr>
              <w:t>11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Geometry</w:t>
            </w:r>
            <w:r w:rsidR="0008244B">
              <w:rPr>
                <w:noProof/>
                <w:webHidden/>
              </w:rPr>
              <w:tab/>
            </w:r>
            <w:r w:rsidR="0008244B">
              <w:rPr>
                <w:noProof/>
                <w:webHidden/>
              </w:rPr>
              <w:fldChar w:fldCharType="begin"/>
            </w:r>
            <w:r w:rsidR="0008244B">
              <w:rPr>
                <w:noProof/>
                <w:webHidden/>
              </w:rPr>
              <w:instrText xml:space="preserve"> PAGEREF _Toc172898027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21DA58A0" w14:textId="029EA9FB"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8" w:history="1">
            <w:r w:rsidR="0008244B" w:rsidRPr="006F1974">
              <w:rPr>
                <w:rStyle w:val="Hyperlink"/>
                <w:noProof/>
                <w14:scene3d>
                  <w14:camera w14:prst="orthographicFront"/>
                  <w14:lightRig w14:rig="threePt" w14:dir="t">
                    <w14:rot w14:lat="0" w14:lon="0" w14:rev="0"/>
                  </w14:lightRig>
                </w14:scene3d>
              </w:rPr>
              <w:t>12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Coordinate Reference Systems (CRS)</w:t>
            </w:r>
            <w:r w:rsidR="0008244B">
              <w:rPr>
                <w:noProof/>
                <w:webHidden/>
              </w:rPr>
              <w:tab/>
            </w:r>
            <w:r w:rsidR="0008244B">
              <w:rPr>
                <w:noProof/>
                <w:webHidden/>
              </w:rPr>
              <w:fldChar w:fldCharType="begin"/>
            </w:r>
            <w:r w:rsidR="0008244B">
              <w:rPr>
                <w:noProof/>
                <w:webHidden/>
              </w:rPr>
              <w:instrText xml:space="preserve"> PAGEREF _Toc172898028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086BA5B" w14:textId="57DD5BF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9" w:history="1">
            <w:r w:rsidR="0008244B" w:rsidRPr="006F1974">
              <w:rPr>
                <w:rStyle w:val="Hyperlink"/>
                <w:noProof/>
              </w:rPr>
              <w:t>12.1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_Toc172898029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BA812CB" w14:textId="3A45DAC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0" w:history="1">
            <w:r w:rsidR="0008244B" w:rsidRPr="006F1974">
              <w:rPr>
                <w:rStyle w:val="Hyperlink"/>
                <w:noProof/>
              </w:rPr>
              <w:t>12.2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Horizontal Reference System</w:t>
            </w:r>
            <w:r w:rsidR="0008244B">
              <w:rPr>
                <w:noProof/>
                <w:webHidden/>
              </w:rPr>
              <w:tab/>
            </w:r>
            <w:r w:rsidR="0008244B">
              <w:rPr>
                <w:noProof/>
                <w:webHidden/>
              </w:rPr>
              <w:fldChar w:fldCharType="begin"/>
            </w:r>
            <w:r w:rsidR="0008244B">
              <w:rPr>
                <w:noProof/>
                <w:webHidden/>
              </w:rPr>
              <w:instrText xml:space="preserve"> PAGEREF _Toc172898030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9E5D880" w14:textId="44E2A4C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1" w:history="1">
            <w:r w:rsidR="0008244B" w:rsidRPr="006F1974">
              <w:rPr>
                <w:rStyle w:val="Hyperlink"/>
                <w:noProof/>
              </w:rPr>
              <w:t>12.3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Vertical Reference System</w:t>
            </w:r>
            <w:r w:rsidR="0008244B">
              <w:rPr>
                <w:noProof/>
                <w:webHidden/>
              </w:rPr>
              <w:tab/>
            </w:r>
            <w:r w:rsidR="0008244B">
              <w:rPr>
                <w:noProof/>
                <w:webHidden/>
              </w:rPr>
              <w:fldChar w:fldCharType="begin"/>
            </w:r>
            <w:r w:rsidR="0008244B">
              <w:rPr>
                <w:noProof/>
                <w:webHidden/>
              </w:rPr>
              <w:instrText xml:space="preserve"> PAGEREF _Toc172898031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61AF8FC6" w14:textId="1CE7C5A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2" w:history="1">
            <w:r w:rsidR="0008244B" w:rsidRPr="006F1974">
              <w:rPr>
                <w:rStyle w:val="Hyperlink"/>
                <w:noProof/>
              </w:rPr>
              <w:t>12.4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Temporal Reference System</w:t>
            </w:r>
            <w:r w:rsidR="0008244B">
              <w:rPr>
                <w:noProof/>
                <w:webHidden/>
              </w:rPr>
              <w:tab/>
            </w:r>
            <w:r w:rsidR="0008244B">
              <w:rPr>
                <w:noProof/>
                <w:webHidden/>
              </w:rPr>
              <w:fldChar w:fldCharType="begin"/>
            </w:r>
            <w:r w:rsidR="0008244B">
              <w:rPr>
                <w:noProof/>
                <w:webHidden/>
              </w:rPr>
              <w:instrText xml:space="preserve"> PAGEREF _Toc172898032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272B80A3" w14:textId="0991DFC9"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3" w:history="1">
            <w:r w:rsidR="0008244B" w:rsidRPr="006F1974">
              <w:rPr>
                <w:rStyle w:val="Hyperlink"/>
                <w:noProof/>
                <w14:scene3d>
                  <w14:camera w14:prst="orthographicFront"/>
                  <w14:lightRig w14:rig="threePt" w14:dir="t">
                    <w14:rot w14:lat="0" w14:lon="0" w14:rev="0"/>
                  </w14:lightRig>
                </w14:scene3d>
              </w:rPr>
              <w:t>13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Quality</w:t>
            </w:r>
            <w:r w:rsidR="0008244B">
              <w:rPr>
                <w:noProof/>
                <w:webHidden/>
              </w:rPr>
              <w:tab/>
            </w:r>
            <w:r w:rsidR="0008244B">
              <w:rPr>
                <w:noProof/>
                <w:webHidden/>
              </w:rPr>
              <w:fldChar w:fldCharType="begin"/>
            </w:r>
            <w:r w:rsidR="0008244B">
              <w:rPr>
                <w:noProof/>
                <w:webHidden/>
              </w:rPr>
              <w:instrText xml:space="preserve"> PAGEREF _Toc172898033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4AF2C1A9" w14:textId="680800D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4" w:history="1">
            <w:r w:rsidR="0008244B" w:rsidRPr="006F1974">
              <w:rPr>
                <w:rStyle w:val="Hyperlink"/>
                <w:noProof/>
              </w:rPr>
              <w:t>13.1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_Toc172898034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DFC3F11" w14:textId="23322C4A"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5" w:history="1">
            <w:r w:rsidR="0008244B" w:rsidRPr="006F1974">
              <w:rPr>
                <w:rStyle w:val="Hyperlink"/>
                <w:noProof/>
                <w14:scene3d>
                  <w14:camera w14:prst="orthographicFront"/>
                  <w14:lightRig w14:rig="threePt" w14:dir="t">
                    <w14:rot w14:lat="0" w14:lon="0" w14:rev="0"/>
                  </w14:lightRig>
                </w14:scene3d>
              </w:rPr>
              <w:t>14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Capture and Classification</w:t>
            </w:r>
            <w:r w:rsidR="0008244B">
              <w:rPr>
                <w:noProof/>
                <w:webHidden/>
              </w:rPr>
              <w:tab/>
            </w:r>
            <w:r w:rsidR="0008244B">
              <w:rPr>
                <w:noProof/>
                <w:webHidden/>
              </w:rPr>
              <w:fldChar w:fldCharType="begin"/>
            </w:r>
            <w:r w:rsidR="0008244B">
              <w:rPr>
                <w:noProof/>
                <w:webHidden/>
              </w:rPr>
              <w:instrText xml:space="preserve"> PAGEREF _Toc172898035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10C64BD" w14:textId="45606338"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6" w:history="1">
            <w:r w:rsidR="0008244B" w:rsidRPr="006F1974">
              <w:rPr>
                <w:rStyle w:val="Hyperlink"/>
                <w:noProof/>
                <w14:scene3d>
                  <w14:camera w14:prst="orthographicFront"/>
                  <w14:lightRig w14:rig="threePt" w14:dir="t">
                    <w14:rot w14:lat="0" w14:lon="0" w14:rev="0"/>
                  </w14:lightRig>
                </w14:scene3d>
              </w:rPr>
              <w:t>15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Maintenance</w:t>
            </w:r>
            <w:r w:rsidR="0008244B">
              <w:rPr>
                <w:noProof/>
                <w:webHidden/>
              </w:rPr>
              <w:tab/>
            </w:r>
            <w:r w:rsidR="0008244B">
              <w:rPr>
                <w:noProof/>
                <w:webHidden/>
              </w:rPr>
              <w:fldChar w:fldCharType="begin"/>
            </w:r>
            <w:r w:rsidR="0008244B">
              <w:rPr>
                <w:noProof/>
                <w:webHidden/>
              </w:rPr>
              <w:instrText xml:space="preserve"> PAGEREF _Toc172898036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43818046" w14:textId="41DA6D6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7" w:history="1">
            <w:r w:rsidR="0008244B" w:rsidRPr="006F1974">
              <w:rPr>
                <w:rStyle w:val="Hyperlink"/>
                <w:noProof/>
              </w:rPr>
              <w:t>15.1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Maintenance and Update Frequency</w:t>
            </w:r>
            <w:r w:rsidR="0008244B">
              <w:rPr>
                <w:noProof/>
                <w:webHidden/>
              </w:rPr>
              <w:tab/>
            </w:r>
            <w:r w:rsidR="0008244B">
              <w:rPr>
                <w:noProof/>
                <w:webHidden/>
              </w:rPr>
              <w:fldChar w:fldCharType="begin"/>
            </w:r>
            <w:r w:rsidR="0008244B">
              <w:rPr>
                <w:noProof/>
                <w:webHidden/>
              </w:rPr>
              <w:instrText xml:space="preserve"> PAGEREF _Toc172898037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5A22E08F" w14:textId="0B6C074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8" w:history="1">
            <w:r w:rsidR="0008244B" w:rsidRPr="006F1974">
              <w:rPr>
                <w:rStyle w:val="Hyperlink"/>
                <w:noProof/>
              </w:rPr>
              <w:t>15.2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Source</w:t>
            </w:r>
            <w:r w:rsidR="0008244B">
              <w:rPr>
                <w:noProof/>
                <w:webHidden/>
              </w:rPr>
              <w:tab/>
            </w:r>
            <w:r w:rsidR="0008244B">
              <w:rPr>
                <w:noProof/>
                <w:webHidden/>
              </w:rPr>
              <w:fldChar w:fldCharType="begin"/>
            </w:r>
            <w:r w:rsidR="0008244B">
              <w:rPr>
                <w:noProof/>
                <w:webHidden/>
              </w:rPr>
              <w:instrText xml:space="preserve"> PAGEREF _Toc172898038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070DB3B5" w14:textId="5F4746F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9" w:history="1">
            <w:r w:rsidR="0008244B" w:rsidRPr="006F1974">
              <w:rPr>
                <w:rStyle w:val="Hyperlink"/>
                <w:noProof/>
              </w:rPr>
              <w:t>15.3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Production Process</w:t>
            </w:r>
            <w:r w:rsidR="0008244B">
              <w:rPr>
                <w:noProof/>
                <w:webHidden/>
              </w:rPr>
              <w:tab/>
            </w:r>
            <w:r w:rsidR="0008244B">
              <w:rPr>
                <w:noProof/>
                <w:webHidden/>
              </w:rPr>
              <w:fldChar w:fldCharType="begin"/>
            </w:r>
            <w:r w:rsidR="0008244B">
              <w:rPr>
                <w:noProof/>
                <w:webHidden/>
              </w:rPr>
              <w:instrText xml:space="preserve"> PAGEREF _Toc172898039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3B3CD7E" w14:textId="5E11E405"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0" w:history="1">
            <w:r w:rsidR="0008244B" w:rsidRPr="006F1974">
              <w:rPr>
                <w:rStyle w:val="Hyperlink"/>
                <w:noProof/>
                <w14:scene3d>
                  <w14:camera w14:prst="orthographicFront"/>
                  <w14:lightRig w14:rig="threePt" w14:dir="t">
                    <w14:rot w14:lat="0" w14:lon="0" w14:rev="0"/>
                  </w14:lightRig>
                </w14:scene3d>
              </w:rPr>
              <w:t>16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Portrayal</w:t>
            </w:r>
            <w:r w:rsidR="0008244B">
              <w:rPr>
                <w:noProof/>
                <w:webHidden/>
              </w:rPr>
              <w:tab/>
            </w:r>
            <w:r w:rsidR="0008244B">
              <w:rPr>
                <w:noProof/>
                <w:webHidden/>
              </w:rPr>
              <w:fldChar w:fldCharType="begin"/>
            </w:r>
            <w:r w:rsidR="0008244B">
              <w:rPr>
                <w:noProof/>
                <w:webHidden/>
              </w:rPr>
              <w:instrText xml:space="preserve"> PAGEREF _Toc172898040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13DF3118" w14:textId="79EB6EEF"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1" w:history="1">
            <w:r w:rsidR="0008244B" w:rsidRPr="006F1974">
              <w:rPr>
                <w:rStyle w:val="Hyperlink"/>
                <w:noProof/>
                <w14:scene3d>
                  <w14:camera w14:prst="orthographicFront"/>
                  <w14:lightRig w14:rig="threePt" w14:dir="t">
                    <w14:rot w14:lat="0" w14:lon="0" w14:rev="0"/>
                  </w14:lightRig>
                </w14:scene3d>
              </w:rPr>
              <w:t>17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Format (Encoding)</w:t>
            </w:r>
            <w:r w:rsidR="0008244B">
              <w:rPr>
                <w:noProof/>
                <w:webHidden/>
              </w:rPr>
              <w:tab/>
            </w:r>
            <w:r w:rsidR="0008244B">
              <w:rPr>
                <w:noProof/>
                <w:webHidden/>
              </w:rPr>
              <w:fldChar w:fldCharType="begin"/>
            </w:r>
            <w:r w:rsidR="0008244B">
              <w:rPr>
                <w:noProof/>
                <w:webHidden/>
              </w:rPr>
              <w:instrText xml:space="preserve"> PAGEREF _Toc172898041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746B22C8" w14:textId="056264D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2" w:history="1">
            <w:r w:rsidR="0008244B" w:rsidRPr="006F1974">
              <w:rPr>
                <w:rStyle w:val="Hyperlink"/>
                <w:noProof/>
              </w:rPr>
              <w:t>17.1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Encoding of Latitude and Longitude</w:t>
            </w:r>
            <w:r w:rsidR="0008244B">
              <w:rPr>
                <w:noProof/>
                <w:webHidden/>
              </w:rPr>
              <w:tab/>
            </w:r>
            <w:r w:rsidR="0008244B">
              <w:rPr>
                <w:noProof/>
                <w:webHidden/>
              </w:rPr>
              <w:fldChar w:fldCharType="begin"/>
            </w:r>
            <w:r w:rsidR="0008244B">
              <w:rPr>
                <w:noProof/>
                <w:webHidden/>
              </w:rPr>
              <w:instrText xml:space="preserve"> PAGEREF _Toc172898042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4D225448" w14:textId="0F73809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3" w:history="1">
            <w:r w:rsidR="0008244B" w:rsidRPr="006F1974">
              <w:rPr>
                <w:rStyle w:val="Hyperlink"/>
                <w:noProof/>
              </w:rPr>
              <w:t>17.2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Numeric Attribute Encoding</w:t>
            </w:r>
            <w:r w:rsidR="0008244B">
              <w:rPr>
                <w:noProof/>
                <w:webHidden/>
              </w:rPr>
              <w:tab/>
            </w:r>
            <w:r w:rsidR="0008244B">
              <w:rPr>
                <w:noProof/>
                <w:webHidden/>
              </w:rPr>
              <w:fldChar w:fldCharType="begin"/>
            </w:r>
            <w:r w:rsidR="0008244B">
              <w:rPr>
                <w:noProof/>
                <w:webHidden/>
              </w:rPr>
              <w:instrText xml:space="preserve"> PAGEREF _Toc172898043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3908314A" w14:textId="7CDCC0B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4" w:history="1">
            <w:r w:rsidR="0008244B" w:rsidRPr="006F1974">
              <w:rPr>
                <w:rStyle w:val="Hyperlink"/>
                <w:noProof/>
              </w:rPr>
              <w:t>17.3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Text Attribute Values</w:t>
            </w:r>
            <w:r w:rsidR="0008244B">
              <w:rPr>
                <w:noProof/>
                <w:webHidden/>
              </w:rPr>
              <w:tab/>
            </w:r>
            <w:r w:rsidR="0008244B">
              <w:rPr>
                <w:noProof/>
                <w:webHidden/>
              </w:rPr>
              <w:fldChar w:fldCharType="begin"/>
            </w:r>
            <w:r w:rsidR="0008244B">
              <w:rPr>
                <w:noProof/>
                <w:webHidden/>
              </w:rPr>
              <w:instrText xml:space="preserve"> PAGEREF _Toc172898044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0A57A347" w14:textId="46280D5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5" w:history="1">
            <w:r w:rsidR="0008244B" w:rsidRPr="006F1974">
              <w:rPr>
                <w:rStyle w:val="Hyperlink"/>
                <w:noProof/>
              </w:rPr>
              <w:t>17.4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Mandatory Attribute Values</w:t>
            </w:r>
            <w:r w:rsidR="0008244B">
              <w:rPr>
                <w:noProof/>
                <w:webHidden/>
              </w:rPr>
              <w:tab/>
            </w:r>
            <w:r w:rsidR="0008244B">
              <w:rPr>
                <w:noProof/>
                <w:webHidden/>
              </w:rPr>
              <w:fldChar w:fldCharType="begin"/>
            </w:r>
            <w:r w:rsidR="0008244B">
              <w:rPr>
                <w:noProof/>
                <w:webHidden/>
              </w:rPr>
              <w:instrText xml:space="preserve"> PAGEREF _Toc172898045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5F1F8188" w14:textId="49891FD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6" w:history="1">
            <w:r w:rsidR="0008244B" w:rsidRPr="006F1974">
              <w:rPr>
                <w:rStyle w:val="Hyperlink"/>
                <w:noProof/>
              </w:rPr>
              <w:t>17.5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Unknown Attribute Values</w:t>
            </w:r>
            <w:r w:rsidR="0008244B">
              <w:rPr>
                <w:noProof/>
                <w:webHidden/>
              </w:rPr>
              <w:tab/>
            </w:r>
            <w:r w:rsidR="0008244B">
              <w:rPr>
                <w:noProof/>
                <w:webHidden/>
              </w:rPr>
              <w:fldChar w:fldCharType="begin"/>
            </w:r>
            <w:r w:rsidR="0008244B">
              <w:rPr>
                <w:noProof/>
                <w:webHidden/>
              </w:rPr>
              <w:instrText xml:space="preserve"> PAGEREF _Toc172898046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56B914B9" w14:textId="68D96FB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7" w:history="1">
            <w:r w:rsidR="0008244B" w:rsidRPr="006F1974">
              <w:rPr>
                <w:rStyle w:val="Hyperlink"/>
                <w:noProof/>
              </w:rPr>
              <w:t>17.6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Structure of dataset files</w:t>
            </w:r>
            <w:r w:rsidR="0008244B">
              <w:rPr>
                <w:noProof/>
                <w:webHidden/>
              </w:rPr>
              <w:tab/>
            </w:r>
            <w:r w:rsidR="0008244B">
              <w:rPr>
                <w:noProof/>
                <w:webHidden/>
              </w:rPr>
              <w:fldChar w:fldCharType="begin"/>
            </w:r>
            <w:r w:rsidR="0008244B">
              <w:rPr>
                <w:noProof/>
                <w:webHidden/>
              </w:rPr>
              <w:instrText xml:space="preserve"> PAGEREF _Toc172898047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155CE0A4" w14:textId="0467155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8" w:history="1">
            <w:r w:rsidR="0008244B" w:rsidRPr="006F1974">
              <w:rPr>
                <w:rStyle w:val="Hyperlink"/>
                <w:noProof/>
              </w:rPr>
              <w:t>17.7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Object identifiers</w:t>
            </w:r>
            <w:r w:rsidR="0008244B">
              <w:rPr>
                <w:noProof/>
                <w:webHidden/>
              </w:rPr>
              <w:tab/>
            </w:r>
            <w:r w:rsidR="0008244B">
              <w:rPr>
                <w:noProof/>
                <w:webHidden/>
              </w:rPr>
              <w:fldChar w:fldCharType="begin"/>
            </w:r>
            <w:r w:rsidR="0008244B">
              <w:rPr>
                <w:noProof/>
                <w:webHidden/>
              </w:rPr>
              <w:instrText xml:space="preserve"> PAGEREF _Toc172898048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2722A87B" w14:textId="3A98B055"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9" w:history="1">
            <w:r w:rsidR="0008244B" w:rsidRPr="006F1974">
              <w:rPr>
                <w:rStyle w:val="Hyperlink"/>
                <w:noProof/>
              </w:rPr>
              <w:t>17.8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validation</w:t>
            </w:r>
            <w:r w:rsidR="0008244B">
              <w:rPr>
                <w:noProof/>
                <w:webHidden/>
              </w:rPr>
              <w:tab/>
            </w:r>
            <w:r w:rsidR="0008244B">
              <w:rPr>
                <w:noProof/>
                <w:webHidden/>
              </w:rPr>
              <w:fldChar w:fldCharType="begin"/>
            </w:r>
            <w:r w:rsidR="0008244B">
              <w:rPr>
                <w:noProof/>
                <w:webHidden/>
              </w:rPr>
              <w:instrText xml:space="preserve"> PAGEREF _Toc172898049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77A6334C" w14:textId="20F8FE0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0" w:history="1">
            <w:r w:rsidR="0008244B" w:rsidRPr="006F1974">
              <w:rPr>
                <w:rStyle w:val="Hyperlink"/>
                <w:noProof/>
              </w:rPr>
              <w:t>17.9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overlap</w:t>
            </w:r>
            <w:r w:rsidR="0008244B">
              <w:rPr>
                <w:noProof/>
                <w:webHidden/>
              </w:rPr>
              <w:tab/>
            </w:r>
            <w:r w:rsidR="0008244B">
              <w:rPr>
                <w:noProof/>
                <w:webHidden/>
              </w:rPr>
              <w:fldChar w:fldCharType="begin"/>
            </w:r>
            <w:r w:rsidR="0008244B">
              <w:rPr>
                <w:noProof/>
                <w:webHidden/>
              </w:rPr>
              <w:instrText xml:space="preserve"> PAGEREF _Toc172898050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3E0AE8CA" w14:textId="2C35680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1" w:history="1">
            <w:r w:rsidR="0008244B" w:rsidRPr="006F1974">
              <w:rPr>
                <w:rStyle w:val="Hyperlink"/>
                <w:noProof/>
              </w:rPr>
              <w:t>17.10</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quality</w:t>
            </w:r>
            <w:r w:rsidR="0008244B">
              <w:rPr>
                <w:noProof/>
                <w:webHidden/>
              </w:rPr>
              <w:tab/>
            </w:r>
            <w:r w:rsidR="0008244B">
              <w:rPr>
                <w:noProof/>
                <w:webHidden/>
              </w:rPr>
              <w:fldChar w:fldCharType="begin"/>
            </w:r>
            <w:r w:rsidR="0008244B">
              <w:rPr>
                <w:noProof/>
                <w:webHidden/>
              </w:rPr>
              <w:instrText xml:space="preserve"> PAGEREF _Toc172898051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439162BA" w14:textId="16BE165B"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2" w:history="1">
            <w:r w:rsidR="0008244B" w:rsidRPr="006F1974">
              <w:rPr>
                <w:rStyle w:val="Hyperlink"/>
                <w:noProof/>
                <w14:scene3d>
                  <w14:camera w14:prst="orthographicFront"/>
                  <w14:lightRig w14:rig="threePt" w14:dir="t">
                    <w14:rot w14:lat="0" w14:lon="0" w14:rev="0"/>
                  </w14:lightRig>
                </w14:scene3d>
              </w:rPr>
              <w:t>18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Delivery</w:t>
            </w:r>
            <w:r w:rsidR="0008244B">
              <w:rPr>
                <w:noProof/>
                <w:webHidden/>
              </w:rPr>
              <w:tab/>
            </w:r>
            <w:r w:rsidR="0008244B">
              <w:rPr>
                <w:noProof/>
                <w:webHidden/>
              </w:rPr>
              <w:fldChar w:fldCharType="begin"/>
            </w:r>
            <w:r w:rsidR="0008244B">
              <w:rPr>
                <w:noProof/>
                <w:webHidden/>
              </w:rPr>
              <w:instrText xml:space="preserve"> PAGEREF _Toc172898052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3B854F24" w14:textId="20132AF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3" w:history="1">
            <w:r w:rsidR="0008244B" w:rsidRPr="006F1974">
              <w:rPr>
                <w:rStyle w:val="Hyperlink"/>
                <w:noProof/>
              </w:rPr>
              <w:t>18.1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_Toc172898053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0439DC31" w14:textId="5DCA7D1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4" w:history="1">
            <w:r w:rsidR="0008244B" w:rsidRPr="006F1974">
              <w:rPr>
                <w:rStyle w:val="Hyperlink"/>
                <w:noProof/>
              </w:rPr>
              <w:t>18.2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w:t>
            </w:r>
            <w:r w:rsidR="0008244B">
              <w:rPr>
                <w:noProof/>
                <w:webHidden/>
              </w:rPr>
              <w:tab/>
            </w:r>
            <w:r w:rsidR="0008244B">
              <w:rPr>
                <w:noProof/>
                <w:webHidden/>
              </w:rPr>
              <w:fldChar w:fldCharType="begin"/>
            </w:r>
            <w:r w:rsidR="0008244B">
              <w:rPr>
                <w:noProof/>
                <w:webHidden/>
              </w:rPr>
              <w:instrText xml:space="preserve"> PAGEREF _Toc172898054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3AC0FB8C" w14:textId="1958049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5" w:history="1">
            <w:r w:rsidR="0008244B" w:rsidRPr="006F1974">
              <w:rPr>
                <w:rStyle w:val="Hyperlink"/>
                <w:noProof/>
              </w:rPr>
              <w:t>18.3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Integrity</w:t>
            </w:r>
            <w:r w:rsidR="0008244B">
              <w:rPr>
                <w:noProof/>
                <w:webHidden/>
              </w:rPr>
              <w:tab/>
            </w:r>
            <w:r w:rsidR="0008244B">
              <w:rPr>
                <w:noProof/>
                <w:webHidden/>
              </w:rPr>
              <w:fldChar w:fldCharType="begin"/>
            </w:r>
            <w:r w:rsidR="0008244B">
              <w:rPr>
                <w:noProof/>
                <w:webHidden/>
              </w:rPr>
              <w:instrText xml:space="preserve"> PAGEREF _Toc172898055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187F0919" w14:textId="1C32EAB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6" w:history="1">
            <w:r w:rsidR="0008244B" w:rsidRPr="006F1974">
              <w:rPr>
                <w:rStyle w:val="Hyperlink"/>
                <w:noProof/>
              </w:rPr>
              <w:t>18.4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Support Files</w:t>
            </w:r>
            <w:r w:rsidR="0008244B">
              <w:rPr>
                <w:noProof/>
                <w:webHidden/>
              </w:rPr>
              <w:tab/>
            </w:r>
            <w:r w:rsidR="0008244B">
              <w:rPr>
                <w:noProof/>
                <w:webHidden/>
              </w:rPr>
              <w:fldChar w:fldCharType="begin"/>
            </w:r>
            <w:r w:rsidR="0008244B">
              <w:rPr>
                <w:noProof/>
                <w:webHidden/>
              </w:rPr>
              <w:instrText xml:space="preserve"> PAGEREF _Toc172898056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5C8CB263" w14:textId="1259374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7" w:history="1">
            <w:r w:rsidR="0008244B" w:rsidRPr="006F1974">
              <w:rPr>
                <w:rStyle w:val="Hyperlink"/>
                <w:noProof/>
                <w14:scene3d>
                  <w14:camera w14:prst="orthographicFront"/>
                  <w14:lightRig w14:rig="threePt" w14:dir="t">
                    <w14:rot w14:lat="0" w14:lon="0" w14:rev="0"/>
                  </w14:lightRig>
                </w14:scene3d>
              </w:rPr>
              <w:t>19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Metadata</w:t>
            </w:r>
            <w:r w:rsidR="0008244B">
              <w:rPr>
                <w:noProof/>
                <w:webHidden/>
              </w:rPr>
              <w:tab/>
            </w:r>
            <w:r w:rsidR="0008244B">
              <w:rPr>
                <w:noProof/>
                <w:webHidden/>
              </w:rPr>
              <w:fldChar w:fldCharType="begin"/>
            </w:r>
            <w:r w:rsidR="0008244B">
              <w:rPr>
                <w:noProof/>
                <w:webHidden/>
              </w:rPr>
              <w:instrText xml:space="preserve"> PAGEREF _Toc172898057 \h </w:instrText>
            </w:r>
            <w:r w:rsidR="0008244B">
              <w:rPr>
                <w:noProof/>
                <w:webHidden/>
              </w:rPr>
            </w:r>
            <w:r w:rsidR="0008244B">
              <w:rPr>
                <w:noProof/>
                <w:webHidden/>
              </w:rPr>
              <w:fldChar w:fldCharType="separate"/>
            </w:r>
            <w:r w:rsidR="0008244B">
              <w:rPr>
                <w:noProof/>
                <w:webHidden/>
              </w:rPr>
              <w:t>12</w:t>
            </w:r>
            <w:r w:rsidR="0008244B">
              <w:rPr>
                <w:noProof/>
                <w:webHidden/>
              </w:rPr>
              <w:fldChar w:fldCharType="end"/>
            </w:r>
          </w:hyperlink>
        </w:p>
        <w:p w14:paraId="1CA4638C" w14:textId="019110A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8" w:history="1">
            <w:r w:rsidR="0008244B" w:rsidRPr="006F1974">
              <w:rPr>
                <w:rStyle w:val="Hyperlink"/>
                <w:noProof/>
              </w:rPr>
              <w:t>19.1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_Toc172898058 \h </w:instrText>
            </w:r>
            <w:r w:rsidR="0008244B">
              <w:rPr>
                <w:noProof/>
                <w:webHidden/>
              </w:rPr>
            </w:r>
            <w:r w:rsidR="0008244B">
              <w:rPr>
                <w:noProof/>
                <w:webHidden/>
              </w:rPr>
              <w:fldChar w:fldCharType="separate"/>
            </w:r>
            <w:r w:rsidR="0008244B">
              <w:rPr>
                <w:noProof/>
                <w:webHidden/>
              </w:rPr>
              <w:t>12</w:t>
            </w:r>
            <w:r w:rsidR="0008244B">
              <w:rPr>
                <w:noProof/>
                <w:webHidden/>
              </w:rPr>
              <w:fldChar w:fldCharType="end"/>
            </w:r>
          </w:hyperlink>
        </w:p>
        <w:p w14:paraId="698BB4B1" w14:textId="093AC07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9" w:history="1">
            <w:r w:rsidR="0008244B" w:rsidRPr="006F1974">
              <w:rPr>
                <w:rStyle w:val="Hyperlink"/>
                <w:noProof/>
              </w:rPr>
              <w:t>19.2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Use of S-421 to provide routes in UKC plans</w:t>
            </w:r>
            <w:r w:rsidR="0008244B">
              <w:rPr>
                <w:noProof/>
                <w:webHidden/>
              </w:rPr>
              <w:tab/>
            </w:r>
            <w:r w:rsidR="0008244B">
              <w:rPr>
                <w:noProof/>
                <w:webHidden/>
              </w:rPr>
              <w:fldChar w:fldCharType="begin"/>
            </w:r>
            <w:r w:rsidR="0008244B">
              <w:rPr>
                <w:noProof/>
                <w:webHidden/>
              </w:rPr>
              <w:instrText xml:space="preserve"> PAGEREF _Toc172898059 \h </w:instrText>
            </w:r>
            <w:r w:rsidR="0008244B">
              <w:rPr>
                <w:noProof/>
                <w:webHidden/>
              </w:rPr>
            </w:r>
            <w:r w:rsidR="0008244B">
              <w:rPr>
                <w:noProof/>
                <w:webHidden/>
              </w:rPr>
              <w:fldChar w:fldCharType="separate"/>
            </w:r>
            <w:r w:rsidR="0008244B">
              <w:rPr>
                <w:noProof/>
                <w:webHidden/>
              </w:rPr>
              <w:t>13</w:t>
            </w:r>
            <w:r w:rsidR="0008244B">
              <w:rPr>
                <w:noProof/>
                <w:webHidden/>
              </w:rPr>
              <w:fldChar w:fldCharType="end"/>
            </w:r>
          </w:hyperlink>
        </w:p>
        <w:p w14:paraId="2F9FEB67" w14:textId="25E7526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0" w:history="1">
            <w:r w:rsidR="0008244B" w:rsidRPr="006F1974">
              <w:rPr>
                <w:rStyle w:val="Hyperlink"/>
                <w:noProof/>
              </w:rPr>
              <w:t>19.3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Language</w:t>
            </w:r>
            <w:r w:rsidR="0008244B">
              <w:rPr>
                <w:noProof/>
                <w:webHidden/>
              </w:rPr>
              <w:tab/>
            </w:r>
            <w:r w:rsidR="0008244B">
              <w:rPr>
                <w:noProof/>
                <w:webHidden/>
              </w:rPr>
              <w:fldChar w:fldCharType="begin"/>
            </w:r>
            <w:r w:rsidR="0008244B">
              <w:rPr>
                <w:noProof/>
                <w:webHidden/>
              </w:rPr>
              <w:instrText xml:space="preserve"> PAGEREF _Toc172898060 \h </w:instrText>
            </w:r>
            <w:r w:rsidR="0008244B">
              <w:rPr>
                <w:noProof/>
                <w:webHidden/>
              </w:rPr>
            </w:r>
            <w:r w:rsidR="0008244B">
              <w:rPr>
                <w:noProof/>
                <w:webHidden/>
              </w:rPr>
              <w:fldChar w:fldCharType="separate"/>
            </w:r>
            <w:r w:rsidR="0008244B">
              <w:rPr>
                <w:noProof/>
                <w:webHidden/>
              </w:rPr>
              <w:t>14</w:t>
            </w:r>
            <w:r w:rsidR="0008244B">
              <w:rPr>
                <w:noProof/>
                <w:webHidden/>
              </w:rPr>
              <w:fldChar w:fldCharType="end"/>
            </w:r>
          </w:hyperlink>
        </w:p>
        <w:p w14:paraId="2516A6FC" w14:textId="4F66201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1" w:history="1">
            <w:r w:rsidR="0008244B" w:rsidRPr="006F1974">
              <w:rPr>
                <w:rStyle w:val="Hyperlink"/>
                <w:noProof/>
              </w:rPr>
              <w:t>19.4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metadata</w:t>
            </w:r>
            <w:r w:rsidR="0008244B">
              <w:rPr>
                <w:noProof/>
                <w:webHidden/>
              </w:rPr>
              <w:tab/>
            </w:r>
            <w:r w:rsidR="0008244B">
              <w:rPr>
                <w:noProof/>
                <w:webHidden/>
              </w:rPr>
              <w:fldChar w:fldCharType="begin"/>
            </w:r>
            <w:r w:rsidR="0008244B">
              <w:rPr>
                <w:noProof/>
                <w:webHidden/>
              </w:rPr>
              <w:instrText xml:space="preserve"> PAGEREF _Toc172898061 \h </w:instrText>
            </w:r>
            <w:r w:rsidR="0008244B">
              <w:rPr>
                <w:noProof/>
                <w:webHidden/>
              </w:rPr>
            </w:r>
            <w:r w:rsidR="0008244B">
              <w:rPr>
                <w:noProof/>
                <w:webHidden/>
              </w:rPr>
              <w:fldChar w:fldCharType="separate"/>
            </w:r>
            <w:r w:rsidR="0008244B">
              <w:rPr>
                <w:noProof/>
                <w:webHidden/>
              </w:rPr>
              <w:t>14</w:t>
            </w:r>
            <w:r w:rsidR="0008244B">
              <w:rPr>
                <w:noProof/>
                <w:webHidden/>
              </w:rPr>
              <w:fldChar w:fldCharType="end"/>
            </w:r>
          </w:hyperlink>
        </w:p>
        <w:p w14:paraId="7110DFD8" w14:textId="01E8095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2" w:history="1">
            <w:r w:rsidR="0008244B" w:rsidRPr="006F1974">
              <w:rPr>
                <w:rStyle w:val="Hyperlink"/>
                <w:noProof/>
              </w:rPr>
              <w:t>19.5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S100_ExchangeCatalogue</w:t>
            </w:r>
            <w:r w:rsidR="0008244B">
              <w:rPr>
                <w:noProof/>
                <w:webHidden/>
              </w:rPr>
              <w:tab/>
            </w:r>
            <w:r w:rsidR="0008244B">
              <w:rPr>
                <w:noProof/>
                <w:webHidden/>
              </w:rPr>
              <w:fldChar w:fldCharType="begin"/>
            </w:r>
            <w:r w:rsidR="0008244B">
              <w:rPr>
                <w:noProof/>
                <w:webHidden/>
              </w:rPr>
              <w:instrText xml:space="preserve"> PAGEREF _Toc172898062 \h </w:instrText>
            </w:r>
            <w:r w:rsidR="0008244B">
              <w:rPr>
                <w:noProof/>
                <w:webHidden/>
              </w:rPr>
            </w:r>
            <w:r w:rsidR="0008244B">
              <w:rPr>
                <w:noProof/>
                <w:webHidden/>
              </w:rPr>
              <w:fldChar w:fldCharType="separate"/>
            </w:r>
            <w:r w:rsidR="0008244B">
              <w:rPr>
                <w:noProof/>
                <w:webHidden/>
              </w:rPr>
              <w:t>16</w:t>
            </w:r>
            <w:r w:rsidR="0008244B">
              <w:rPr>
                <w:noProof/>
                <w:webHidden/>
              </w:rPr>
              <w:fldChar w:fldCharType="end"/>
            </w:r>
          </w:hyperlink>
        </w:p>
        <w:p w14:paraId="2F685A8E" w14:textId="0C13F92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3" w:history="1">
            <w:r w:rsidR="0008244B" w:rsidRPr="006F1974">
              <w:rPr>
                <w:rStyle w:val="Hyperlink"/>
                <w:noProof/>
              </w:rPr>
              <w:t>19.6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S100_DatasetDiscoveryMetadata</w:t>
            </w:r>
            <w:r w:rsidR="0008244B">
              <w:rPr>
                <w:noProof/>
                <w:webHidden/>
              </w:rPr>
              <w:tab/>
            </w:r>
            <w:r w:rsidR="0008244B">
              <w:rPr>
                <w:noProof/>
                <w:webHidden/>
              </w:rPr>
              <w:fldChar w:fldCharType="begin"/>
            </w:r>
            <w:r w:rsidR="0008244B">
              <w:rPr>
                <w:noProof/>
                <w:webHidden/>
              </w:rPr>
              <w:instrText xml:space="preserve"> PAGEREF _Toc172898063 \h </w:instrText>
            </w:r>
            <w:r w:rsidR="0008244B">
              <w:rPr>
                <w:noProof/>
                <w:webHidden/>
              </w:rPr>
            </w:r>
            <w:r w:rsidR="0008244B">
              <w:rPr>
                <w:noProof/>
                <w:webHidden/>
              </w:rPr>
              <w:fldChar w:fldCharType="separate"/>
            </w:r>
            <w:r w:rsidR="0008244B">
              <w:rPr>
                <w:noProof/>
                <w:webHidden/>
              </w:rPr>
              <w:t>17</w:t>
            </w:r>
            <w:r w:rsidR="0008244B">
              <w:rPr>
                <w:noProof/>
                <w:webHidden/>
              </w:rPr>
              <w:fldChar w:fldCharType="end"/>
            </w:r>
          </w:hyperlink>
        </w:p>
        <w:p w14:paraId="5166C171" w14:textId="0B376A4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4" w:history="1">
            <w:r w:rsidR="0008244B" w:rsidRPr="006F1974">
              <w:rPr>
                <w:rStyle w:val="Hyperlink"/>
                <w:noProof/>
              </w:rPr>
              <w:t>19.7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S100_SupportFileDiscoveryMetadata</w:t>
            </w:r>
            <w:r w:rsidR="0008244B">
              <w:rPr>
                <w:noProof/>
                <w:webHidden/>
              </w:rPr>
              <w:tab/>
            </w:r>
            <w:r w:rsidR="0008244B">
              <w:rPr>
                <w:noProof/>
                <w:webHidden/>
              </w:rPr>
              <w:fldChar w:fldCharType="begin"/>
            </w:r>
            <w:r w:rsidR="0008244B">
              <w:rPr>
                <w:noProof/>
                <w:webHidden/>
              </w:rPr>
              <w:instrText xml:space="preserve"> PAGEREF _Toc172898064 \h </w:instrText>
            </w:r>
            <w:r w:rsidR="0008244B">
              <w:rPr>
                <w:noProof/>
                <w:webHidden/>
              </w:rPr>
            </w:r>
            <w:r w:rsidR="0008244B">
              <w:rPr>
                <w:noProof/>
                <w:webHidden/>
              </w:rPr>
              <w:fldChar w:fldCharType="separate"/>
            </w:r>
            <w:r w:rsidR="0008244B">
              <w:rPr>
                <w:noProof/>
                <w:webHidden/>
              </w:rPr>
              <w:t>22</w:t>
            </w:r>
            <w:r w:rsidR="0008244B">
              <w:rPr>
                <w:noProof/>
                <w:webHidden/>
              </w:rPr>
              <w:fldChar w:fldCharType="end"/>
            </w:r>
          </w:hyperlink>
        </w:p>
        <w:p w14:paraId="6E17ED4E" w14:textId="2D0A4483"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6" w:history="1">
            <w:r w:rsidR="0008244B" w:rsidRPr="006F1974">
              <w:rPr>
                <w:rStyle w:val="Hyperlink"/>
                <w:noProof/>
              </w:rPr>
              <w:t>19.8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S100_CatalogueDiscoveryMetadata</w:t>
            </w:r>
            <w:r w:rsidR="0008244B">
              <w:rPr>
                <w:noProof/>
                <w:webHidden/>
              </w:rPr>
              <w:tab/>
            </w:r>
            <w:r w:rsidR="0008244B">
              <w:rPr>
                <w:noProof/>
                <w:webHidden/>
              </w:rPr>
              <w:fldChar w:fldCharType="begin"/>
            </w:r>
            <w:r w:rsidR="0008244B">
              <w:rPr>
                <w:noProof/>
                <w:webHidden/>
              </w:rPr>
              <w:instrText xml:space="preserve"> PAGEREF _Toc172898066 \h </w:instrText>
            </w:r>
            <w:r w:rsidR="0008244B">
              <w:rPr>
                <w:noProof/>
                <w:webHidden/>
              </w:rPr>
            </w:r>
            <w:r w:rsidR="0008244B">
              <w:rPr>
                <w:noProof/>
                <w:webHidden/>
              </w:rPr>
              <w:fldChar w:fldCharType="separate"/>
            </w:r>
            <w:r w:rsidR="0008244B">
              <w:rPr>
                <w:noProof/>
                <w:webHidden/>
              </w:rPr>
              <w:t>23</w:t>
            </w:r>
            <w:r w:rsidR="0008244B">
              <w:rPr>
                <w:noProof/>
                <w:webHidden/>
              </w:rPr>
              <w:fldChar w:fldCharType="end"/>
            </w:r>
          </w:hyperlink>
        </w:p>
        <w:p w14:paraId="26F7C0B3" w14:textId="3483A232"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67" w:history="1">
            <w:r w:rsidR="0008244B" w:rsidRPr="006F1974">
              <w:rPr>
                <w:rStyle w:val="Hyperlink"/>
                <w:noProof/>
                <w14:scene3d>
                  <w14:camera w14:prst="orthographicFront"/>
                  <w14:lightRig w14:rig="threePt" w14:dir="t">
                    <w14:rot w14:lat="0" w14:lon="0" w14:rev="0"/>
                  </w14:lightRig>
                </w14:scene3d>
              </w:rPr>
              <w:t>Annex A.</w:t>
            </w:r>
            <w:r w:rsidR="0008244B">
              <w:rPr>
                <w:rFonts w:asciiTheme="minorHAnsi" w:eastAsiaTheme="minorEastAsia" w:hAnsiTheme="minorHAnsi" w:cstheme="minorBidi"/>
                <w:b w:val="0"/>
                <w:noProof/>
                <w:kern w:val="2"/>
                <w:sz w:val="24"/>
                <w:szCs w:val="24"/>
                <w:lang w:val="en-AU" w:eastAsia="ko-KR"/>
                <w14:ligatures w14:val="standardContextual"/>
              </w:rPr>
              <w:t xml:space="preserve"> </w:t>
            </w:r>
            <w:r w:rsidR="0008244B" w:rsidRPr="006F1974">
              <w:rPr>
                <w:rStyle w:val="Hyperlink"/>
                <w:noProof/>
              </w:rPr>
              <w:t>Data</w:t>
            </w:r>
            <w:r w:rsidR="0008244B">
              <w:rPr>
                <w:rStyle w:val="Hyperlink"/>
                <w:noProof/>
              </w:rPr>
              <w:t xml:space="preserve"> </w:t>
            </w:r>
            <w:r w:rsidR="0008244B" w:rsidRPr="006F1974">
              <w:rPr>
                <w:rStyle w:val="Hyperlink"/>
                <w:noProof/>
              </w:rPr>
              <w:t>Classification and Encoding Guide</w:t>
            </w:r>
            <w:r w:rsidR="0008244B">
              <w:rPr>
                <w:noProof/>
                <w:webHidden/>
              </w:rPr>
              <w:tab/>
            </w:r>
            <w:r w:rsidR="0008244B">
              <w:rPr>
                <w:noProof/>
                <w:webHidden/>
              </w:rPr>
              <w:fldChar w:fldCharType="begin"/>
            </w:r>
            <w:r w:rsidR="0008244B">
              <w:rPr>
                <w:noProof/>
                <w:webHidden/>
              </w:rPr>
              <w:instrText xml:space="preserve"> PAGEREF _Toc172898067 \h </w:instrText>
            </w:r>
            <w:r w:rsidR="0008244B">
              <w:rPr>
                <w:noProof/>
                <w:webHidden/>
              </w:rPr>
            </w:r>
            <w:r w:rsidR="0008244B">
              <w:rPr>
                <w:noProof/>
                <w:webHidden/>
              </w:rPr>
              <w:fldChar w:fldCharType="separate"/>
            </w:r>
            <w:r w:rsidR="0008244B">
              <w:rPr>
                <w:noProof/>
                <w:webHidden/>
              </w:rPr>
              <w:t>26</w:t>
            </w:r>
            <w:r w:rsidR="0008244B">
              <w:rPr>
                <w:noProof/>
                <w:webHidden/>
              </w:rPr>
              <w:fldChar w:fldCharType="end"/>
            </w:r>
          </w:hyperlink>
        </w:p>
        <w:p w14:paraId="09A85425" w14:textId="761530B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8" w:history="1">
            <w:r w:rsidR="0008244B" w:rsidRPr="006F1974">
              <w:rPr>
                <w:rStyle w:val="Hyperlink"/>
                <w:noProof/>
              </w:rPr>
              <w:t>A.1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UnderKeelClearancePlan</w:t>
            </w:r>
            <w:r w:rsidR="0008244B">
              <w:rPr>
                <w:noProof/>
                <w:webHidden/>
              </w:rPr>
              <w:tab/>
            </w:r>
            <w:r w:rsidR="0008244B">
              <w:rPr>
                <w:noProof/>
                <w:webHidden/>
              </w:rPr>
              <w:fldChar w:fldCharType="begin"/>
            </w:r>
            <w:r w:rsidR="0008244B">
              <w:rPr>
                <w:noProof/>
                <w:webHidden/>
              </w:rPr>
              <w:instrText xml:space="preserve"> PAGEREF _Toc172898068 \h </w:instrText>
            </w:r>
            <w:r w:rsidR="0008244B">
              <w:rPr>
                <w:noProof/>
                <w:webHidden/>
              </w:rPr>
            </w:r>
            <w:r w:rsidR="0008244B">
              <w:rPr>
                <w:noProof/>
                <w:webHidden/>
              </w:rPr>
              <w:fldChar w:fldCharType="separate"/>
            </w:r>
            <w:r w:rsidR="0008244B">
              <w:rPr>
                <w:noProof/>
                <w:webHidden/>
              </w:rPr>
              <w:t>26</w:t>
            </w:r>
            <w:r w:rsidR="0008244B">
              <w:rPr>
                <w:noProof/>
                <w:webHidden/>
              </w:rPr>
              <w:fldChar w:fldCharType="end"/>
            </w:r>
          </w:hyperlink>
        </w:p>
        <w:p w14:paraId="19B0BD00" w14:textId="6041FA0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9" w:history="1">
            <w:r w:rsidR="0008244B" w:rsidRPr="006F1974">
              <w:rPr>
                <w:rStyle w:val="Hyperlink"/>
                <w:noProof/>
              </w:rPr>
              <w:t>A.2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lang w:eastAsia="ko-KR"/>
              </w:rPr>
              <w:t>UnderKeelClearancePlanArea</w:t>
            </w:r>
            <w:r w:rsidR="0008244B">
              <w:rPr>
                <w:noProof/>
                <w:webHidden/>
              </w:rPr>
              <w:tab/>
            </w:r>
            <w:r w:rsidR="0008244B">
              <w:rPr>
                <w:noProof/>
                <w:webHidden/>
              </w:rPr>
              <w:fldChar w:fldCharType="begin"/>
            </w:r>
            <w:r w:rsidR="0008244B">
              <w:rPr>
                <w:noProof/>
                <w:webHidden/>
              </w:rPr>
              <w:instrText xml:space="preserve"> PAGEREF _Toc172898069 \h </w:instrText>
            </w:r>
            <w:r w:rsidR="0008244B">
              <w:rPr>
                <w:noProof/>
                <w:webHidden/>
              </w:rPr>
            </w:r>
            <w:r w:rsidR="0008244B">
              <w:rPr>
                <w:noProof/>
                <w:webHidden/>
              </w:rPr>
              <w:fldChar w:fldCharType="separate"/>
            </w:r>
            <w:r w:rsidR="0008244B">
              <w:rPr>
                <w:noProof/>
                <w:webHidden/>
              </w:rPr>
              <w:t>27</w:t>
            </w:r>
            <w:r w:rsidR="0008244B">
              <w:rPr>
                <w:noProof/>
                <w:webHidden/>
              </w:rPr>
              <w:fldChar w:fldCharType="end"/>
            </w:r>
          </w:hyperlink>
        </w:p>
        <w:p w14:paraId="2C4F6D43" w14:textId="3C5DAF7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0" w:history="1">
            <w:r w:rsidR="0008244B" w:rsidRPr="006F1974">
              <w:rPr>
                <w:rStyle w:val="Hyperlink"/>
                <w:noProof/>
              </w:rPr>
              <w:t>A.3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UnderKeelClearanceNonNavigableArea</w:t>
            </w:r>
            <w:r w:rsidR="0008244B">
              <w:rPr>
                <w:noProof/>
                <w:webHidden/>
              </w:rPr>
              <w:tab/>
            </w:r>
            <w:r w:rsidR="0008244B">
              <w:rPr>
                <w:noProof/>
                <w:webHidden/>
              </w:rPr>
              <w:fldChar w:fldCharType="begin"/>
            </w:r>
            <w:r w:rsidR="0008244B">
              <w:rPr>
                <w:noProof/>
                <w:webHidden/>
              </w:rPr>
              <w:instrText xml:space="preserve"> PAGEREF _Toc172898070 \h </w:instrText>
            </w:r>
            <w:r w:rsidR="0008244B">
              <w:rPr>
                <w:noProof/>
                <w:webHidden/>
              </w:rPr>
            </w:r>
            <w:r w:rsidR="0008244B">
              <w:rPr>
                <w:noProof/>
                <w:webHidden/>
              </w:rPr>
              <w:fldChar w:fldCharType="separate"/>
            </w:r>
            <w:r w:rsidR="0008244B">
              <w:rPr>
                <w:noProof/>
                <w:webHidden/>
              </w:rPr>
              <w:t>27</w:t>
            </w:r>
            <w:r w:rsidR="0008244B">
              <w:rPr>
                <w:noProof/>
                <w:webHidden/>
              </w:rPr>
              <w:fldChar w:fldCharType="end"/>
            </w:r>
          </w:hyperlink>
        </w:p>
        <w:p w14:paraId="7E1F6905" w14:textId="40442D6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2" w:history="1">
            <w:r w:rsidR="0008244B" w:rsidRPr="006F1974">
              <w:rPr>
                <w:rStyle w:val="Hyperlink"/>
                <w:noProof/>
              </w:rPr>
              <w:t>A.4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UnderKeelClearanceAlmostNonNavigableArea</w:t>
            </w:r>
            <w:r w:rsidR="0008244B">
              <w:rPr>
                <w:noProof/>
                <w:webHidden/>
              </w:rPr>
              <w:tab/>
            </w:r>
            <w:r w:rsidR="0008244B">
              <w:rPr>
                <w:noProof/>
                <w:webHidden/>
              </w:rPr>
              <w:fldChar w:fldCharType="begin"/>
            </w:r>
            <w:r w:rsidR="0008244B">
              <w:rPr>
                <w:noProof/>
                <w:webHidden/>
              </w:rPr>
              <w:instrText xml:space="preserve"> PAGEREF _Toc172898072 \h </w:instrText>
            </w:r>
            <w:r w:rsidR="0008244B">
              <w:rPr>
                <w:noProof/>
                <w:webHidden/>
              </w:rPr>
            </w:r>
            <w:r w:rsidR="0008244B">
              <w:rPr>
                <w:noProof/>
                <w:webHidden/>
              </w:rPr>
              <w:fldChar w:fldCharType="separate"/>
            </w:r>
            <w:r w:rsidR="0008244B">
              <w:rPr>
                <w:noProof/>
                <w:webHidden/>
              </w:rPr>
              <w:t>29</w:t>
            </w:r>
            <w:r w:rsidR="0008244B">
              <w:rPr>
                <w:noProof/>
                <w:webHidden/>
              </w:rPr>
              <w:fldChar w:fldCharType="end"/>
            </w:r>
          </w:hyperlink>
        </w:p>
        <w:p w14:paraId="160CE22D" w14:textId="180AB75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4" w:history="1">
            <w:r w:rsidR="0008244B" w:rsidRPr="006F1974">
              <w:rPr>
                <w:rStyle w:val="Hyperlink"/>
                <w:noProof/>
              </w:rPr>
              <w:t>A.5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UnderKeelClearanceControlPoint</w:t>
            </w:r>
            <w:r w:rsidR="0008244B">
              <w:rPr>
                <w:noProof/>
                <w:webHidden/>
              </w:rPr>
              <w:tab/>
            </w:r>
            <w:r w:rsidR="0008244B">
              <w:rPr>
                <w:noProof/>
                <w:webHidden/>
              </w:rPr>
              <w:fldChar w:fldCharType="begin"/>
            </w:r>
            <w:r w:rsidR="0008244B">
              <w:rPr>
                <w:noProof/>
                <w:webHidden/>
              </w:rPr>
              <w:instrText xml:space="preserve"> PAGEREF _Toc172898074 \h </w:instrText>
            </w:r>
            <w:r w:rsidR="0008244B">
              <w:rPr>
                <w:noProof/>
                <w:webHidden/>
              </w:rPr>
            </w:r>
            <w:r w:rsidR="0008244B">
              <w:rPr>
                <w:noProof/>
                <w:webHidden/>
              </w:rPr>
              <w:fldChar w:fldCharType="separate"/>
            </w:r>
            <w:r w:rsidR="0008244B">
              <w:rPr>
                <w:noProof/>
                <w:webHidden/>
              </w:rPr>
              <w:t>30</w:t>
            </w:r>
            <w:r w:rsidR="0008244B">
              <w:rPr>
                <w:noProof/>
                <w:webHidden/>
              </w:rPr>
              <w:fldChar w:fldCharType="end"/>
            </w:r>
          </w:hyperlink>
        </w:p>
        <w:p w14:paraId="074D877B" w14:textId="15676ED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6" w:history="1">
            <w:r w:rsidR="0008244B" w:rsidRPr="006F1974">
              <w:rPr>
                <w:rStyle w:val="Hyperlink"/>
                <w:noProof/>
              </w:rPr>
              <w:t>A.6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Association Names</w:t>
            </w:r>
            <w:r w:rsidR="0008244B">
              <w:rPr>
                <w:noProof/>
                <w:webHidden/>
              </w:rPr>
              <w:tab/>
            </w:r>
            <w:r w:rsidR="0008244B">
              <w:rPr>
                <w:noProof/>
                <w:webHidden/>
              </w:rPr>
              <w:fldChar w:fldCharType="begin"/>
            </w:r>
            <w:r w:rsidR="0008244B">
              <w:rPr>
                <w:noProof/>
                <w:webHidden/>
              </w:rPr>
              <w:instrText xml:space="preserve"> PAGEREF _Toc172898076 \h </w:instrText>
            </w:r>
            <w:r w:rsidR="0008244B">
              <w:rPr>
                <w:noProof/>
                <w:webHidden/>
              </w:rPr>
            </w:r>
            <w:r w:rsidR="0008244B">
              <w:rPr>
                <w:noProof/>
                <w:webHidden/>
              </w:rPr>
              <w:fldChar w:fldCharType="separate"/>
            </w:r>
            <w:r w:rsidR="0008244B">
              <w:rPr>
                <w:noProof/>
                <w:webHidden/>
              </w:rPr>
              <w:t>31</w:t>
            </w:r>
            <w:r w:rsidR="0008244B">
              <w:rPr>
                <w:noProof/>
                <w:webHidden/>
              </w:rPr>
              <w:fldChar w:fldCharType="end"/>
            </w:r>
          </w:hyperlink>
        </w:p>
        <w:p w14:paraId="445336D3" w14:textId="29CFE01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7" w:history="1">
            <w:r w:rsidR="0008244B" w:rsidRPr="006F1974">
              <w:rPr>
                <w:rStyle w:val="Hyperlink"/>
                <w:noProof/>
              </w:rPr>
              <w:t>A.7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Association Roles</w:t>
            </w:r>
            <w:r w:rsidR="0008244B">
              <w:rPr>
                <w:noProof/>
                <w:webHidden/>
              </w:rPr>
              <w:tab/>
            </w:r>
            <w:r w:rsidR="0008244B">
              <w:rPr>
                <w:noProof/>
                <w:webHidden/>
              </w:rPr>
              <w:fldChar w:fldCharType="begin"/>
            </w:r>
            <w:r w:rsidR="0008244B">
              <w:rPr>
                <w:noProof/>
                <w:webHidden/>
              </w:rPr>
              <w:instrText xml:space="preserve"> PAGEREF _Toc172898077 \h </w:instrText>
            </w:r>
            <w:r w:rsidR="0008244B">
              <w:rPr>
                <w:noProof/>
                <w:webHidden/>
              </w:rPr>
            </w:r>
            <w:r w:rsidR="0008244B">
              <w:rPr>
                <w:noProof/>
                <w:webHidden/>
              </w:rPr>
              <w:fldChar w:fldCharType="separate"/>
            </w:r>
            <w:r w:rsidR="0008244B">
              <w:rPr>
                <w:noProof/>
                <w:webHidden/>
              </w:rPr>
              <w:t>32</w:t>
            </w:r>
            <w:r w:rsidR="0008244B">
              <w:rPr>
                <w:noProof/>
                <w:webHidden/>
              </w:rPr>
              <w:fldChar w:fldCharType="end"/>
            </w:r>
          </w:hyperlink>
        </w:p>
        <w:p w14:paraId="476B1EE2" w14:textId="2355A1C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8" w:history="1">
            <w:r w:rsidR="0008244B" w:rsidRPr="006F1974">
              <w:rPr>
                <w:rStyle w:val="Hyperlink"/>
                <w:noProof/>
              </w:rPr>
              <w:t>A.8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Attribute and Enumerate Descriptions</w:t>
            </w:r>
            <w:r w:rsidR="0008244B">
              <w:rPr>
                <w:noProof/>
                <w:webHidden/>
              </w:rPr>
              <w:tab/>
            </w:r>
            <w:r w:rsidR="0008244B">
              <w:rPr>
                <w:noProof/>
                <w:webHidden/>
              </w:rPr>
              <w:fldChar w:fldCharType="begin"/>
            </w:r>
            <w:r w:rsidR="0008244B">
              <w:rPr>
                <w:noProof/>
                <w:webHidden/>
              </w:rPr>
              <w:instrText xml:space="preserve"> PAGEREF _Toc172898078 \h </w:instrText>
            </w:r>
            <w:r w:rsidR="0008244B">
              <w:rPr>
                <w:noProof/>
                <w:webHidden/>
              </w:rPr>
            </w:r>
            <w:r w:rsidR="0008244B">
              <w:rPr>
                <w:noProof/>
                <w:webHidden/>
              </w:rPr>
              <w:fldChar w:fldCharType="separate"/>
            </w:r>
            <w:r w:rsidR="0008244B">
              <w:rPr>
                <w:noProof/>
                <w:webHidden/>
              </w:rPr>
              <w:t>32</w:t>
            </w:r>
            <w:r w:rsidR="0008244B">
              <w:rPr>
                <w:noProof/>
                <w:webHidden/>
              </w:rPr>
              <w:fldChar w:fldCharType="end"/>
            </w:r>
          </w:hyperlink>
        </w:p>
        <w:p w14:paraId="738CA2F5" w14:textId="35398383"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79" w:history="1">
            <w:r w:rsidR="0008244B" w:rsidRPr="006F1974">
              <w:rPr>
                <w:rStyle w:val="Hyperlink"/>
                <w:noProof/>
                <w14:scene3d>
                  <w14:camera w14:prst="orthographicFront"/>
                  <w14:lightRig w14:rig="threePt" w14:dir="t">
                    <w14:rot w14:lat="0" w14:lon="0" w14:rev="0"/>
                  </w14:lightRig>
                </w14:scene3d>
              </w:rPr>
              <w:t>Annex B.</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Schema documentation for S129.xsd</w:t>
            </w:r>
            <w:r w:rsidR="0008244B">
              <w:rPr>
                <w:noProof/>
                <w:webHidden/>
              </w:rPr>
              <w:tab/>
            </w:r>
            <w:r w:rsidR="0008244B">
              <w:rPr>
                <w:noProof/>
                <w:webHidden/>
              </w:rPr>
              <w:fldChar w:fldCharType="begin"/>
            </w:r>
            <w:r w:rsidR="0008244B">
              <w:rPr>
                <w:noProof/>
                <w:webHidden/>
              </w:rPr>
              <w:instrText xml:space="preserve"> PAGEREF _Toc172898079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75548F8E" w14:textId="5A5C29F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0" w:history="1">
            <w:r w:rsidR="0008244B" w:rsidRPr="006F1974">
              <w:rPr>
                <w:rStyle w:val="Hyperlink"/>
                <w:noProof/>
              </w:rPr>
              <w:t>B.1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Schema(s)</w:t>
            </w:r>
            <w:r w:rsidR="0008244B">
              <w:rPr>
                <w:noProof/>
                <w:webHidden/>
              </w:rPr>
              <w:tab/>
            </w:r>
            <w:r w:rsidR="0008244B">
              <w:rPr>
                <w:noProof/>
                <w:webHidden/>
              </w:rPr>
              <w:fldChar w:fldCharType="begin"/>
            </w:r>
            <w:r w:rsidR="0008244B">
              <w:rPr>
                <w:noProof/>
                <w:webHidden/>
              </w:rPr>
              <w:instrText xml:space="preserve"> PAGEREF _Toc172898080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481432D8" w14:textId="2F68623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1" w:history="1">
            <w:r w:rsidR="0008244B" w:rsidRPr="006F1974">
              <w:rPr>
                <w:rStyle w:val="Hyperlink"/>
                <w:noProof/>
              </w:rPr>
              <w:t>B.2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Complex</w:t>
            </w:r>
            <w:r w:rsidR="0008244B" w:rsidRPr="006F1974">
              <w:rPr>
                <w:rStyle w:val="Hyperlink"/>
                <w:noProof/>
                <w:spacing w:val="-8"/>
              </w:rPr>
              <w:t xml:space="preserve"> </w:t>
            </w:r>
            <w:r w:rsidR="0008244B" w:rsidRPr="006F1974">
              <w:rPr>
                <w:rStyle w:val="Hyperlink"/>
                <w:noProof/>
                <w:spacing w:val="-3"/>
              </w:rPr>
              <w:t>Type(s)</w:t>
            </w:r>
            <w:r w:rsidR="0008244B">
              <w:rPr>
                <w:noProof/>
                <w:webHidden/>
              </w:rPr>
              <w:tab/>
            </w:r>
            <w:r w:rsidR="0008244B">
              <w:rPr>
                <w:noProof/>
                <w:webHidden/>
              </w:rPr>
              <w:fldChar w:fldCharType="begin"/>
            </w:r>
            <w:r w:rsidR="0008244B">
              <w:rPr>
                <w:noProof/>
                <w:webHidden/>
              </w:rPr>
              <w:instrText xml:space="preserve"> PAGEREF _Toc172898081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49EF76D6" w14:textId="650AE96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2" w:history="1">
            <w:r w:rsidR="0008244B" w:rsidRPr="006F1974">
              <w:rPr>
                <w:rStyle w:val="Hyperlink"/>
                <w:noProof/>
              </w:rPr>
              <w:t>B.3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Simple Type(s</w:t>
            </w:r>
            <w:r w:rsidR="0008244B" w:rsidRPr="006F1974">
              <w:rPr>
                <w:rStyle w:val="Hyperlink"/>
                <w:noProof/>
                <w:spacing w:val="-3"/>
              </w:rPr>
              <w:t>)</w:t>
            </w:r>
            <w:r w:rsidR="0008244B">
              <w:rPr>
                <w:noProof/>
                <w:webHidden/>
              </w:rPr>
              <w:tab/>
            </w:r>
            <w:r w:rsidR="0008244B">
              <w:rPr>
                <w:noProof/>
                <w:webHidden/>
              </w:rPr>
              <w:fldChar w:fldCharType="begin"/>
            </w:r>
            <w:r w:rsidR="0008244B">
              <w:rPr>
                <w:noProof/>
                <w:webHidden/>
              </w:rPr>
              <w:instrText xml:space="preserve"> PAGEREF _Toc172898082 \h </w:instrText>
            </w:r>
            <w:r w:rsidR="0008244B">
              <w:rPr>
                <w:noProof/>
                <w:webHidden/>
              </w:rPr>
            </w:r>
            <w:r w:rsidR="0008244B">
              <w:rPr>
                <w:noProof/>
                <w:webHidden/>
              </w:rPr>
              <w:fldChar w:fldCharType="separate"/>
            </w:r>
            <w:r w:rsidR="0008244B">
              <w:rPr>
                <w:noProof/>
                <w:webHidden/>
              </w:rPr>
              <w:t>50</w:t>
            </w:r>
            <w:r w:rsidR="0008244B">
              <w:rPr>
                <w:noProof/>
                <w:webHidden/>
              </w:rPr>
              <w:fldChar w:fldCharType="end"/>
            </w:r>
          </w:hyperlink>
        </w:p>
        <w:p w14:paraId="02AEDEF1" w14:textId="1F5FF107"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83" w:history="1">
            <w:r w:rsidR="0008244B" w:rsidRPr="006F1974">
              <w:rPr>
                <w:rStyle w:val="Hyperlink"/>
                <w:noProof/>
                <w14:scene3d>
                  <w14:camera w14:prst="orthographicFront"/>
                  <w14:lightRig w14:rig="threePt" w14:dir="t">
                    <w14:rot w14:lat="0" w14:lon="0" w14:rev="0"/>
                  </w14:lightRig>
                </w14:scene3d>
              </w:rPr>
              <w:t>Annex C.</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Feature Catalogue</w:t>
            </w:r>
            <w:r w:rsidR="0008244B">
              <w:rPr>
                <w:noProof/>
                <w:webHidden/>
              </w:rPr>
              <w:tab/>
            </w:r>
            <w:r w:rsidR="0008244B">
              <w:rPr>
                <w:noProof/>
                <w:webHidden/>
              </w:rPr>
              <w:fldChar w:fldCharType="begin"/>
            </w:r>
            <w:r w:rsidR="0008244B">
              <w:rPr>
                <w:noProof/>
                <w:webHidden/>
              </w:rPr>
              <w:instrText xml:space="preserve"> PAGEREF _Toc172898083 \h </w:instrText>
            </w:r>
            <w:r w:rsidR="0008244B">
              <w:rPr>
                <w:noProof/>
                <w:webHidden/>
              </w:rPr>
            </w:r>
            <w:r w:rsidR="0008244B">
              <w:rPr>
                <w:noProof/>
                <w:webHidden/>
              </w:rPr>
              <w:fldChar w:fldCharType="separate"/>
            </w:r>
            <w:r w:rsidR="0008244B">
              <w:rPr>
                <w:noProof/>
                <w:webHidden/>
              </w:rPr>
              <w:t>51</w:t>
            </w:r>
            <w:r w:rsidR="0008244B">
              <w:rPr>
                <w:noProof/>
                <w:webHidden/>
              </w:rPr>
              <w:fldChar w:fldCharType="end"/>
            </w:r>
          </w:hyperlink>
        </w:p>
        <w:p w14:paraId="09AB65F2" w14:textId="23A9EB7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4" w:history="1">
            <w:r w:rsidR="0008244B" w:rsidRPr="006F1974">
              <w:rPr>
                <w:rStyle w:val="Hyperlink"/>
                <w:noProof/>
              </w:rPr>
              <w:t>C.1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Catalogue header information</w:t>
            </w:r>
            <w:r w:rsidR="0008244B">
              <w:rPr>
                <w:noProof/>
                <w:webHidden/>
              </w:rPr>
              <w:tab/>
            </w:r>
            <w:r w:rsidR="0008244B">
              <w:rPr>
                <w:noProof/>
                <w:webHidden/>
              </w:rPr>
              <w:fldChar w:fldCharType="begin"/>
            </w:r>
            <w:r w:rsidR="0008244B">
              <w:rPr>
                <w:noProof/>
                <w:webHidden/>
              </w:rPr>
              <w:instrText xml:space="preserve"> PAGEREF _Toc172898084 \h </w:instrText>
            </w:r>
            <w:r w:rsidR="0008244B">
              <w:rPr>
                <w:noProof/>
                <w:webHidden/>
              </w:rPr>
            </w:r>
            <w:r w:rsidR="0008244B">
              <w:rPr>
                <w:noProof/>
                <w:webHidden/>
              </w:rPr>
              <w:fldChar w:fldCharType="separate"/>
            </w:r>
            <w:r w:rsidR="0008244B">
              <w:rPr>
                <w:noProof/>
                <w:webHidden/>
              </w:rPr>
              <w:t>51</w:t>
            </w:r>
            <w:r w:rsidR="0008244B">
              <w:rPr>
                <w:noProof/>
                <w:webHidden/>
              </w:rPr>
              <w:fldChar w:fldCharType="end"/>
            </w:r>
          </w:hyperlink>
        </w:p>
        <w:p w14:paraId="0F72B6B5" w14:textId="48D87C7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5" w:history="1">
            <w:r w:rsidR="0008244B" w:rsidRPr="006F1974">
              <w:rPr>
                <w:rStyle w:val="Hyperlink"/>
                <w:noProof/>
              </w:rPr>
              <w:t>C.2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Definition Sources</w:t>
            </w:r>
            <w:r w:rsidR="0008244B">
              <w:rPr>
                <w:noProof/>
                <w:webHidden/>
              </w:rPr>
              <w:tab/>
            </w:r>
            <w:r w:rsidR="0008244B">
              <w:rPr>
                <w:noProof/>
                <w:webHidden/>
              </w:rPr>
              <w:fldChar w:fldCharType="begin"/>
            </w:r>
            <w:r w:rsidR="0008244B">
              <w:rPr>
                <w:noProof/>
                <w:webHidden/>
              </w:rPr>
              <w:instrText xml:space="preserve"> PAGEREF _Toc172898085 \h </w:instrText>
            </w:r>
            <w:r w:rsidR="0008244B">
              <w:rPr>
                <w:noProof/>
                <w:webHidden/>
              </w:rPr>
            </w:r>
            <w:r w:rsidR="0008244B">
              <w:rPr>
                <w:noProof/>
                <w:webHidden/>
              </w:rPr>
              <w:fldChar w:fldCharType="separate"/>
            </w:r>
            <w:r w:rsidR="0008244B">
              <w:rPr>
                <w:noProof/>
                <w:webHidden/>
              </w:rPr>
              <w:t>52</w:t>
            </w:r>
            <w:r w:rsidR="0008244B">
              <w:rPr>
                <w:noProof/>
                <w:webHidden/>
              </w:rPr>
              <w:fldChar w:fldCharType="end"/>
            </w:r>
          </w:hyperlink>
        </w:p>
        <w:p w14:paraId="3ED7F44B" w14:textId="7796B22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6" w:history="1">
            <w:r w:rsidR="0008244B" w:rsidRPr="006F1974">
              <w:rPr>
                <w:rStyle w:val="Hyperlink"/>
                <w:noProof/>
              </w:rPr>
              <w:t>C.3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Simple Attributes</w:t>
            </w:r>
            <w:r w:rsidR="0008244B">
              <w:rPr>
                <w:noProof/>
                <w:webHidden/>
              </w:rPr>
              <w:tab/>
            </w:r>
            <w:r w:rsidR="0008244B">
              <w:rPr>
                <w:noProof/>
                <w:webHidden/>
              </w:rPr>
              <w:fldChar w:fldCharType="begin"/>
            </w:r>
            <w:r w:rsidR="0008244B">
              <w:rPr>
                <w:noProof/>
                <w:webHidden/>
              </w:rPr>
              <w:instrText xml:space="preserve"> PAGEREF _Toc172898086 \h </w:instrText>
            </w:r>
            <w:r w:rsidR="0008244B">
              <w:rPr>
                <w:noProof/>
                <w:webHidden/>
              </w:rPr>
            </w:r>
            <w:r w:rsidR="0008244B">
              <w:rPr>
                <w:noProof/>
                <w:webHidden/>
              </w:rPr>
              <w:fldChar w:fldCharType="separate"/>
            </w:r>
            <w:r w:rsidR="0008244B">
              <w:rPr>
                <w:noProof/>
                <w:webHidden/>
              </w:rPr>
              <w:t>53</w:t>
            </w:r>
            <w:r w:rsidR="0008244B">
              <w:rPr>
                <w:noProof/>
                <w:webHidden/>
              </w:rPr>
              <w:fldChar w:fldCharType="end"/>
            </w:r>
          </w:hyperlink>
        </w:p>
        <w:p w14:paraId="7DC3B4D3" w14:textId="0164220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7" w:history="1">
            <w:r w:rsidR="0008244B" w:rsidRPr="006F1974">
              <w:rPr>
                <w:rStyle w:val="Hyperlink"/>
                <w:noProof/>
              </w:rPr>
              <w:t>C.4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Enumerations</w:t>
            </w:r>
            <w:r w:rsidR="0008244B">
              <w:rPr>
                <w:noProof/>
                <w:webHidden/>
              </w:rPr>
              <w:tab/>
            </w:r>
            <w:r w:rsidR="0008244B">
              <w:rPr>
                <w:noProof/>
                <w:webHidden/>
              </w:rPr>
              <w:fldChar w:fldCharType="begin"/>
            </w:r>
            <w:r w:rsidR="0008244B">
              <w:rPr>
                <w:noProof/>
                <w:webHidden/>
              </w:rPr>
              <w:instrText xml:space="preserve"> PAGEREF _Toc172898087 \h </w:instrText>
            </w:r>
            <w:r w:rsidR="0008244B">
              <w:rPr>
                <w:noProof/>
                <w:webHidden/>
              </w:rPr>
            </w:r>
            <w:r w:rsidR="0008244B">
              <w:rPr>
                <w:noProof/>
                <w:webHidden/>
              </w:rPr>
              <w:fldChar w:fldCharType="separate"/>
            </w:r>
            <w:r w:rsidR="0008244B">
              <w:rPr>
                <w:noProof/>
                <w:webHidden/>
              </w:rPr>
              <w:t>58</w:t>
            </w:r>
            <w:r w:rsidR="0008244B">
              <w:rPr>
                <w:noProof/>
                <w:webHidden/>
              </w:rPr>
              <w:fldChar w:fldCharType="end"/>
            </w:r>
          </w:hyperlink>
        </w:p>
        <w:p w14:paraId="57FD076D" w14:textId="312FF69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8" w:history="1">
            <w:r w:rsidR="0008244B" w:rsidRPr="006F1974">
              <w:rPr>
                <w:rStyle w:val="Hyperlink"/>
                <w:noProof/>
              </w:rPr>
              <w:t>C.5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Complex Attributes</w:t>
            </w:r>
            <w:r w:rsidR="0008244B">
              <w:rPr>
                <w:noProof/>
                <w:webHidden/>
              </w:rPr>
              <w:tab/>
            </w:r>
            <w:r w:rsidR="0008244B">
              <w:rPr>
                <w:noProof/>
                <w:webHidden/>
              </w:rPr>
              <w:fldChar w:fldCharType="begin"/>
            </w:r>
            <w:r w:rsidR="0008244B">
              <w:rPr>
                <w:noProof/>
                <w:webHidden/>
              </w:rPr>
              <w:instrText xml:space="preserve"> PAGEREF _Toc172898088 \h </w:instrText>
            </w:r>
            <w:r w:rsidR="0008244B">
              <w:rPr>
                <w:noProof/>
                <w:webHidden/>
              </w:rPr>
            </w:r>
            <w:r w:rsidR="0008244B">
              <w:rPr>
                <w:noProof/>
                <w:webHidden/>
              </w:rPr>
              <w:fldChar w:fldCharType="separate"/>
            </w:r>
            <w:r w:rsidR="0008244B">
              <w:rPr>
                <w:noProof/>
                <w:webHidden/>
              </w:rPr>
              <w:t>60</w:t>
            </w:r>
            <w:r w:rsidR="0008244B">
              <w:rPr>
                <w:noProof/>
                <w:webHidden/>
              </w:rPr>
              <w:fldChar w:fldCharType="end"/>
            </w:r>
          </w:hyperlink>
        </w:p>
        <w:p w14:paraId="2112B558" w14:textId="2C139A9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9" w:history="1">
            <w:r w:rsidR="0008244B" w:rsidRPr="006F1974">
              <w:rPr>
                <w:rStyle w:val="Hyperlink"/>
                <w:noProof/>
              </w:rPr>
              <w:t>C.6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Roles</w:t>
            </w:r>
            <w:r w:rsidR="0008244B">
              <w:rPr>
                <w:noProof/>
                <w:webHidden/>
              </w:rPr>
              <w:tab/>
            </w:r>
            <w:r w:rsidR="0008244B">
              <w:rPr>
                <w:noProof/>
                <w:webHidden/>
              </w:rPr>
              <w:fldChar w:fldCharType="begin"/>
            </w:r>
            <w:r w:rsidR="0008244B">
              <w:rPr>
                <w:noProof/>
                <w:webHidden/>
              </w:rPr>
              <w:instrText xml:space="preserve"> PAGEREF _Toc172898089 \h </w:instrText>
            </w:r>
            <w:r w:rsidR="0008244B">
              <w:rPr>
                <w:noProof/>
                <w:webHidden/>
              </w:rPr>
            </w:r>
            <w:r w:rsidR="0008244B">
              <w:rPr>
                <w:noProof/>
                <w:webHidden/>
              </w:rPr>
              <w:fldChar w:fldCharType="separate"/>
            </w:r>
            <w:r w:rsidR="0008244B">
              <w:rPr>
                <w:noProof/>
                <w:webHidden/>
              </w:rPr>
              <w:t>61</w:t>
            </w:r>
            <w:r w:rsidR="0008244B">
              <w:rPr>
                <w:noProof/>
                <w:webHidden/>
              </w:rPr>
              <w:fldChar w:fldCharType="end"/>
            </w:r>
          </w:hyperlink>
        </w:p>
        <w:p w14:paraId="65C3B527" w14:textId="0837E78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0" w:history="1">
            <w:r w:rsidR="0008244B" w:rsidRPr="006F1974">
              <w:rPr>
                <w:rStyle w:val="Hyperlink"/>
                <w:noProof/>
              </w:rPr>
              <w:t>C.7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Types</w:t>
            </w:r>
            <w:r w:rsidR="0008244B">
              <w:rPr>
                <w:noProof/>
                <w:webHidden/>
              </w:rPr>
              <w:tab/>
            </w:r>
            <w:r w:rsidR="0008244B">
              <w:rPr>
                <w:noProof/>
                <w:webHidden/>
              </w:rPr>
              <w:fldChar w:fldCharType="begin"/>
            </w:r>
            <w:r w:rsidR="0008244B">
              <w:rPr>
                <w:noProof/>
                <w:webHidden/>
              </w:rPr>
              <w:instrText xml:space="preserve"> PAGEREF _Toc172898090 \h </w:instrText>
            </w:r>
            <w:r w:rsidR="0008244B">
              <w:rPr>
                <w:noProof/>
                <w:webHidden/>
              </w:rPr>
            </w:r>
            <w:r w:rsidR="0008244B">
              <w:rPr>
                <w:noProof/>
                <w:webHidden/>
              </w:rPr>
              <w:fldChar w:fldCharType="separate"/>
            </w:r>
            <w:r w:rsidR="0008244B">
              <w:rPr>
                <w:noProof/>
                <w:webHidden/>
              </w:rPr>
              <w:t>63</w:t>
            </w:r>
            <w:r w:rsidR="0008244B">
              <w:rPr>
                <w:noProof/>
                <w:webHidden/>
              </w:rPr>
              <w:fldChar w:fldCharType="end"/>
            </w:r>
          </w:hyperlink>
        </w:p>
        <w:p w14:paraId="20097E40" w14:textId="08E746DC"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91" w:history="1">
            <w:r w:rsidR="0008244B" w:rsidRPr="006F1974">
              <w:rPr>
                <w:rStyle w:val="Hyperlink"/>
                <w:noProof/>
                <w14:scene3d>
                  <w14:camera w14:prst="orthographicFront"/>
                  <w14:lightRig w14:rig="threePt" w14:dir="t">
                    <w14:rot w14:lat="0" w14:lon="0" w14:rev="0"/>
                  </w14:lightRig>
                </w14:scene3d>
              </w:rPr>
              <w:t>Annex D.</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Portrayal Catalogue</w:t>
            </w:r>
            <w:r w:rsidR="0008244B">
              <w:rPr>
                <w:noProof/>
                <w:webHidden/>
              </w:rPr>
              <w:tab/>
            </w:r>
            <w:r w:rsidR="0008244B">
              <w:rPr>
                <w:noProof/>
                <w:webHidden/>
              </w:rPr>
              <w:fldChar w:fldCharType="begin"/>
            </w:r>
            <w:r w:rsidR="0008244B">
              <w:rPr>
                <w:noProof/>
                <w:webHidden/>
              </w:rPr>
              <w:instrText xml:space="preserve"> PAGEREF _Toc172898091 \h </w:instrText>
            </w:r>
            <w:r w:rsidR="0008244B">
              <w:rPr>
                <w:noProof/>
                <w:webHidden/>
              </w:rPr>
            </w:r>
            <w:r w:rsidR="0008244B">
              <w:rPr>
                <w:noProof/>
                <w:webHidden/>
              </w:rPr>
              <w:fldChar w:fldCharType="separate"/>
            </w:r>
            <w:r w:rsidR="0008244B">
              <w:rPr>
                <w:noProof/>
                <w:webHidden/>
              </w:rPr>
              <w:t>68</w:t>
            </w:r>
            <w:r w:rsidR="0008244B">
              <w:rPr>
                <w:noProof/>
                <w:webHidden/>
              </w:rPr>
              <w:fldChar w:fldCharType="end"/>
            </w:r>
          </w:hyperlink>
        </w:p>
        <w:p w14:paraId="273D1200" w14:textId="39AD97F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2" w:history="1">
            <w:r w:rsidR="0008244B" w:rsidRPr="006F1974">
              <w:rPr>
                <w:rStyle w:val="Hyperlink"/>
                <w:noProof/>
              </w:rPr>
              <w:t>D.1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Catalogue header information</w:t>
            </w:r>
            <w:r w:rsidR="0008244B">
              <w:rPr>
                <w:noProof/>
                <w:webHidden/>
              </w:rPr>
              <w:tab/>
            </w:r>
            <w:r w:rsidR="0008244B">
              <w:rPr>
                <w:noProof/>
                <w:webHidden/>
              </w:rPr>
              <w:fldChar w:fldCharType="begin"/>
            </w:r>
            <w:r w:rsidR="0008244B">
              <w:rPr>
                <w:noProof/>
                <w:webHidden/>
              </w:rPr>
              <w:instrText xml:space="preserve"> PAGEREF _Toc172898092 \h </w:instrText>
            </w:r>
            <w:r w:rsidR="0008244B">
              <w:rPr>
                <w:noProof/>
                <w:webHidden/>
              </w:rPr>
            </w:r>
            <w:r w:rsidR="0008244B">
              <w:rPr>
                <w:noProof/>
                <w:webHidden/>
              </w:rPr>
              <w:fldChar w:fldCharType="separate"/>
            </w:r>
            <w:r w:rsidR="0008244B">
              <w:rPr>
                <w:noProof/>
                <w:webHidden/>
              </w:rPr>
              <w:t>68</w:t>
            </w:r>
            <w:r w:rsidR="0008244B">
              <w:rPr>
                <w:noProof/>
                <w:webHidden/>
              </w:rPr>
              <w:fldChar w:fldCharType="end"/>
            </w:r>
          </w:hyperlink>
        </w:p>
        <w:p w14:paraId="6CE85F0B" w14:textId="5F5A8C6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3" w:history="1">
            <w:r w:rsidR="0008244B" w:rsidRPr="006F1974">
              <w:rPr>
                <w:rStyle w:val="Hyperlink"/>
                <w:noProof/>
              </w:rPr>
              <w:t>D.2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Definition Sources</w:t>
            </w:r>
            <w:r w:rsidR="0008244B">
              <w:rPr>
                <w:noProof/>
                <w:webHidden/>
              </w:rPr>
              <w:tab/>
            </w:r>
            <w:r w:rsidR="0008244B">
              <w:rPr>
                <w:noProof/>
                <w:webHidden/>
              </w:rPr>
              <w:fldChar w:fldCharType="begin"/>
            </w:r>
            <w:r w:rsidR="0008244B">
              <w:rPr>
                <w:noProof/>
                <w:webHidden/>
              </w:rPr>
              <w:instrText xml:space="preserve"> PAGEREF _Toc172898093 \h </w:instrText>
            </w:r>
            <w:r w:rsidR="0008244B">
              <w:rPr>
                <w:noProof/>
                <w:webHidden/>
              </w:rPr>
            </w:r>
            <w:r w:rsidR="0008244B">
              <w:rPr>
                <w:noProof/>
                <w:webHidden/>
              </w:rPr>
              <w:fldChar w:fldCharType="separate"/>
            </w:r>
            <w:r w:rsidR="0008244B">
              <w:rPr>
                <w:noProof/>
                <w:webHidden/>
              </w:rPr>
              <w:t>69</w:t>
            </w:r>
            <w:r w:rsidR="0008244B">
              <w:rPr>
                <w:noProof/>
                <w:webHidden/>
              </w:rPr>
              <w:fldChar w:fldCharType="end"/>
            </w:r>
          </w:hyperlink>
        </w:p>
        <w:p w14:paraId="2993090E" w14:textId="0EB7F9D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4" w:history="1">
            <w:r w:rsidR="0008244B" w:rsidRPr="006F1974">
              <w:rPr>
                <w:rStyle w:val="Hyperlink"/>
                <w:noProof/>
              </w:rPr>
              <w:t>D.3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Color Profiles</w:t>
            </w:r>
            <w:r w:rsidR="0008244B">
              <w:rPr>
                <w:noProof/>
                <w:webHidden/>
              </w:rPr>
              <w:tab/>
            </w:r>
            <w:r w:rsidR="0008244B">
              <w:rPr>
                <w:noProof/>
                <w:webHidden/>
              </w:rPr>
              <w:fldChar w:fldCharType="begin"/>
            </w:r>
            <w:r w:rsidR="0008244B">
              <w:rPr>
                <w:noProof/>
                <w:webHidden/>
              </w:rPr>
              <w:instrText xml:space="preserve"> PAGEREF _Toc172898094 \h </w:instrText>
            </w:r>
            <w:r w:rsidR="0008244B">
              <w:rPr>
                <w:noProof/>
                <w:webHidden/>
              </w:rPr>
            </w:r>
            <w:r w:rsidR="0008244B">
              <w:rPr>
                <w:noProof/>
                <w:webHidden/>
              </w:rPr>
              <w:fldChar w:fldCharType="separate"/>
            </w:r>
            <w:r w:rsidR="0008244B">
              <w:rPr>
                <w:noProof/>
                <w:webHidden/>
              </w:rPr>
              <w:t>70</w:t>
            </w:r>
            <w:r w:rsidR="0008244B">
              <w:rPr>
                <w:noProof/>
                <w:webHidden/>
              </w:rPr>
              <w:fldChar w:fldCharType="end"/>
            </w:r>
          </w:hyperlink>
        </w:p>
        <w:p w14:paraId="08CF32D5" w14:textId="2804FF7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5" w:history="1">
            <w:r w:rsidR="0008244B" w:rsidRPr="006F1974">
              <w:rPr>
                <w:rStyle w:val="Hyperlink"/>
                <w:noProof/>
              </w:rPr>
              <w:t>D.4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Symbols</w:t>
            </w:r>
            <w:r w:rsidR="0008244B">
              <w:rPr>
                <w:noProof/>
                <w:webHidden/>
              </w:rPr>
              <w:tab/>
            </w:r>
            <w:r w:rsidR="0008244B">
              <w:rPr>
                <w:noProof/>
                <w:webHidden/>
              </w:rPr>
              <w:fldChar w:fldCharType="begin"/>
            </w:r>
            <w:r w:rsidR="0008244B">
              <w:rPr>
                <w:noProof/>
                <w:webHidden/>
              </w:rPr>
              <w:instrText xml:space="preserve"> PAGEREF _Toc172898095 \h </w:instrText>
            </w:r>
            <w:r w:rsidR="0008244B">
              <w:rPr>
                <w:noProof/>
                <w:webHidden/>
              </w:rPr>
            </w:r>
            <w:r w:rsidR="0008244B">
              <w:rPr>
                <w:noProof/>
                <w:webHidden/>
              </w:rPr>
              <w:fldChar w:fldCharType="separate"/>
            </w:r>
            <w:r w:rsidR="0008244B">
              <w:rPr>
                <w:noProof/>
                <w:webHidden/>
              </w:rPr>
              <w:t>71</w:t>
            </w:r>
            <w:r w:rsidR="0008244B">
              <w:rPr>
                <w:noProof/>
                <w:webHidden/>
              </w:rPr>
              <w:fldChar w:fldCharType="end"/>
            </w:r>
          </w:hyperlink>
        </w:p>
        <w:p w14:paraId="0FDDD991" w14:textId="559CA99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6" w:history="1">
            <w:r w:rsidR="0008244B" w:rsidRPr="006F1974">
              <w:rPr>
                <w:rStyle w:val="Hyperlink"/>
                <w:noProof/>
              </w:rPr>
              <w:t>D.5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Line styles</w:t>
            </w:r>
            <w:r w:rsidR="0008244B">
              <w:rPr>
                <w:noProof/>
                <w:webHidden/>
              </w:rPr>
              <w:tab/>
            </w:r>
            <w:r w:rsidR="0008244B">
              <w:rPr>
                <w:noProof/>
                <w:webHidden/>
              </w:rPr>
              <w:fldChar w:fldCharType="begin"/>
            </w:r>
            <w:r w:rsidR="0008244B">
              <w:rPr>
                <w:noProof/>
                <w:webHidden/>
              </w:rPr>
              <w:instrText xml:space="preserve"> PAGEREF _Toc172898096 \h </w:instrText>
            </w:r>
            <w:r w:rsidR="0008244B">
              <w:rPr>
                <w:noProof/>
                <w:webHidden/>
              </w:rPr>
            </w:r>
            <w:r w:rsidR="0008244B">
              <w:rPr>
                <w:noProof/>
                <w:webHidden/>
              </w:rPr>
              <w:fldChar w:fldCharType="separate"/>
            </w:r>
            <w:r w:rsidR="0008244B">
              <w:rPr>
                <w:noProof/>
                <w:webHidden/>
              </w:rPr>
              <w:t>72</w:t>
            </w:r>
            <w:r w:rsidR="0008244B">
              <w:rPr>
                <w:noProof/>
                <w:webHidden/>
              </w:rPr>
              <w:fldChar w:fldCharType="end"/>
            </w:r>
          </w:hyperlink>
        </w:p>
        <w:p w14:paraId="4CF04E64" w14:textId="198D618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7" w:history="1">
            <w:r w:rsidR="0008244B" w:rsidRPr="006F1974">
              <w:rPr>
                <w:rStyle w:val="Hyperlink"/>
                <w:noProof/>
              </w:rPr>
              <w:t>D.6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Area Fills</w:t>
            </w:r>
            <w:r w:rsidR="0008244B">
              <w:rPr>
                <w:noProof/>
                <w:webHidden/>
              </w:rPr>
              <w:tab/>
            </w:r>
            <w:r w:rsidR="0008244B">
              <w:rPr>
                <w:noProof/>
                <w:webHidden/>
              </w:rPr>
              <w:fldChar w:fldCharType="begin"/>
            </w:r>
            <w:r w:rsidR="0008244B">
              <w:rPr>
                <w:noProof/>
                <w:webHidden/>
              </w:rPr>
              <w:instrText xml:space="preserve"> PAGEREF _Toc172898097 \h </w:instrText>
            </w:r>
            <w:r w:rsidR="0008244B">
              <w:rPr>
                <w:noProof/>
                <w:webHidden/>
              </w:rPr>
            </w:r>
            <w:r w:rsidR="0008244B">
              <w:rPr>
                <w:noProof/>
                <w:webHidden/>
              </w:rPr>
              <w:fldChar w:fldCharType="separate"/>
            </w:r>
            <w:r w:rsidR="0008244B">
              <w:rPr>
                <w:noProof/>
                <w:webHidden/>
              </w:rPr>
              <w:t>73</w:t>
            </w:r>
            <w:r w:rsidR="0008244B">
              <w:rPr>
                <w:noProof/>
                <w:webHidden/>
              </w:rPr>
              <w:fldChar w:fldCharType="end"/>
            </w:r>
          </w:hyperlink>
        </w:p>
        <w:p w14:paraId="39FC2D71" w14:textId="7F6DB2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8" w:history="1">
            <w:r w:rsidR="0008244B" w:rsidRPr="006F1974">
              <w:rPr>
                <w:rStyle w:val="Hyperlink"/>
                <w:noProof/>
              </w:rPr>
              <w:t>D.7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Fonts</w:t>
            </w:r>
            <w:r w:rsidR="0008244B">
              <w:rPr>
                <w:noProof/>
                <w:webHidden/>
              </w:rPr>
              <w:tab/>
            </w:r>
            <w:r w:rsidR="0008244B">
              <w:rPr>
                <w:noProof/>
                <w:webHidden/>
              </w:rPr>
              <w:fldChar w:fldCharType="begin"/>
            </w:r>
            <w:r w:rsidR="0008244B">
              <w:rPr>
                <w:noProof/>
                <w:webHidden/>
              </w:rPr>
              <w:instrText xml:space="preserve"> PAGEREF _Toc172898098 \h </w:instrText>
            </w:r>
            <w:r w:rsidR="0008244B">
              <w:rPr>
                <w:noProof/>
                <w:webHidden/>
              </w:rPr>
            </w:r>
            <w:r w:rsidR="0008244B">
              <w:rPr>
                <w:noProof/>
                <w:webHidden/>
              </w:rPr>
              <w:fldChar w:fldCharType="separate"/>
            </w:r>
            <w:r w:rsidR="0008244B">
              <w:rPr>
                <w:noProof/>
                <w:webHidden/>
              </w:rPr>
              <w:t>74</w:t>
            </w:r>
            <w:r w:rsidR="0008244B">
              <w:rPr>
                <w:noProof/>
                <w:webHidden/>
              </w:rPr>
              <w:fldChar w:fldCharType="end"/>
            </w:r>
          </w:hyperlink>
        </w:p>
        <w:p w14:paraId="1A681D19" w14:textId="58BD05A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9" w:history="1">
            <w:r w:rsidR="0008244B" w:rsidRPr="006F1974">
              <w:rPr>
                <w:rStyle w:val="Hyperlink"/>
                <w:noProof/>
              </w:rPr>
              <w:t>D.8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Viewing Group</w:t>
            </w:r>
            <w:r w:rsidR="0008244B">
              <w:rPr>
                <w:noProof/>
                <w:webHidden/>
              </w:rPr>
              <w:tab/>
            </w:r>
            <w:r w:rsidR="0008244B">
              <w:rPr>
                <w:noProof/>
                <w:webHidden/>
              </w:rPr>
              <w:fldChar w:fldCharType="begin"/>
            </w:r>
            <w:r w:rsidR="0008244B">
              <w:rPr>
                <w:noProof/>
                <w:webHidden/>
              </w:rPr>
              <w:instrText xml:space="preserve"> PAGEREF _Toc172898099 \h </w:instrText>
            </w:r>
            <w:r w:rsidR="0008244B">
              <w:rPr>
                <w:noProof/>
                <w:webHidden/>
              </w:rPr>
            </w:r>
            <w:r w:rsidR="0008244B">
              <w:rPr>
                <w:noProof/>
                <w:webHidden/>
              </w:rPr>
              <w:fldChar w:fldCharType="separate"/>
            </w:r>
            <w:r w:rsidR="0008244B">
              <w:rPr>
                <w:noProof/>
                <w:webHidden/>
              </w:rPr>
              <w:t>75</w:t>
            </w:r>
            <w:r w:rsidR="0008244B">
              <w:rPr>
                <w:noProof/>
                <w:webHidden/>
              </w:rPr>
              <w:fldChar w:fldCharType="end"/>
            </w:r>
          </w:hyperlink>
        </w:p>
        <w:p w14:paraId="273101C7" w14:textId="026FB9D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0" w:history="1">
            <w:r w:rsidR="0008244B" w:rsidRPr="006F1974">
              <w:rPr>
                <w:rStyle w:val="Hyperlink"/>
                <w:noProof/>
              </w:rPr>
              <w:t>D.9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Rules</w:t>
            </w:r>
            <w:r w:rsidR="0008244B">
              <w:rPr>
                <w:noProof/>
                <w:webHidden/>
              </w:rPr>
              <w:tab/>
            </w:r>
            <w:r w:rsidR="0008244B">
              <w:rPr>
                <w:noProof/>
                <w:webHidden/>
              </w:rPr>
              <w:fldChar w:fldCharType="begin"/>
            </w:r>
            <w:r w:rsidR="0008244B">
              <w:rPr>
                <w:noProof/>
                <w:webHidden/>
              </w:rPr>
              <w:instrText xml:space="preserve"> PAGEREF _Toc172898100 \h </w:instrText>
            </w:r>
            <w:r w:rsidR="0008244B">
              <w:rPr>
                <w:noProof/>
                <w:webHidden/>
              </w:rPr>
            </w:r>
            <w:r w:rsidR="0008244B">
              <w:rPr>
                <w:noProof/>
                <w:webHidden/>
              </w:rPr>
              <w:fldChar w:fldCharType="separate"/>
            </w:r>
            <w:r w:rsidR="0008244B">
              <w:rPr>
                <w:noProof/>
                <w:webHidden/>
              </w:rPr>
              <w:t>76</w:t>
            </w:r>
            <w:r w:rsidR="0008244B">
              <w:rPr>
                <w:noProof/>
                <w:webHidden/>
              </w:rPr>
              <w:fldChar w:fldCharType="end"/>
            </w:r>
          </w:hyperlink>
        </w:p>
        <w:p w14:paraId="1E1E03E4" w14:textId="0C2E7198"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1" w:history="1">
            <w:r w:rsidR="0008244B" w:rsidRPr="006F1974">
              <w:rPr>
                <w:rStyle w:val="Hyperlink"/>
                <w:noProof/>
                <w14:scene3d>
                  <w14:camera w14:prst="orthographicFront"/>
                  <w14:lightRig w14:rig="threePt" w14:dir="t">
                    <w14:rot w14:lat="0" w14:lon="0" w14:rev="0"/>
                  </w14:lightRig>
                </w14:scene3d>
              </w:rPr>
              <w:t>Annex E.</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Data Validation Checks</w:t>
            </w:r>
            <w:r w:rsidR="0008244B">
              <w:rPr>
                <w:noProof/>
                <w:webHidden/>
              </w:rPr>
              <w:tab/>
            </w:r>
            <w:r w:rsidR="0008244B">
              <w:rPr>
                <w:noProof/>
                <w:webHidden/>
              </w:rPr>
              <w:fldChar w:fldCharType="begin"/>
            </w:r>
            <w:r w:rsidR="0008244B">
              <w:rPr>
                <w:noProof/>
                <w:webHidden/>
              </w:rPr>
              <w:instrText xml:space="preserve"> PAGEREF _Toc172898101 \h </w:instrText>
            </w:r>
            <w:r w:rsidR="0008244B">
              <w:rPr>
                <w:noProof/>
                <w:webHidden/>
              </w:rPr>
            </w:r>
            <w:r w:rsidR="0008244B">
              <w:rPr>
                <w:noProof/>
                <w:webHidden/>
              </w:rPr>
              <w:fldChar w:fldCharType="separate"/>
            </w:r>
            <w:r w:rsidR="0008244B">
              <w:rPr>
                <w:noProof/>
                <w:webHidden/>
              </w:rPr>
              <w:t>78</w:t>
            </w:r>
            <w:r w:rsidR="0008244B">
              <w:rPr>
                <w:noProof/>
                <w:webHidden/>
              </w:rPr>
              <w:fldChar w:fldCharType="end"/>
            </w:r>
          </w:hyperlink>
        </w:p>
        <w:p w14:paraId="0087F815" w14:textId="1C6EEDFE"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2" w:history="1">
            <w:r w:rsidR="0008244B" w:rsidRPr="006F1974">
              <w:rPr>
                <w:rStyle w:val="Hyperlink"/>
                <w:noProof/>
                <w14:scene3d>
                  <w14:camera w14:prst="orthographicFront"/>
                  <w14:lightRig w14:rig="threePt" w14:dir="t">
                    <w14:rot w14:lat="0" w14:lon="0" w14:rev="0"/>
                  </w14:lightRig>
                </w14:scene3d>
              </w:rPr>
              <w:t>Annex F.</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Geometry</w:t>
            </w:r>
            <w:r w:rsidR="0008244B">
              <w:rPr>
                <w:noProof/>
                <w:webHidden/>
              </w:rPr>
              <w:tab/>
            </w:r>
            <w:r w:rsidR="0008244B">
              <w:rPr>
                <w:noProof/>
                <w:webHidden/>
              </w:rPr>
              <w:fldChar w:fldCharType="begin"/>
            </w:r>
            <w:r w:rsidR="0008244B">
              <w:rPr>
                <w:noProof/>
                <w:webHidden/>
              </w:rPr>
              <w:instrText xml:space="preserve"> PAGEREF _Toc172898102 \h </w:instrText>
            </w:r>
            <w:r w:rsidR="0008244B">
              <w:rPr>
                <w:noProof/>
                <w:webHidden/>
              </w:rPr>
            </w:r>
            <w:r w:rsidR="0008244B">
              <w:rPr>
                <w:noProof/>
                <w:webHidden/>
              </w:rPr>
              <w:fldChar w:fldCharType="separate"/>
            </w:r>
            <w:r w:rsidR="0008244B">
              <w:rPr>
                <w:noProof/>
                <w:webHidden/>
              </w:rPr>
              <w:t>80</w:t>
            </w:r>
            <w:r w:rsidR="0008244B">
              <w:rPr>
                <w:noProof/>
                <w:webHidden/>
              </w:rPr>
              <w:fldChar w:fldCharType="end"/>
            </w:r>
          </w:hyperlink>
        </w:p>
        <w:p w14:paraId="7B44DE38" w14:textId="6D5ECF9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3" w:history="1">
            <w:r w:rsidR="0008244B" w:rsidRPr="006F1974">
              <w:rPr>
                <w:rStyle w:val="Hyperlink"/>
                <w:noProof/>
              </w:rPr>
              <w:t>F.1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_Toc172898103 \h </w:instrText>
            </w:r>
            <w:r w:rsidR="0008244B">
              <w:rPr>
                <w:noProof/>
                <w:webHidden/>
              </w:rPr>
            </w:r>
            <w:r w:rsidR="0008244B">
              <w:rPr>
                <w:noProof/>
                <w:webHidden/>
              </w:rPr>
              <w:fldChar w:fldCharType="separate"/>
            </w:r>
            <w:r w:rsidR="0008244B">
              <w:rPr>
                <w:noProof/>
                <w:webHidden/>
              </w:rPr>
              <w:t>80</w:t>
            </w:r>
            <w:r w:rsidR="0008244B">
              <w:rPr>
                <w:noProof/>
                <w:webHidden/>
              </w:rPr>
              <w:fldChar w:fldCharType="end"/>
            </w:r>
          </w:hyperlink>
        </w:p>
        <w:p w14:paraId="1C0E0B13" w14:textId="298A305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4" w:history="1">
            <w:r w:rsidR="0008244B" w:rsidRPr="006F1974">
              <w:rPr>
                <w:rStyle w:val="Hyperlink"/>
                <w:noProof/>
              </w:rPr>
              <w:t>F.2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Geometric Operator Definitions</w:t>
            </w:r>
            <w:r w:rsidR="0008244B">
              <w:rPr>
                <w:noProof/>
                <w:webHidden/>
              </w:rPr>
              <w:tab/>
            </w:r>
            <w:r w:rsidR="0008244B">
              <w:rPr>
                <w:noProof/>
                <w:webHidden/>
              </w:rPr>
              <w:fldChar w:fldCharType="begin"/>
            </w:r>
            <w:r w:rsidR="0008244B">
              <w:rPr>
                <w:noProof/>
                <w:webHidden/>
              </w:rPr>
              <w:instrText xml:space="preserve"> PAGEREF _Toc172898104 \h </w:instrText>
            </w:r>
            <w:r w:rsidR="0008244B">
              <w:rPr>
                <w:noProof/>
                <w:webHidden/>
              </w:rPr>
            </w:r>
            <w:r w:rsidR="0008244B">
              <w:rPr>
                <w:noProof/>
                <w:webHidden/>
              </w:rPr>
              <w:fldChar w:fldCharType="separate"/>
            </w:r>
            <w:r w:rsidR="0008244B">
              <w:rPr>
                <w:noProof/>
                <w:webHidden/>
              </w:rPr>
              <w:t>82</w:t>
            </w:r>
            <w:r w:rsidR="0008244B">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14" w:name="_Toc172897999"/>
      <w:bookmarkStart w:id="15" w:name="_Toc225648272"/>
      <w:bookmarkStart w:id="16" w:name="_Toc225065129"/>
      <w:bookmarkStart w:id="17" w:name="_Toc127463810"/>
      <w:bookmarkStart w:id="18" w:name="_Toc128125436"/>
      <w:bookmarkStart w:id="19" w:name="_Toc141176161"/>
      <w:bookmarkStart w:id="20" w:name="_Toc141176316"/>
      <w:bookmarkStart w:id="21" w:name="_Toc141176947"/>
      <w:r>
        <w:lastRenderedPageBreak/>
        <w:t>Summary of Substantive Changes</w:t>
      </w:r>
      <w:bookmarkEnd w:id="14"/>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8200D9">
          <w:footerReference w:type="even" r:id="rId20"/>
          <w:footerReference w:type="default" r:id="rId21"/>
          <w:headerReference w:type="first" r:id="rId22"/>
          <w:footerReference w:type="first" r:id="rId23"/>
          <w:pgSz w:w="11906" w:h="16838"/>
          <w:pgMar w:top="1440" w:right="1418" w:bottom="1440" w:left="1400" w:header="720" w:footer="720" w:gutter="0"/>
          <w:pgNumType w:start="1"/>
          <w:cols w:space="720"/>
          <w:docGrid w:linePitch="272"/>
        </w:sectPr>
      </w:pPr>
    </w:p>
    <w:p w14:paraId="32AFF677" w14:textId="5B5490D7" w:rsidR="004F0E38" w:rsidRPr="0031303F" w:rsidRDefault="00A0577E" w:rsidP="002721B0">
      <w:pPr>
        <w:pStyle w:val="Heading1"/>
      </w:pPr>
      <w:bookmarkStart w:id="22" w:name="_Toc172898000"/>
      <w:r w:rsidRPr="0031303F">
        <w:lastRenderedPageBreak/>
        <w:t>Overview</w:t>
      </w:r>
      <w:bookmarkEnd w:id="15"/>
      <w:bookmarkEnd w:id="16"/>
      <w:bookmarkEnd w:id="17"/>
      <w:bookmarkEnd w:id="18"/>
      <w:bookmarkEnd w:id="19"/>
      <w:bookmarkEnd w:id="20"/>
      <w:bookmarkEnd w:id="21"/>
      <w:bookmarkEnd w:id="22"/>
    </w:p>
    <w:p w14:paraId="238F0C79" w14:textId="13E5D1F3" w:rsidR="00063DA7" w:rsidRPr="0031303F" w:rsidRDefault="00063DA7" w:rsidP="00B3435A">
      <w:pPr>
        <w:pStyle w:val="Heading2"/>
      </w:pPr>
      <w:bookmarkStart w:id="23" w:name="_Toc127463811"/>
      <w:bookmarkStart w:id="24" w:name="_Toc128125437"/>
      <w:bookmarkStart w:id="25" w:name="_Toc141176162"/>
      <w:bookmarkStart w:id="26" w:name="_Toc141176317"/>
      <w:bookmarkStart w:id="27" w:name="_Toc141176948"/>
      <w:bookmarkStart w:id="28" w:name="_Toc172898001"/>
      <w:r w:rsidRPr="0031303F">
        <w:t>Introduction</w:t>
      </w:r>
      <w:bookmarkEnd w:id="23"/>
      <w:bookmarkEnd w:id="24"/>
      <w:bookmarkEnd w:id="25"/>
      <w:bookmarkEnd w:id="26"/>
      <w:bookmarkEnd w:id="27"/>
      <w:bookmarkEnd w:id="28"/>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9" w:name="_Toc127463812"/>
      <w:bookmarkStart w:id="30" w:name="_Toc128125438"/>
      <w:bookmarkStart w:id="31" w:name="_Toc141176163"/>
      <w:bookmarkStart w:id="32" w:name="_Toc141176318"/>
      <w:bookmarkStart w:id="33" w:name="_Toc141176949"/>
      <w:bookmarkStart w:id="34" w:name="_Toc172898002"/>
      <w:r>
        <w:t>Initial v</w:t>
      </w:r>
      <w:r w:rsidR="00AD71E7" w:rsidRPr="00D129DC">
        <w:t>oyage planning</w:t>
      </w:r>
      <w:r>
        <w:t xml:space="preserve"> to navigate through a </w:t>
      </w:r>
      <w:bookmarkEnd w:id="29"/>
      <w:bookmarkEnd w:id="30"/>
      <w:bookmarkEnd w:id="31"/>
      <w:bookmarkEnd w:id="32"/>
      <w:bookmarkEnd w:id="33"/>
      <w:r w:rsidR="00E855CB">
        <w:t>UKCM Operational Area</w:t>
      </w:r>
      <w:bookmarkEnd w:id="34"/>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35" w:name="_Toc127463813"/>
      <w:bookmarkStart w:id="36" w:name="_Toc128125439"/>
      <w:bookmarkStart w:id="37" w:name="_Toc141176164"/>
      <w:bookmarkStart w:id="38" w:name="_Toc141176319"/>
      <w:bookmarkStart w:id="39" w:name="_Toc141176950"/>
      <w:bookmarkStart w:id="40" w:name="_Toc172898003"/>
      <w:r w:rsidRPr="004112DA">
        <w:t>Refined voyage planning</w:t>
      </w:r>
      <w:r w:rsidR="004F5C1F">
        <w:t xml:space="preserve"> to navigate through a </w:t>
      </w:r>
      <w:bookmarkEnd w:id="35"/>
      <w:bookmarkEnd w:id="36"/>
      <w:bookmarkEnd w:id="37"/>
      <w:bookmarkEnd w:id="38"/>
      <w:bookmarkEnd w:id="39"/>
      <w:r w:rsidR="00E855CB">
        <w:t>UKCM Operational Area</w:t>
      </w:r>
      <w:bookmarkEnd w:id="40"/>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41" w:name="_Toc127463814"/>
      <w:bookmarkStart w:id="42" w:name="_Toc128125440"/>
      <w:bookmarkStart w:id="43" w:name="_Toc141176165"/>
      <w:bookmarkStart w:id="44" w:name="_Toc141176320"/>
      <w:bookmarkStart w:id="45" w:name="_Toc141176951"/>
      <w:bookmarkStart w:id="46" w:name="_Toc172898004"/>
      <w:r w:rsidRPr="00EB5805">
        <w:t>Voyage monitoring</w:t>
      </w:r>
      <w:bookmarkEnd w:id="41"/>
      <w:bookmarkEnd w:id="42"/>
      <w:bookmarkEnd w:id="43"/>
      <w:bookmarkEnd w:id="44"/>
      <w:bookmarkEnd w:id="45"/>
      <w:bookmarkEnd w:id="46"/>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7" w:name="_Toc127463815"/>
      <w:bookmarkStart w:id="48" w:name="_Toc128125441"/>
      <w:bookmarkStart w:id="49" w:name="_Toc141176166"/>
      <w:bookmarkStart w:id="50" w:name="_Toc141176321"/>
      <w:bookmarkStart w:id="51" w:name="_Toc141176952"/>
      <w:bookmarkStart w:id="52" w:name="_Toc172898005"/>
      <w:r w:rsidRPr="0031303F">
        <w:lastRenderedPageBreak/>
        <w:t>References</w:t>
      </w:r>
      <w:bookmarkEnd w:id="47"/>
      <w:bookmarkEnd w:id="48"/>
      <w:bookmarkEnd w:id="49"/>
      <w:bookmarkEnd w:id="50"/>
      <w:bookmarkEnd w:id="51"/>
      <w:bookmarkEnd w:id="52"/>
    </w:p>
    <w:p w14:paraId="5C72B1EC" w14:textId="156ED1E3" w:rsidR="00542BB7" w:rsidRDefault="00542BB7" w:rsidP="00B3435A">
      <w:pPr>
        <w:pStyle w:val="Heading2"/>
      </w:pPr>
      <w:bookmarkStart w:id="53" w:name="_Toc127463816"/>
      <w:bookmarkStart w:id="54" w:name="_Toc128125442"/>
      <w:bookmarkStart w:id="55" w:name="_Toc141176167"/>
      <w:bookmarkStart w:id="56" w:name="_Toc141176322"/>
      <w:bookmarkStart w:id="57" w:name="_Toc141176953"/>
      <w:bookmarkStart w:id="58" w:name="_Toc172898006"/>
      <w:r>
        <w:t>Normative</w:t>
      </w:r>
      <w:bookmarkEnd w:id="53"/>
      <w:bookmarkEnd w:id="54"/>
      <w:bookmarkEnd w:id="55"/>
      <w:bookmarkEnd w:id="56"/>
      <w:bookmarkEnd w:id="57"/>
      <w:bookmarkEnd w:id="58"/>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9" w:name="_Toc225648275"/>
      <w:bookmarkStart w:id="60"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61" w:name="_Toc127463817"/>
      <w:bookmarkStart w:id="62" w:name="_Toc128125443"/>
      <w:bookmarkStart w:id="63" w:name="_Toc141176168"/>
      <w:bookmarkStart w:id="64" w:name="_Toc141176323"/>
      <w:bookmarkStart w:id="65" w:name="_Toc141176954"/>
      <w:bookmarkStart w:id="66" w:name="_Toc172898007"/>
      <w:r w:rsidRPr="00D129DC">
        <w:t>Terms</w:t>
      </w:r>
      <w:r w:rsidR="00101C6B">
        <w:t>,</w:t>
      </w:r>
      <w:r w:rsidRPr="00D129DC">
        <w:t xml:space="preserve"> Definitions</w:t>
      </w:r>
      <w:bookmarkEnd w:id="59"/>
      <w:bookmarkEnd w:id="60"/>
      <w:r w:rsidR="00101C6B">
        <w:t xml:space="preserve"> and Abbreviations</w:t>
      </w:r>
      <w:bookmarkEnd w:id="61"/>
      <w:bookmarkEnd w:id="62"/>
      <w:bookmarkEnd w:id="63"/>
      <w:bookmarkEnd w:id="64"/>
      <w:bookmarkEnd w:id="65"/>
      <w:bookmarkEnd w:id="66"/>
    </w:p>
    <w:p w14:paraId="28A61A09" w14:textId="021084BD" w:rsidR="00D85C4B" w:rsidRPr="00101C6B" w:rsidRDefault="00D85C4B" w:rsidP="00B3435A">
      <w:pPr>
        <w:pStyle w:val="Heading2"/>
      </w:pPr>
      <w:bookmarkStart w:id="67" w:name="_Toc127463818"/>
      <w:bookmarkStart w:id="68" w:name="_Toc128125444"/>
      <w:bookmarkStart w:id="69" w:name="_Toc141176169"/>
      <w:bookmarkStart w:id="70" w:name="_Toc141176324"/>
      <w:bookmarkStart w:id="71" w:name="_Toc141176955"/>
      <w:bookmarkStart w:id="72" w:name="_Toc172898008"/>
      <w:r w:rsidRPr="00101C6B">
        <w:t>Use of Language</w:t>
      </w:r>
      <w:bookmarkEnd w:id="67"/>
      <w:bookmarkEnd w:id="68"/>
      <w:bookmarkEnd w:id="69"/>
      <w:bookmarkEnd w:id="70"/>
      <w:bookmarkEnd w:id="71"/>
      <w:bookmarkEnd w:id="72"/>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73" w:name="_Toc127463819"/>
      <w:bookmarkStart w:id="74" w:name="_Toc128125445"/>
      <w:bookmarkStart w:id="75" w:name="_Toc141176170"/>
      <w:bookmarkStart w:id="76" w:name="_Toc141176325"/>
      <w:bookmarkStart w:id="77" w:name="_Toc141176956"/>
      <w:bookmarkStart w:id="78" w:name="_Toc172898009"/>
      <w:r>
        <w:t>Terms and Definitions</w:t>
      </w:r>
      <w:bookmarkEnd w:id="73"/>
      <w:bookmarkEnd w:id="74"/>
      <w:bookmarkEnd w:id="75"/>
      <w:bookmarkEnd w:id="76"/>
      <w:bookmarkEnd w:id="77"/>
      <w:bookmarkEnd w:id="78"/>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9" w:name="_Toc225648276"/>
      <w:bookmarkStart w:id="80" w:name="_Toc225065133"/>
      <w:bookmarkStart w:id="81" w:name="_Toc127463820"/>
      <w:bookmarkStart w:id="82" w:name="_Toc128125446"/>
      <w:bookmarkStart w:id="83" w:name="_Toc141176171"/>
      <w:bookmarkStart w:id="84" w:name="_Toc141176326"/>
      <w:bookmarkStart w:id="85" w:name="_Toc141176957"/>
      <w:bookmarkStart w:id="86" w:name="_Toc172898010"/>
      <w:r w:rsidRPr="00D129DC">
        <w:t>Abbreviations</w:t>
      </w:r>
      <w:bookmarkEnd w:id="79"/>
      <w:bookmarkEnd w:id="80"/>
      <w:bookmarkEnd w:id="81"/>
      <w:bookmarkEnd w:id="82"/>
      <w:bookmarkEnd w:id="83"/>
      <w:bookmarkEnd w:id="84"/>
      <w:bookmarkEnd w:id="85"/>
      <w:bookmarkEnd w:id="86"/>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7" w:name="_Toc127463821"/>
      <w:bookmarkStart w:id="88" w:name="_Toc128125447"/>
      <w:bookmarkStart w:id="89" w:name="_Toc141176172"/>
      <w:bookmarkStart w:id="90" w:name="_Toc141176327"/>
      <w:bookmarkStart w:id="91" w:name="_Toc141176958"/>
      <w:bookmarkStart w:id="92" w:name="_Toc172898011"/>
      <w:r>
        <w:t>Specification Description</w:t>
      </w:r>
      <w:bookmarkEnd w:id="87"/>
      <w:bookmarkEnd w:id="88"/>
      <w:bookmarkEnd w:id="89"/>
      <w:bookmarkEnd w:id="90"/>
      <w:bookmarkEnd w:id="91"/>
      <w:bookmarkEnd w:id="92"/>
    </w:p>
    <w:p w14:paraId="0FCD3F86" w14:textId="33ED454D" w:rsidR="00C92C5E" w:rsidRDefault="00731D5E" w:rsidP="00B3435A">
      <w:pPr>
        <w:pStyle w:val="Heading2"/>
      </w:pPr>
      <w:bookmarkStart w:id="93" w:name="_Toc127463822"/>
      <w:bookmarkStart w:id="94" w:name="_Toc128125448"/>
      <w:bookmarkStart w:id="95" w:name="_Toc141176173"/>
      <w:bookmarkStart w:id="96" w:name="_Toc141176328"/>
      <w:bookmarkStart w:id="97" w:name="_Toc141176959"/>
      <w:bookmarkStart w:id="98" w:name="_Toc172898012"/>
      <w:r>
        <w:t>S-129</w:t>
      </w:r>
      <w:r w:rsidR="007919F3">
        <w:t xml:space="preserve"> General</w:t>
      </w:r>
      <w:r>
        <w:t xml:space="preserve"> </w:t>
      </w:r>
      <w:r w:rsidR="00650C8E">
        <w:t xml:space="preserve">Data Product </w:t>
      </w:r>
      <w:r>
        <w:t>Description</w:t>
      </w:r>
      <w:bookmarkEnd w:id="93"/>
      <w:bookmarkEnd w:id="94"/>
      <w:bookmarkEnd w:id="95"/>
      <w:bookmarkEnd w:id="96"/>
      <w:bookmarkEnd w:id="97"/>
      <w:bookmarkEnd w:id="98"/>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9" w:name="_Toc127463823"/>
      <w:bookmarkStart w:id="100" w:name="_Toc128125449"/>
      <w:bookmarkStart w:id="101" w:name="_Toc141176174"/>
      <w:bookmarkStart w:id="102" w:name="_Toc141176329"/>
      <w:bookmarkStart w:id="103" w:name="_Toc141176960"/>
      <w:bookmarkStart w:id="104" w:name="_Toc172898013"/>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9"/>
      <w:bookmarkEnd w:id="100"/>
      <w:bookmarkEnd w:id="101"/>
      <w:bookmarkEnd w:id="102"/>
      <w:bookmarkEnd w:id="103"/>
      <w:bookmarkEnd w:id="104"/>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05" w:name="_Toc127463824"/>
      <w:bookmarkStart w:id="106" w:name="_Toc128125450"/>
      <w:bookmarkStart w:id="107" w:name="_Toc141176175"/>
      <w:bookmarkStart w:id="108" w:name="_Toc141176330"/>
      <w:bookmarkStart w:id="109" w:name="_Toc141176961"/>
      <w:bookmarkStart w:id="110" w:name="_Toc172898014"/>
      <w:r>
        <w:t xml:space="preserve">IHO </w:t>
      </w:r>
      <w:r w:rsidR="0066549D">
        <w:t>Product Specification</w:t>
      </w:r>
      <w:r w:rsidR="009F7443" w:rsidRPr="00D129DC">
        <w:t xml:space="preserve"> Maintenance</w:t>
      </w:r>
      <w:bookmarkEnd w:id="105"/>
      <w:bookmarkEnd w:id="106"/>
      <w:bookmarkEnd w:id="107"/>
      <w:bookmarkEnd w:id="108"/>
      <w:bookmarkEnd w:id="109"/>
      <w:bookmarkEnd w:id="110"/>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11" w:name="_Toc127463825"/>
      <w:bookmarkStart w:id="112" w:name="_Toc128125451"/>
      <w:bookmarkStart w:id="113" w:name="_Toc141176176"/>
      <w:bookmarkStart w:id="114" w:name="_Toc141176331"/>
      <w:bookmarkStart w:id="115" w:name="_Toc141176962"/>
      <w:bookmarkStart w:id="116" w:name="_Toc172898015"/>
      <w:bookmarkStart w:id="117" w:name="_Toc225648278"/>
      <w:bookmarkStart w:id="118" w:name="_Toc225065135"/>
      <w:r>
        <w:t>Specification Scope</w:t>
      </w:r>
      <w:bookmarkEnd w:id="111"/>
      <w:bookmarkEnd w:id="112"/>
      <w:bookmarkEnd w:id="113"/>
      <w:bookmarkEnd w:id="114"/>
      <w:bookmarkEnd w:id="115"/>
      <w:bookmarkEnd w:id="116"/>
    </w:p>
    <w:bookmarkEnd w:id="117"/>
    <w:bookmarkEnd w:id="118"/>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9" w:name="_Toc225648279"/>
      <w:bookmarkStart w:id="120" w:name="_Toc225065136"/>
      <w:bookmarkStart w:id="121" w:name="_Toc127463826"/>
      <w:bookmarkStart w:id="122" w:name="_Toc128125452"/>
      <w:bookmarkStart w:id="123" w:name="_Toc141176177"/>
      <w:bookmarkStart w:id="124" w:name="_Toc141176332"/>
      <w:bookmarkStart w:id="125" w:name="_Toc141176963"/>
      <w:bookmarkStart w:id="126" w:name="_Toc172898016"/>
      <w:r w:rsidRPr="00D129DC">
        <w:t>Data</w:t>
      </w:r>
      <w:r w:rsidR="00944B04">
        <w:t>set</w:t>
      </w:r>
      <w:r w:rsidR="00A25574" w:rsidRPr="00D129DC">
        <w:t xml:space="preserve"> </w:t>
      </w:r>
      <w:bookmarkEnd w:id="119"/>
      <w:bookmarkEnd w:id="120"/>
      <w:r w:rsidR="00944B04">
        <w:t>I</w:t>
      </w:r>
      <w:r w:rsidR="00A25574" w:rsidRPr="00D129DC">
        <w:t>dentification</w:t>
      </w:r>
      <w:bookmarkEnd w:id="121"/>
      <w:bookmarkEnd w:id="122"/>
      <w:bookmarkEnd w:id="123"/>
      <w:bookmarkEnd w:id="124"/>
      <w:bookmarkEnd w:id="125"/>
      <w:bookmarkEnd w:id="126"/>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7" w:name="_Toc225648280"/>
      <w:bookmarkStart w:id="128" w:name="_Toc225065137"/>
      <w:bookmarkStart w:id="129" w:name="_Toc127463827"/>
      <w:bookmarkStart w:id="130" w:name="_Toc128125453"/>
      <w:bookmarkStart w:id="131" w:name="_Toc141176178"/>
      <w:bookmarkStart w:id="132" w:name="_Toc141176333"/>
      <w:bookmarkStart w:id="133" w:name="_Toc141176964"/>
      <w:bookmarkStart w:id="134" w:name="_Toc172898017"/>
      <w:r w:rsidRPr="00286A01">
        <w:t xml:space="preserve">Data </w:t>
      </w:r>
      <w:r w:rsidR="00944B04">
        <w:t>C</w:t>
      </w:r>
      <w:r w:rsidR="00E8406A" w:rsidRPr="00286A01">
        <w:t xml:space="preserve">ontent and </w:t>
      </w:r>
      <w:r w:rsidR="00944B04">
        <w:t>S</w:t>
      </w:r>
      <w:r w:rsidR="00E8406A" w:rsidRPr="00286A01">
        <w:t>tructure</w:t>
      </w:r>
      <w:bookmarkEnd w:id="127"/>
      <w:bookmarkEnd w:id="128"/>
      <w:bookmarkEnd w:id="129"/>
      <w:bookmarkEnd w:id="130"/>
      <w:bookmarkEnd w:id="131"/>
      <w:bookmarkEnd w:id="132"/>
      <w:bookmarkEnd w:id="133"/>
      <w:bookmarkEnd w:id="134"/>
    </w:p>
    <w:p w14:paraId="111B3B5A" w14:textId="77777777" w:rsidR="00A15E77" w:rsidRPr="00286A01" w:rsidRDefault="00A15E77" w:rsidP="00B3435A">
      <w:pPr>
        <w:pStyle w:val="Heading2"/>
      </w:pPr>
      <w:bookmarkStart w:id="135" w:name="_Toc127463828"/>
      <w:bookmarkStart w:id="136" w:name="_Toc128125454"/>
      <w:bookmarkStart w:id="137" w:name="_Toc141176179"/>
      <w:bookmarkStart w:id="138" w:name="_Toc141176334"/>
      <w:bookmarkStart w:id="139" w:name="_Toc141176965"/>
      <w:bookmarkStart w:id="140" w:name="_Toc172898018"/>
      <w:bookmarkStart w:id="141" w:name="_Toc225648281"/>
      <w:bookmarkStart w:id="142" w:name="_Toc225065138"/>
      <w:r w:rsidRPr="00286A01">
        <w:t>Introduction</w:t>
      </w:r>
      <w:bookmarkEnd w:id="135"/>
      <w:bookmarkEnd w:id="136"/>
      <w:bookmarkEnd w:id="137"/>
      <w:bookmarkEnd w:id="138"/>
      <w:bookmarkEnd w:id="139"/>
      <w:bookmarkEnd w:id="140"/>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43"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43"/>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31B76B02" w14:textId="77777777" w:rsidR="004F1360" w:rsidRDefault="004F1360" w:rsidP="00195D9D">
      <w:pPr>
        <w:spacing w:before="0"/>
        <w:rPr>
          <w:bCs/>
        </w:rPr>
        <w:sectPr w:rsidR="004F1360"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44" w:name="_Toc172898019"/>
      <w:bookmarkStart w:id="145" w:name="_Ref534271179"/>
      <w:bookmarkStart w:id="146" w:name="_Ref534271191"/>
      <w:bookmarkStart w:id="147" w:name="_Toc127463829"/>
      <w:bookmarkStart w:id="148" w:name="_Toc128125455"/>
      <w:bookmarkStart w:id="149" w:name="_Toc141176180"/>
      <w:bookmarkStart w:id="150" w:name="_Toc141176335"/>
      <w:bookmarkStart w:id="151" w:name="_Toc141176966"/>
      <w:bookmarkStart w:id="152" w:name="_Toc172898020"/>
      <w:bookmarkEnd w:id="144"/>
      <w:r w:rsidRPr="00A4129D">
        <w:lastRenderedPageBreak/>
        <w:t>Application Schema</w:t>
      </w:r>
      <w:bookmarkEnd w:id="141"/>
      <w:bookmarkEnd w:id="142"/>
      <w:bookmarkEnd w:id="145"/>
      <w:bookmarkEnd w:id="146"/>
      <w:bookmarkEnd w:id="147"/>
      <w:bookmarkEnd w:id="148"/>
      <w:bookmarkEnd w:id="149"/>
      <w:bookmarkEnd w:id="150"/>
      <w:bookmarkEnd w:id="151"/>
      <w:bookmarkEnd w:id="152"/>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6440A8F2" w:rsidR="00944ABD" w:rsidRDefault="00562A84" w:rsidP="00841212">
      <w:pPr>
        <w:keepNext/>
        <w:ind w:left="-567"/>
        <w:jc w:val="center"/>
      </w:pPr>
      <w:ins w:id="153" w:author="Jason Rhee" w:date="2024-08-28T15:14:00Z" w16du:dateUtc="2024-08-28T05:14:00Z">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ins>
      <w:commentRangeStart w:id="154"/>
      <w:del w:id="155" w:author="Jason Rhee" w:date="2024-08-28T15:14:00Z" w16du:dateUtc="2024-08-28T05:14:00Z">
        <w:r w:rsidR="00371A32" w:rsidDel="00CF0AF3">
          <w:rPr>
            <w:noProof/>
          </w:rPr>
          <w:drawing>
            <wp:inline distT="0" distB="0" distL="0" distR="0" wp14:anchorId="634ACBC3" wp14:editId="69D296B2">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del>
      <w:commentRangeEnd w:id="154"/>
      <w:r w:rsidR="00B121B9">
        <w:rPr>
          <w:rStyle w:val="CommentReference"/>
          <w:rFonts w:eastAsia="MS Mincho"/>
          <w:szCs w:val="20"/>
          <w:lang w:eastAsia="ja-JP"/>
        </w:rPr>
        <w:commentReference w:id="154"/>
      </w:r>
    </w:p>
    <w:p w14:paraId="7627DB61" w14:textId="77777777" w:rsidR="006E5801" w:rsidRDefault="009C68D7" w:rsidP="00195D9D">
      <w:pPr>
        <w:pStyle w:val="Caption"/>
        <w:spacing w:line="240" w:lineRule="auto"/>
        <w:jc w:val="center"/>
        <w:rPr>
          <w:i/>
          <w:sz w:val="18"/>
          <w:szCs w:val="18"/>
        </w:rPr>
        <w:sectPr w:rsidR="006E5801" w:rsidSect="004D20A7">
          <w:pgSz w:w="16838" w:h="11906" w:orient="landscape"/>
          <w:pgMar w:top="1400" w:right="1440" w:bottom="1418" w:left="1440" w:header="720" w:footer="720" w:gutter="0"/>
          <w:pgNumType w:start="1"/>
          <w:cols w:space="720"/>
          <w:docGrid w:linePitch="272"/>
        </w:sectPr>
      </w:pPr>
      <w:bookmarkStart w:id="156" w:name="_Ref534270722"/>
      <w:bookmarkStart w:id="15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56"/>
      <w:r w:rsidRPr="00195D9D">
        <w:rPr>
          <w:i/>
          <w:sz w:val="18"/>
          <w:szCs w:val="18"/>
        </w:rPr>
        <w:t>. S-129 Data Model</w:t>
      </w:r>
      <w:bookmarkEnd w:id="157"/>
    </w:p>
    <w:p w14:paraId="5B787C87" w14:textId="77777777" w:rsidR="00453950" w:rsidRDefault="00453950" w:rsidP="002721B0">
      <w:pPr>
        <w:pStyle w:val="Heading3"/>
      </w:pPr>
      <w:bookmarkStart w:id="15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59"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5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441E149" w:rsidR="00453950" w:rsidRPr="00B061FF" w:rsidRDefault="00453950" w:rsidP="00B061FF">
            <w:pPr>
              <w:spacing w:before="60" w:after="60" w:line="240" w:lineRule="auto"/>
              <w:jc w:val="left"/>
              <w:rPr>
                <w:rFonts w:cs="Arial"/>
                <w:sz w:val="18"/>
                <w:szCs w:val="18"/>
              </w:rPr>
            </w:pPr>
            <w:del w:id="160" w:author="Jason Rhee" w:date="2024-08-23T10:16:00Z" w16du:dateUtc="2024-08-23T00:16:00Z">
              <w:r w:rsidRPr="00B061FF" w:rsidDel="001F59C6">
                <w:rPr>
                  <w:rFonts w:cs="Arial"/>
                  <w:sz w:val="18"/>
                  <w:szCs w:val="18"/>
                </w:rPr>
                <w:delText>SimpleAttribute</w:delText>
              </w:r>
            </w:del>
            <w:ins w:id="161" w:author="Jason Rhee" w:date="2024-08-23T10:16:00Z" w16du:dateUtc="2024-08-23T00:16:00Z">
              <w:r w:rsidR="001F59C6">
                <w:rPr>
                  <w:rFonts w:cs="Arial"/>
                  <w:sz w:val="18"/>
                  <w:szCs w:val="18"/>
                </w:rPr>
                <w:t>Complex</w:t>
              </w:r>
              <w:r w:rsidR="001F59C6" w:rsidRPr="00B061FF">
                <w:rPr>
                  <w:rFonts w:cs="Arial"/>
                  <w:sz w:val="18"/>
                  <w:szCs w:val="18"/>
                </w:rPr>
                <w:t>Attribute</w:t>
              </w:r>
            </w:ins>
          </w:p>
        </w:tc>
        <w:tc>
          <w:tcPr>
            <w:tcW w:w="3401" w:type="dxa"/>
          </w:tcPr>
          <w:p w14:paraId="60B3D919" w14:textId="41CD9BC0" w:rsidR="00453950" w:rsidRPr="00B061FF" w:rsidRDefault="00453950" w:rsidP="00B061FF">
            <w:pPr>
              <w:spacing w:before="60" w:after="60" w:line="240" w:lineRule="auto"/>
              <w:jc w:val="left"/>
              <w:rPr>
                <w:rFonts w:cs="Arial"/>
                <w:sz w:val="18"/>
                <w:szCs w:val="18"/>
              </w:rPr>
            </w:pPr>
            <w:del w:id="162" w:author="Jason Rhee" w:date="2024-08-23T10:16:00Z" w16du:dateUtc="2024-08-23T00:16:00Z">
              <w:r w:rsidRPr="00B061FF" w:rsidDel="001F59C6">
                <w:rPr>
                  <w:rFonts w:cs="Arial"/>
                  <w:sz w:val="18"/>
                  <w:szCs w:val="18"/>
                </w:rPr>
                <w:delText>name</w:delText>
              </w:r>
            </w:del>
            <w:ins w:id="163" w:author="Jason Rhee" w:date="2024-08-23T10:16:00Z" w16du:dateUtc="2024-08-23T00:16:00Z">
              <w:r w:rsidR="001F59C6">
                <w:rPr>
                  <w:rFonts w:cs="Arial"/>
                  <w:sz w:val="18"/>
                  <w:szCs w:val="18"/>
                </w:rPr>
                <w:t>featureN</w:t>
              </w:r>
              <w:r w:rsidR="001F59C6" w:rsidRPr="00B061FF">
                <w:rPr>
                  <w:rFonts w:cs="Arial"/>
                  <w:sz w:val="18"/>
                  <w:szCs w:val="18"/>
                </w:rPr>
                <w:t>ame</w:t>
              </w:r>
            </w:ins>
          </w:p>
        </w:tc>
        <w:tc>
          <w:tcPr>
            <w:tcW w:w="5143" w:type="dxa"/>
          </w:tcPr>
          <w:p w14:paraId="6E9C7A5B" w14:textId="7ECDC98E" w:rsidR="00453950" w:rsidRPr="00C52E58" w:rsidRDefault="0073133D" w:rsidP="00B061FF">
            <w:pPr>
              <w:spacing w:before="60" w:after="60" w:line="240" w:lineRule="auto"/>
              <w:jc w:val="left"/>
              <w:rPr>
                <w:rFonts w:cs="Arial"/>
                <w:sz w:val="18"/>
                <w:szCs w:val="18"/>
                <w:lang w:val="en-US" w:eastAsia="fi-FI"/>
              </w:rPr>
            </w:pPr>
            <w:ins w:id="164" w:author="Jason Rhee" w:date="2024-08-26T18:45:00Z" w16du:dateUtc="2024-08-26T08:45:00Z">
              <w:r w:rsidRPr="0073133D">
                <w:rPr>
                  <w:rFonts w:cs="Arial"/>
                  <w:sz w:val="18"/>
                  <w:szCs w:val="18"/>
                </w:rPr>
                <w:t>Provides the name of an entity, defines the national language of the name, and provides the option to display the name at various system display settings.</w:t>
              </w:r>
            </w:ins>
            <w:del w:id="165" w:author="Jason Rhee" w:date="2024-08-26T18:45:00Z" w16du:dateUtc="2024-08-26T08:45:00Z">
              <w:r w:rsidR="00C930E2" w:rsidRPr="00C52E58" w:rsidDel="0073133D">
                <w:rPr>
                  <w:rFonts w:cs="Arial"/>
                  <w:sz w:val="18"/>
                  <w:szCs w:val="18"/>
                </w:rPr>
                <w:delText>The individual name of a feature</w:delText>
              </w:r>
            </w:del>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99CE517" w:rsidR="00453950" w:rsidRPr="00B061FF" w:rsidRDefault="001F59C6" w:rsidP="00B061FF">
            <w:pPr>
              <w:spacing w:before="60" w:after="60" w:line="240" w:lineRule="auto"/>
              <w:jc w:val="left"/>
              <w:rPr>
                <w:rFonts w:cs="Arial"/>
                <w:sz w:val="18"/>
                <w:szCs w:val="18"/>
              </w:rPr>
            </w:pPr>
            <w:ins w:id="166" w:author="Jason Rhee" w:date="2024-08-23T10:18:00Z" w16du:dateUtc="2024-08-23T00:18:00Z">
              <w:r>
                <w:rPr>
                  <w:rFonts w:cs="Arial"/>
                  <w:sz w:val="18"/>
                  <w:szCs w:val="18"/>
                </w:rPr>
                <w:t>featureN</w:t>
              </w:r>
              <w:r w:rsidRPr="00B061FF">
                <w:rPr>
                  <w:rFonts w:cs="Arial"/>
                  <w:sz w:val="18"/>
                  <w:szCs w:val="18"/>
                </w:rPr>
                <w:t>ame</w:t>
              </w:r>
            </w:ins>
            <w:del w:id="167" w:author="Jason Rhee" w:date="2024-08-23T10:18:00Z" w16du:dateUtc="2024-08-23T00:18:00Z">
              <w:r w:rsidR="00453950" w:rsidRPr="00B061FF" w:rsidDel="001F59C6">
                <w:rPr>
                  <w:rFonts w:cs="Arial"/>
                  <w:sz w:val="18"/>
                  <w:szCs w:val="18"/>
                </w:rPr>
                <w:delText>Text</w:delText>
              </w:r>
            </w:del>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3CD99705" w14:textId="77777777" w:rsidR="006E5801" w:rsidRDefault="006E5801" w:rsidP="001B3B1F">
      <w:pPr>
        <w:spacing w:before="0"/>
        <w:sectPr w:rsidR="006E5801" w:rsidSect="004D20A7">
          <w:pgSz w:w="16838" w:h="11906" w:orient="landscape"/>
          <w:pgMar w:top="1400" w:right="1440" w:bottom="1418" w:left="1440" w:header="720" w:footer="720" w:gutter="0"/>
          <w:pgNumType w:start="1"/>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ins w:id="168" w:author="Jason Rhee" w:date="2024-08-23T10:20:00Z" w16du:dateUtc="2024-08-23T00:20:00Z">
        <w:r w:rsidR="00222AAC">
          <w:t xml:space="preserve"> </w:t>
        </w:r>
      </w:ins>
      <w:r w:rsidRPr="00D129DC">
        <w:t>Time</w:t>
      </w:r>
      <w:ins w:id="169" w:author="Jason Rhee" w:date="2024-08-23T10:20:00Z" w16du:dateUtc="2024-08-23T00:20:00Z">
        <w:r w:rsidR="00222AAC">
          <w:t xml:space="preserve"> </w:t>
        </w:r>
      </w:ins>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rPr>
          <w:ins w:id="170" w:author="Jason Rhee" w:date="2024-08-23T10:19:00Z" w16du:dateUtc="2024-08-23T00:19:00Z"/>
        </w:rPr>
      </w:pPr>
    </w:p>
    <w:p w14:paraId="3EBDBE2B" w14:textId="4AFEA3E2" w:rsidR="00222AAC" w:rsidRDefault="00222AAC" w:rsidP="00222AAC">
      <w:pPr>
        <w:pStyle w:val="Heading4"/>
        <w:rPr>
          <w:ins w:id="171" w:author="Jason Rhee" w:date="2024-08-23T10:20:00Z" w16du:dateUtc="2024-08-23T00:20:00Z"/>
        </w:rPr>
      </w:pPr>
      <w:ins w:id="172" w:author="Jason Rhee" w:date="2024-08-23T10:20:00Z" w16du:dateUtc="2024-08-23T00:20:00Z">
        <w:r>
          <w:t>Feature Name</w:t>
        </w:r>
      </w:ins>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rPr>
          <w:ins w:id="173" w:author="Jason Rhee" w:date="2024-08-23T10:20:00Z"/>
        </w:trPr>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ins w:id="174" w:author="Jason Rhee" w:date="2024-08-23T10:20:00Z" w16du:dateUtc="2024-08-23T00:20:00Z"/>
                <w:rFonts w:cs="Arial"/>
                <w:b/>
                <w:sz w:val="18"/>
                <w:szCs w:val="18"/>
              </w:rPr>
            </w:pPr>
            <w:ins w:id="175" w:author="Jason Rhee" w:date="2024-08-23T10:20:00Z" w16du:dateUtc="2024-08-23T00:20:00Z">
              <w:r w:rsidRPr="00891B68">
                <w:rPr>
                  <w:rFonts w:cs="Arial"/>
                  <w:b/>
                  <w:sz w:val="18"/>
                  <w:szCs w:val="18"/>
                </w:rPr>
                <w:t>Role</w:t>
              </w:r>
            </w:ins>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ins w:id="176" w:author="Jason Rhee" w:date="2024-08-23T10:20:00Z" w16du:dateUtc="2024-08-23T00:20:00Z"/>
                <w:rFonts w:cs="Arial"/>
                <w:b/>
                <w:sz w:val="18"/>
                <w:szCs w:val="18"/>
              </w:rPr>
            </w:pPr>
            <w:ins w:id="177" w:author="Jason Rhee" w:date="2024-08-23T10:20:00Z" w16du:dateUtc="2024-08-23T00:20:00Z">
              <w:r w:rsidRPr="00891B68">
                <w:rPr>
                  <w:rFonts w:cs="Arial"/>
                  <w:b/>
                  <w:sz w:val="18"/>
                  <w:szCs w:val="18"/>
                </w:rPr>
                <w:t>Name</w:t>
              </w:r>
            </w:ins>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ins w:id="178" w:author="Jason Rhee" w:date="2024-08-23T10:20:00Z" w16du:dateUtc="2024-08-23T00:20:00Z"/>
                <w:rFonts w:cs="Arial"/>
                <w:b/>
                <w:sz w:val="18"/>
                <w:szCs w:val="18"/>
              </w:rPr>
            </w:pPr>
            <w:ins w:id="179" w:author="Jason Rhee" w:date="2024-08-23T10:20:00Z" w16du:dateUtc="2024-08-23T00:20:00Z">
              <w:r w:rsidRPr="00891B68">
                <w:rPr>
                  <w:rFonts w:cs="Arial"/>
                  <w:b/>
                  <w:sz w:val="18"/>
                  <w:szCs w:val="18"/>
                </w:rPr>
                <w:t>Description</w:t>
              </w:r>
            </w:ins>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ins w:id="180" w:author="Jason Rhee" w:date="2024-08-23T10:20:00Z" w16du:dateUtc="2024-08-23T00:20:00Z"/>
                <w:rFonts w:cs="Arial"/>
                <w:b/>
                <w:sz w:val="18"/>
                <w:szCs w:val="18"/>
              </w:rPr>
            </w:pPr>
            <w:ins w:id="181" w:author="Jason Rhee" w:date="2024-08-23T10:20:00Z" w16du:dateUtc="2024-08-23T00:20:00Z">
              <w:r w:rsidRPr="00891B68">
                <w:rPr>
                  <w:rFonts w:cs="Arial"/>
                  <w:b/>
                  <w:sz w:val="18"/>
                  <w:szCs w:val="18"/>
                </w:rPr>
                <w:t>Multiplicity</w:t>
              </w:r>
            </w:ins>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ins w:id="182" w:author="Jason Rhee" w:date="2024-08-23T10:20:00Z" w16du:dateUtc="2024-08-23T00:20:00Z"/>
                <w:rFonts w:cs="Arial"/>
                <w:b/>
                <w:sz w:val="18"/>
                <w:szCs w:val="18"/>
              </w:rPr>
            </w:pPr>
            <w:ins w:id="183" w:author="Jason Rhee" w:date="2024-08-23T10:20:00Z" w16du:dateUtc="2024-08-23T00:20:00Z">
              <w:r w:rsidRPr="00891B68">
                <w:rPr>
                  <w:rFonts w:cs="Arial"/>
                  <w:b/>
                  <w:sz w:val="18"/>
                  <w:szCs w:val="18"/>
                </w:rPr>
                <w:t>Data Type</w:t>
              </w:r>
            </w:ins>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ins w:id="184" w:author="Jason Rhee" w:date="2024-08-23T10:20:00Z" w16du:dateUtc="2024-08-23T00:20:00Z"/>
                <w:rFonts w:cs="Arial"/>
                <w:b/>
                <w:sz w:val="18"/>
                <w:szCs w:val="18"/>
              </w:rPr>
            </w:pPr>
            <w:ins w:id="185" w:author="Jason Rhee" w:date="2024-08-23T10:20:00Z" w16du:dateUtc="2024-08-23T00:20:00Z">
              <w:r w:rsidRPr="00891B68">
                <w:rPr>
                  <w:rFonts w:cs="Arial"/>
                  <w:b/>
                  <w:sz w:val="18"/>
                  <w:szCs w:val="18"/>
                </w:rPr>
                <w:t>Remarks</w:t>
              </w:r>
            </w:ins>
          </w:p>
        </w:tc>
      </w:tr>
      <w:tr w:rsidR="00202119" w:rsidRPr="00891B68" w14:paraId="047487E0" w14:textId="77777777" w:rsidTr="00CD1392">
        <w:trPr>
          <w:ins w:id="186" w:author="Jason Rhee" w:date="2024-08-23T10:20:00Z"/>
        </w:trPr>
        <w:tc>
          <w:tcPr>
            <w:tcW w:w="1597" w:type="dxa"/>
          </w:tcPr>
          <w:p w14:paraId="220A0781" w14:textId="77777777" w:rsidR="00222AAC" w:rsidRPr="00891B68" w:rsidRDefault="00222AAC" w:rsidP="00142DD3">
            <w:pPr>
              <w:spacing w:before="60" w:after="60" w:line="240" w:lineRule="auto"/>
              <w:rPr>
                <w:ins w:id="187" w:author="Jason Rhee" w:date="2024-08-23T10:20:00Z" w16du:dateUtc="2024-08-23T00:20:00Z"/>
                <w:rFonts w:cs="Arial"/>
                <w:sz w:val="18"/>
                <w:szCs w:val="18"/>
              </w:rPr>
            </w:pPr>
            <w:ins w:id="188" w:author="Jason Rhee" w:date="2024-08-23T10:20:00Z" w16du:dateUtc="2024-08-23T00:20:00Z">
              <w:r w:rsidRPr="00891B68">
                <w:rPr>
                  <w:rFonts w:cs="Arial"/>
                  <w:sz w:val="18"/>
                  <w:szCs w:val="18"/>
                </w:rPr>
                <w:t>ComplexAttribute</w:t>
              </w:r>
            </w:ins>
          </w:p>
        </w:tc>
        <w:tc>
          <w:tcPr>
            <w:tcW w:w="1375" w:type="dxa"/>
          </w:tcPr>
          <w:p w14:paraId="75CEA0AC" w14:textId="790E67B8" w:rsidR="00222AAC" w:rsidRPr="00891B68" w:rsidRDefault="00222AAC" w:rsidP="00142DD3">
            <w:pPr>
              <w:spacing w:before="60" w:after="60" w:line="240" w:lineRule="auto"/>
              <w:rPr>
                <w:ins w:id="189" w:author="Jason Rhee" w:date="2024-08-23T10:20:00Z" w16du:dateUtc="2024-08-23T00:20:00Z"/>
                <w:rFonts w:cs="Arial"/>
                <w:sz w:val="18"/>
                <w:szCs w:val="18"/>
              </w:rPr>
            </w:pPr>
            <w:ins w:id="190" w:author="Jason Rhee" w:date="2024-08-23T10:20:00Z" w16du:dateUtc="2024-08-23T00:20:00Z">
              <w:r>
                <w:rPr>
                  <w:rFonts w:cs="Arial"/>
                  <w:sz w:val="18"/>
                  <w:szCs w:val="18"/>
                </w:rPr>
                <w:t>featureName</w:t>
              </w:r>
            </w:ins>
          </w:p>
        </w:tc>
        <w:tc>
          <w:tcPr>
            <w:tcW w:w="3120" w:type="dxa"/>
          </w:tcPr>
          <w:p w14:paraId="12F6EB43" w14:textId="0CFC514E" w:rsidR="00222AAC" w:rsidRPr="00E6434E" w:rsidRDefault="00222AAC" w:rsidP="00CD1392">
            <w:pPr>
              <w:spacing w:before="60" w:after="60" w:line="240" w:lineRule="auto"/>
              <w:jc w:val="left"/>
              <w:rPr>
                <w:ins w:id="191" w:author="Jason Rhee" w:date="2024-08-23T10:20:00Z" w16du:dateUtc="2024-08-23T00:20:00Z"/>
                <w:rFonts w:cs="Arial"/>
                <w:sz w:val="18"/>
                <w:szCs w:val="18"/>
              </w:rPr>
            </w:pPr>
            <w:ins w:id="192" w:author="Jason Rhee" w:date="2024-08-23T10:21:00Z" w16du:dateUtc="2024-08-23T00:21:00Z">
              <w:r w:rsidRPr="00222AAC">
                <w:rPr>
                  <w:rFonts w:cs="Arial"/>
                  <w:sz w:val="18"/>
                  <w:szCs w:val="18"/>
                  <w:shd w:val="clear" w:color="auto" w:fill="FFFFFF"/>
                </w:rPr>
                <w:t>Provides the name of an entity, defines the national language of the name, and provides the option to display the name at various system display settings.</w:t>
              </w:r>
            </w:ins>
          </w:p>
        </w:tc>
        <w:tc>
          <w:tcPr>
            <w:tcW w:w="1274" w:type="dxa"/>
          </w:tcPr>
          <w:p w14:paraId="25AC17B9" w14:textId="77777777" w:rsidR="00222AAC" w:rsidRPr="00891B68" w:rsidRDefault="00222AAC" w:rsidP="00142DD3">
            <w:pPr>
              <w:spacing w:before="60" w:after="60" w:line="240" w:lineRule="auto"/>
              <w:jc w:val="center"/>
              <w:rPr>
                <w:ins w:id="193" w:author="Jason Rhee" w:date="2024-08-23T10:20:00Z" w16du:dateUtc="2024-08-23T00:20:00Z"/>
                <w:rFonts w:cs="Arial"/>
                <w:sz w:val="18"/>
                <w:szCs w:val="18"/>
              </w:rPr>
            </w:pPr>
          </w:p>
        </w:tc>
        <w:tc>
          <w:tcPr>
            <w:tcW w:w="1291" w:type="dxa"/>
          </w:tcPr>
          <w:p w14:paraId="5616D864" w14:textId="77777777" w:rsidR="00222AAC" w:rsidRPr="00891B68" w:rsidRDefault="00222AAC" w:rsidP="00142DD3">
            <w:pPr>
              <w:spacing w:before="60" w:after="60" w:line="240" w:lineRule="auto"/>
              <w:rPr>
                <w:ins w:id="194" w:author="Jason Rhee" w:date="2024-08-23T10:20:00Z" w16du:dateUtc="2024-08-23T00:20:00Z"/>
                <w:rFonts w:cs="Arial"/>
                <w:sz w:val="18"/>
                <w:szCs w:val="18"/>
              </w:rPr>
            </w:pPr>
          </w:p>
        </w:tc>
        <w:tc>
          <w:tcPr>
            <w:tcW w:w="977" w:type="dxa"/>
          </w:tcPr>
          <w:p w14:paraId="45785968" w14:textId="77777777" w:rsidR="00222AAC" w:rsidRPr="00891B68" w:rsidRDefault="00222AAC" w:rsidP="00142DD3">
            <w:pPr>
              <w:spacing w:before="60" w:after="60" w:line="240" w:lineRule="auto"/>
              <w:rPr>
                <w:ins w:id="195" w:author="Jason Rhee" w:date="2024-08-23T10:20:00Z" w16du:dateUtc="2024-08-23T00:20:00Z"/>
                <w:rFonts w:cs="Arial"/>
                <w:sz w:val="18"/>
                <w:szCs w:val="18"/>
              </w:rPr>
            </w:pPr>
          </w:p>
        </w:tc>
      </w:tr>
      <w:tr w:rsidR="00202119" w:rsidRPr="00891B68" w14:paraId="2DC1D11C" w14:textId="77777777" w:rsidTr="00CD1392">
        <w:trPr>
          <w:ins w:id="196" w:author="Jason Rhee" w:date="2024-08-23T10:20:00Z"/>
        </w:trPr>
        <w:tc>
          <w:tcPr>
            <w:tcW w:w="1597" w:type="dxa"/>
          </w:tcPr>
          <w:p w14:paraId="7956B73B" w14:textId="77777777" w:rsidR="00222AAC" w:rsidRPr="00891B68" w:rsidRDefault="00222AAC" w:rsidP="00142DD3">
            <w:pPr>
              <w:spacing w:before="60" w:after="60" w:line="240" w:lineRule="auto"/>
              <w:rPr>
                <w:ins w:id="197" w:author="Jason Rhee" w:date="2024-08-23T10:20:00Z" w16du:dateUtc="2024-08-23T00:20:00Z"/>
                <w:rFonts w:cs="Arial"/>
                <w:sz w:val="18"/>
                <w:szCs w:val="18"/>
              </w:rPr>
            </w:pPr>
            <w:ins w:id="198" w:author="Jason Rhee" w:date="2024-08-23T10:20:00Z" w16du:dateUtc="2024-08-23T00:20:00Z">
              <w:r w:rsidRPr="00891B68">
                <w:rPr>
                  <w:rFonts w:cs="Arial"/>
                  <w:sz w:val="18"/>
                  <w:szCs w:val="18"/>
                </w:rPr>
                <w:t>Attribute</w:t>
              </w:r>
            </w:ins>
          </w:p>
        </w:tc>
        <w:tc>
          <w:tcPr>
            <w:tcW w:w="1375" w:type="dxa"/>
          </w:tcPr>
          <w:p w14:paraId="0EC058DC" w14:textId="797A5A41" w:rsidR="00222AAC" w:rsidRPr="00891B68" w:rsidRDefault="00222AAC" w:rsidP="00142DD3">
            <w:pPr>
              <w:spacing w:before="60" w:after="60" w:line="240" w:lineRule="auto"/>
              <w:rPr>
                <w:ins w:id="199" w:author="Jason Rhee" w:date="2024-08-23T10:20:00Z" w16du:dateUtc="2024-08-23T00:20:00Z"/>
                <w:rFonts w:cs="Arial"/>
                <w:sz w:val="18"/>
                <w:szCs w:val="18"/>
              </w:rPr>
            </w:pPr>
            <w:ins w:id="200" w:author="Jason Rhee" w:date="2024-08-23T10:22:00Z" w16du:dateUtc="2024-08-23T00:22:00Z">
              <w:r>
                <w:rPr>
                  <w:rFonts w:cs="Arial"/>
                  <w:sz w:val="18"/>
                  <w:szCs w:val="18"/>
                </w:rPr>
                <w:t>l</w:t>
              </w:r>
            </w:ins>
            <w:ins w:id="201" w:author="Jason Rhee" w:date="2024-08-23T10:21:00Z" w16du:dateUtc="2024-08-23T00:21:00Z">
              <w:r>
                <w:rPr>
                  <w:rFonts w:cs="Arial"/>
                  <w:sz w:val="18"/>
                  <w:szCs w:val="18"/>
                </w:rPr>
                <w:t>anguage</w:t>
              </w:r>
            </w:ins>
          </w:p>
        </w:tc>
        <w:tc>
          <w:tcPr>
            <w:tcW w:w="3120" w:type="dxa"/>
          </w:tcPr>
          <w:p w14:paraId="041D9E4E" w14:textId="7A220382" w:rsidR="00222AAC" w:rsidRPr="00716349" w:rsidRDefault="00202119" w:rsidP="00CD1392">
            <w:pPr>
              <w:spacing w:before="60" w:after="60" w:line="240" w:lineRule="auto"/>
              <w:jc w:val="left"/>
              <w:rPr>
                <w:ins w:id="202" w:author="Jason Rhee" w:date="2024-08-23T10:20:00Z" w16du:dateUtc="2024-08-23T00:20:00Z"/>
                <w:rFonts w:cs="Arial"/>
                <w:sz w:val="18"/>
                <w:szCs w:val="18"/>
                <w:lang w:val="en-US"/>
              </w:rPr>
            </w:pPr>
            <w:ins w:id="203" w:author="Jason Rhee" w:date="2024-08-23T10:24:00Z" w16du:dateUtc="2024-08-23T00:24:00Z">
              <w:r w:rsidRPr="00202119">
                <w:rPr>
                  <w:rFonts w:cs="Arial"/>
                  <w:sz w:val="18"/>
                  <w:szCs w:val="18"/>
                  <w:lang w:val="en-US"/>
                </w:rPr>
                <w:t>The method of human communication, either spoken or written, consisting of the use of words in a structured and conventional way.</w:t>
              </w:r>
            </w:ins>
          </w:p>
        </w:tc>
        <w:tc>
          <w:tcPr>
            <w:tcW w:w="1274" w:type="dxa"/>
          </w:tcPr>
          <w:p w14:paraId="7F4EDA84" w14:textId="03403456" w:rsidR="00222AAC" w:rsidRPr="00891B68" w:rsidRDefault="00222AAC" w:rsidP="00142DD3">
            <w:pPr>
              <w:spacing w:before="60" w:after="60" w:line="240" w:lineRule="auto"/>
              <w:jc w:val="center"/>
              <w:rPr>
                <w:ins w:id="204" w:author="Jason Rhee" w:date="2024-08-23T10:20:00Z" w16du:dateUtc="2024-08-23T00:20:00Z"/>
                <w:rFonts w:cs="Arial"/>
                <w:sz w:val="18"/>
                <w:szCs w:val="18"/>
              </w:rPr>
            </w:pPr>
            <w:ins w:id="205" w:author="Jason Rhee" w:date="2024-08-23T10:20:00Z" w16du:dateUtc="2024-08-23T00:20:00Z">
              <w:r w:rsidRPr="00891B68">
                <w:rPr>
                  <w:rFonts w:cs="Arial"/>
                  <w:sz w:val="18"/>
                  <w:szCs w:val="18"/>
                </w:rPr>
                <w:t>[1]</w:t>
              </w:r>
            </w:ins>
          </w:p>
        </w:tc>
        <w:tc>
          <w:tcPr>
            <w:tcW w:w="1291" w:type="dxa"/>
          </w:tcPr>
          <w:p w14:paraId="0F220566" w14:textId="45777A6F" w:rsidR="00222AAC" w:rsidRPr="00891B68" w:rsidRDefault="00222AAC" w:rsidP="00142DD3">
            <w:pPr>
              <w:spacing w:before="60" w:after="60" w:line="240" w:lineRule="auto"/>
              <w:rPr>
                <w:ins w:id="206" w:author="Jason Rhee" w:date="2024-08-23T10:20:00Z" w16du:dateUtc="2024-08-23T00:20:00Z"/>
                <w:rFonts w:cs="Arial"/>
                <w:sz w:val="18"/>
                <w:szCs w:val="18"/>
              </w:rPr>
            </w:pPr>
            <w:ins w:id="207" w:author="Jason Rhee" w:date="2024-08-23T10:22:00Z" w16du:dateUtc="2024-08-23T00:22:00Z">
              <w:r>
                <w:rPr>
                  <w:rFonts w:cs="Arial"/>
                  <w:sz w:val="18"/>
                  <w:szCs w:val="18"/>
                </w:rPr>
                <w:t>Text</w:t>
              </w:r>
            </w:ins>
          </w:p>
        </w:tc>
        <w:tc>
          <w:tcPr>
            <w:tcW w:w="977" w:type="dxa"/>
          </w:tcPr>
          <w:p w14:paraId="2735CEE2" w14:textId="77777777" w:rsidR="00222AAC" w:rsidRPr="00891B68" w:rsidRDefault="00222AAC" w:rsidP="00142DD3">
            <w:pPr>
              <w:spacing w:before="60" w:after="60" w:line="240" w:lineRule="auto"/>
              <w:rPr>
                <w:ins w:id="208" w:author="Jason Rhee" w:date="2024-08-23T10:20:00Z" w16du:dateUtc="2024-08-23T00:20:00Z"/>
                <w:rFonts w:cs="Arial"/>
                <w:sz w:val="18"/>
                <w:szCs w:val="18"/>
              </w:rPr>
            </w:pPr>
          </w:p>
        </w:tc>
      </w:tr>
      <w:tr w:rsidR="00202119" w:rsidRPr="00891B68" w14:paraId="5F6495CC" w14:textId="77777777" w:rsidTr="00CD1392">
        <w:trPr>
          <w:ins w:id="209" w:author="Jason Rhee" w:date="2024-08-23T10:20:00Z"/>
        </w:trPr>
        <w:tc>
          <w:tcPr>
            <w:tcW w:w="1597" w:type="dxa"/>
          </w:tcPr>
          <w:p w14:paraId="193BC6B1" w14:textId="77777777" w:rsidR="00222AAC" w:rsidRPr="00891B68" w:rsidRDefault="00222AAC" w:rsidP="00142DD3">
            <w:pPr>
              <w:spacing w:before="60" w:after="60" w:line="240" w:lineRule="auto"/>
              <w:rPr>
                <w:ins w:id="210" w:author="Jason Rhee" w:date="2024-08-23T10:20:00Z" w16du:dateUtc="2024-08-23T00:20:00Z"/>
                <w:rFonts w:cs="Arial"/>
                <w:sz w:val="18"/>
                <w:szCs w:val="18"/>
              </w:rPr>
            </w:pPr>
            <w:ins w:id="211" w:author="Jason Rhee" w:date="2024-08-23T10:20:00Z" w16du:dateUtc="2024-08-23T00:20:00Z">
              <w:r w:rsidRPr="00891B68">
                <w:rPr>
                  <w:rFonts w:cs="Arial"/>
                  <w:sz w:val="18"/>
                  <w:szCs w:val="18"/>
                </w:rPr>
                <w:t>Attribute</w:t>
              </w:r>
            </w:ins>
          </w:p>
        </w:tc>
        <w:tc>
          <w:tcPr>
            <w:tcW w:w="1375" w:type="dxa"/>
          </w:tcPr>
          <w:p w14:paraId="254222E8" w14:textId="7CCA3FEE" w:rsidR="00222AAC" w:rsidRPr="00891B68" w:rsidRDefault="00222AAC" w:rsidP="00142DD3">
            <w:pPr>
              <w:spacing w:before="60" w:after="60" w:line="240" w:lineRule="auto"/>
              <w:rPr>
                <w:ins w:id="212" w:author="Jason Rhee" w:date="2024-08-23T10:20:00Z" w16du:dateUtc="2024-08-23T00:20:00Z"/>
                <w:rFonts w:cs="Arial"/>
                <w:sz w:val="18"/>
                <w:szCs w:val="18"/>
              </w:rPr>
            </w:pPr>
            <w:ins w:id="213" w:author="Jason Rhee" w:date="2024-08-23T10:22:00Z" w16du:dateUtc="2024-08-23T00:22:00Z">
              <w:r>
                <w:rPr>
                  <w:rFonts w:cs="Arial"/>
                  <w:sz w:val="18"/>
                  <w:szCs w:val="18"/>
                </w:rPr>
                <w:t>name</w:t>
              </w:r>
            </w:ins>
          </w:p>
        </w:tc>
        <w:tc>
          <w:tcPr>
            <w:tcW w:w="3120" w:type="dxa"/>
          </w:tcPr>
          <w:p w14:paraId="7541F75E" w14:textId="26C2FA75" w:rsidR="00222AAC" w:rsidRPr="00891B68" w:rsidRDefault="00202119" w:rsidP="00CD1392">
            <w:pPr>
              <w:spacing w:before="60" w:after="60" w:line="240" w:lineRule="auto"/>
              <w:jc w:val="left"/>
              <w:rPr>
                <w:ins w:id="214" w:author="Jason Rhee" w:date="2024-08-23T10:20:00Z" w16du:dateUtc="2024-08-23T00:20:00Z"/>
                <w:rFonts w:cs="Arial"/>
                <w:sz w:val="18"/>
                <w:szCs w:val="18"/>
              </w:rPr>
            </w:pPr>
            <w:ins w:id="215" w:author="Jason Rhee" w:date="2024-08-23T10:24:00Z" w16du:dateUtc="2024-08-23T00:24:00Z">
              <w:r w:rsidRPr="00202119">
                <w:rPr>
                  <w:rFonts w:cs="Arial"/>
                  <w:sz w:val="18"/>
                  <w:szCs w:val="18"/>
                </w:rPr>
                <w:t>The individual name of a feature.</w:t>
              </w:r>
            </w:ins>
          </w:p>
        </w:tc>
        <w:tc>
          <w:tcPr>
            <w:tcW w:w="1274" w:type="dxa"/>
          </w:tcPr>
          <w:p w14:paraId="7EBBD039" w14:textId="649B1104" w:rsidR="00222AAC" w:rsidRPr="00891B68" w:rsidRDefault="00222AAC" w:rsidP="00142DD3">
            <w:pPr>
              <w:spacing w:before="60" w:after="60" w:line="240" w:lineRule="auto"/>
              <w:jc w:val="center"/>
              <w:rPr>
                <w:ins w:id="216" w:author="Jason Rhee" w:date="2024-08-23T10:20:00Z" w16du:dateUtc="2024-08-23T00:20:00Z"/>
                <w:rFonts w:cs="Arial"/>
                <w:sz w:val="18"/>
                <w:szCs w:val="18"/>
              </w:rPr>
            </w:pPr>
            <w:ins w:id="217" w:author="Jason Rhee" w:date="2024-08-23T10:20:00Z" w16du:dateUtc="2024-08-23T00:20:00Z">
              <w:r w:rsidRPr="00891B68">
                <w:rPr>
                  <w:rFonts w:cs="Arial"/>
                  <w:sz w:val="18"/>
                  <w:szCs w:val="18"/>
                </w:rPr>
                <w:t>[1]</w:t>
              </w:r>
            </w:ins>
          </w:p>
        </w:tc>
        <w:tc>
          <w:tcPr>
            <w:tcW w:w="1291" w:type="dxa"/>
          </w:tcPr>
          <w:p w14:paraId="06301D50" w14:textId="314C274E" w:rsidR="00222AAC" w:rsidRPr="00891B68" w:rsidRDefault="00222AAC" w:rsidP="00142DD3">
            <w:pPr>
              <w:spacing w:before="60" w:after="60" w:line="240" w:lineRule="auto"/>
              <w:rPr>
                <w:ins w:id="218" w:author="Jason Rhee" w:date="2024-08-23T10:20:00Z" w16du:dateUtc="2024-08-23T00:20:00Z"/>
                <w:rFonts w:cs="Arial"/>
                <w:sz w:val="18"/>
                <w:szCs w:val="18"/>
              </w:rPr>
            </w:pPr>
            <w:ins w:id="219" w:author="Jason Rhee" w:date="2024-08-23T10:22:00Z" w16du:dateUtc="2024-08-23T00:22:00Z">
              <w:r>
                <w:rPr>
                  <w:rFonts w:cs="Arial"/>
                  <w:sz w:val="18"/>
                  <w:szCs w:val="18"/>
                </w:rPr>
                <w:t>Text</w:t>
              </w:r>
            </w:ins>
          </w:p>
        </w:tc>
        <w:tc>
          <w:tcPr>
            <w:tcW w:w="977" w:type="dxa"/>
          </w:tcPr>
          <w:p w14:paraId="7EE12A40" w14:textId="77777777" w:rsidR="00222AAC" w:rsidRPr="00891B68" w:rsidRDefault="00222AAC" w:rsidP="00142DD3">
            <w:pPr>
              <w:spacing w:before="60" w:after="60" w:line="240" w:lineRule="auto"/>
              <w:rPr>
                <w:ins w:id="220" w:author="Jason Rhee" w:date="2024-08-23T10:20:00Z" w16du:dateUtc="2024-08-23T00:20:00Z"/>
                <w:rFonts w:cs="Arial"/>
                <w:sz w:val="18"/>
                <w:szCs w:val="18"/>
              </w:rPr>
            </w:pPr>
          </w:p>
        </w:tc>
      </w:tr>
      <w:tr w:rsidR="00202119" w:rsidRPr="00891B68" w14:paraId="32818E21" w14:textId="77777777" w:rsidTr="00CD1392">
        <w:trPr>
          <w:ins w:id="221" w:author="Jason Rhee" w:date="2024-08-23T10:22:00Z"/>
        </w:trPr>
        <w:tc>
          <w:tcPr>
            <w:tcW w:w="1597" w:type="dxa"/>
          </w:tcPr>
          <w:p w14:paraId="23048BF9" w14:textId="20AEE53D" w:rsidR="00222AAC" w:rsidRPr="00891B68" w:rsidRDefault="00222AAC" w:rsidP="00142DD3">
            <w:pPr>
              <w:spacing w:before="60" w:after="60"/>
              <w:rPr>
                <w:ins w:id="222" w:author="Jason Rhee" w:date="2024-08-23T10:22:00Z" w16du:dateUtc="2024-08-23T00:22:00Z"/>
                <w:rFonts w:cs="Arial"/>
                <w:sz w:val="18"/>
                <w:szCs w:val="18"/>
              </w:rPr>
            </w:pPr>
            <w:ins w:id="223" w:author="Jason Rhee" w:date="2024-08-23T10:22:00Z" w16du:dateUtc="2024-08-23T00:22:00Z">
              <w:r w:rsidRPr="00891B68">
                <w:rPr>
                  <w:rFonts w:cs="Arial"/>
                  <w:sz w:val="18"/>
                  <w:szCs w:val="18"/>
                </w:rPr>
                <w:t>Attribute</w:t>
              </w:r>
            </w:ins>
          </w:p>
        </w:tc>
        <w:tc>
          <w:tcPr>
            <w:tcW w:w="1375" w:type="dxa"/>
          </w:tcPr>
          <w:p w14:paraId="007A949F" w14:textId="2C6B9F83" w:rsidR="00222AAC" w:rsidRDefault="00CB6DBF" w:rsidP="00142DD3">
            <w:pPr>
              <w:spacing w:before="60" w:after="60"/>
              <w:rPr>
                <w:ins w:id="224" w:author="Jason Rhee" w:date="2024-08-23T10:22:00Z" w16du:dateUtc="2024-08-23T00:22:00Z"/>
                <w:rFonts w:cs="Arial"/>
                <w:sz w:val="18"/>
                <w:szCs w:val="18"/>
              </w:rPr>
            </w:pPr>
            <w:ins w:id="225" w:author="Jason Rhee" w:date="2024-08-23T10:22:00Z" w16du:dateUtc="2024-08-23T00:22:00Z">
              <w:r>
                <w:rPr>
                  <w:rFonts w:cs="Arial"/>
                  <w:sz w:val="18"/>
                  <w:szCs w:val="18"/>
                </w:rPr>
                <w:t>nameUsage</w:t>
              </w:r>
            </w:ins>
          </w:p>
        </w:tc>
        <w:tc>
          <w:tcPr>
            <w:tcW w:w="3120" w:type="dxa"/>
          </w:tcPr>
          <w:p w14:paraId="79A43DF9" w14:textId="41DD47CC" w:rsidR="00222AAC" w:rsidRPr="00891B68" w:rsidRDefault="00202119" w:rsidP="00CD1392">
            <w:pPr>
              <w:spacing w:before="60" w:after="60"/>
              <w:jc w:val="left"/>
              <w:rPr>
                <w:ins w:id="226" w:author="Jason Rhee" w:date="2024-08-23T10:22:00Z" w16du:dateUtc="2024-08-23T00:22:00Z"/>
                <w:rFonts w:cs="Arial"/>
                <w:sz w:val="18"/>
                <w:szCs w:val="18"/>
              </w:rPr>
            </w:pPr>
            <w:ins w:id="227" w:author="Jason Rhee" w:date="2024-08-23T10:24:00Z" w16du:dateUtc="2024-08-23T00:24:00Z">
              <w:r w:rsidRPr="00202119">
                <w:rPr>
                  <w:rFonts w:cs="Arial"/>
                  <w:sz w:val="18"/>
                  <w:szCs w:val="18"/>
                </w:rPr>
                <w:t>Classification of the type and display level of the name of a feature in an end-use</w:t>
              </w:r>
            </w:ins>
            <w:ins w:id="228" w:author="Jason Rhee" w:date="2024-08-26T13:17:00Z" w16du:dateUtc="2024-08-26T03:17:00Z">
              <w:r w:rsidR="00CD1392">
                <w:rPr>
                  <w:rFonts w:cs="Arial"/>
                  <w:sz w:val="18"/>
                  <w:szCs w:val="18"/>
                </w:rPr>
                <w:t>r</w:t>
              </w:r>
            </w:ins>
            <w:ins w:id="229" w:author="Jason Rhee" w:date="2024-08-23T10:24:00Z" w16du:dateUtc="2024-08-23T00:24:00Z">
              <w:r w:rsidRPr="00202119">
                <w:rPr>
                  <w:rFonts w:cs="Arial"/>
                  <w:sz w:val="18"/>
                  <w:szCs w:val="18"/>
                </w:rPr>
                <w:t xml:space="preserve"> system.</w:t>
              </w:r>
            </w:ins>
          </w:p>
        </w:tc>
        <w:tc>
          <w:tcPr>
            <w:tcW w:w="1274" w:type="dxa"/>
          </w:tcPr>
          <w:p w14:paraId="2CEA6BBA" w14:textId="3613FB42" w:rsidR="00222AAC" w:rsidRPr="00891B68" w:rsidRDefault="000A1D95" w:rsidP="00142DD3">
            <w:pPr>
              <w:spacing w:before="60" w:after="60"/>
              <w:jc w:val="center"/>
              <w:rPr>
                <w:ins w:id="230" w:author="Jason Rhee" w:date="2024-08-23T10:22:00Z" w16du:dateUtc="2024-08-23T00:22:00Z"/>
                <w:rFonts w:cs="Arial"/>
                <w:sz w:val="18"/>
                <w:szCs w:val="18"/>
              </w:rPr>
            </w:pPr>
            <w:ins w:id="231" w:author="Jason Rhee" w:date="2024-08-23T10:23:00Z" w16du:dateUtc="2024-08-23T00:23:00Z">
              <w:r>
                <w:rPr>
                  <w:rFonts w:cs="Arial"/>
                  <w:sz w:val="18"/>
                  <w:szCs w:val="18"/>
                </w:rPr>
                <w:t>[0..1]</w:t>
              </w:r>
            </w:ins>
          </w:p>
        </w:tc>
        <w:tc>
          <w:tcPr>
            <w:tcW w:w="1291" w:type="dxa"/>
          </w:tcPr>
          <w:p w14:paraId="38337DBC" w14:textId="38095D54" w:rsidR="00222AAC" w:rsidRPr="00891B68" w:rsidRDefault="00CB6DBF" w:rsidP="00142DD3">
            <w:pPr>
              <w:spacing w:before="60" w:after="60"/>
              <w:rPr>
                <w:ins w:id="232" w:author="Jason Rhee" w:date="2024-08-23T10:22:00Z" w16du:dateUtc="2024-08-23T00:22:00Z"/>
                <w:rFonts w:cs="Arial"/>
                <w:sz w:val="18"/>
                <w:szCs w:val="18"/>
              </w:rPr>
            </w:pPr>
            <w:ins w:id="233" w:author="Jason Rhee" w:date="2024-08-23T10:22:00Z" w16du:dateUtc="2024-08-23T00:22:00Z">
              <w:r>
                <w:rPr>
                  <w:rFonts w:cs="Arial"/>
                  <w:sz w:val="18"/>
                  <w:szCs w:val="18"/>
                </w:rPr>
                <w:t>Enumeration</w:t>
              </w:r>
            </w:ins>
          </w:p>
        </w:tc>
        <w:tc>
          <w:tcPr>
            <w:tcW w:w="977" w:type="dxa"/>
          </w:tcPr>
          <w:p w14:paraId="2A6B73DC" w14:textId="77777777" w:rsidR="00222AAC" w:rsidRPr="00891B68" w:rsidRDefault="00222AAC" w:rsidP="00142DD3">
            <w:pPr>
              <w:spacing w:before="60" w:after="60"/>
              <w:rPr>
                <w:ins w:id="234" w:author="Jason Rhee" w:date="2024-08-23T10:22:00Z" w16du:dateUtc="2024-08-23T00:22:00Z"/>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ins w:id="235" w:author="Jason Rhee" w:date="2024-08-23T10:28:00Z" w16du:dateUtc="2024-08-23T00:28:00Z">
              <w:r w:rsidR="00B121B9">
                <w:rPr>
                  <w:rFonts w:cs="Arial"/>
                  <w:sz w:val="18"/>
                  <w:szCs w:val="18"/>
                </w:rPr>
                <w:t>0..</w:t>
              </w:r>
            </w:ins>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rPr>
          <w:ins w:id="236" w:author="Jason Rhee" w:date="2024-08-23T10:27:00Z"/>
        </w:trPr>
        <w:tc>
          <w:tcPr>
            <w:tcW w:w="3681" w:type="dxa"/>
          </w:tcPr>
          <w:p w14:paraId="2C3171F1" w14:textId="3D8255FE" w:rsidR="00B121B9" w:rsidRPr="00891B68" w:rsidRDefault="00B121B9" w:rsidP="00891B68">
            <w:pPr>
              <w:spacing w:before="60" w:after="60"/>
              <w:jc w:val="left"/>
              <w:rPr>
                <w:ins w:id="237" w:author="Jason Rhee" w:date="2024-08-23T10:27:00Z" w16du:dateUtc="2024-08-23T00:27:00Z"/>
                <w:sz w:val="18"/>
                <w:szCs w:val="18"/>
              </w:rPr>
            </w:pPr>
            <w:ins w:id="238" w:author="Jason Rhee" w:date="2024-08-23T10:27:00Z" w16du:dateUtc="2024-08-23T00:27:00Z">
              <w:r>
                <w:rPr>
                  <w:sz w:val="18"/>
                  <w:szCs w:val="18"/>
                </w:rPr>
                <w:t>nameUsage</w:t>
              </w:r>
            </w:ins>
          </w:p>
        </w:tc>
        <w:tc>
          <w:tcPr>
            <w:tcW w:w="1559" w:type="dxa"/>
          </w:tcPr>
          <w:p w14:paraId="7FED00DD" w14:textId="3C25161D" w:rsidR="00B121B9" w:rsidRPr="00F8555F" w:rsidRDefault="00B121B9" w:rsidP="00891B68">
            <w:pPr>
              <w:spacing w:before="60" w:after="60"/>
              <w:jc w:val="left"/>
              <w:rPr>
                <w:ins w:id="239" w:author="Jason Rhee" w:date="2024-08-23T10:27:00Z" w16du:dateUtc="2024-08-23T00:27:00Z"/>
                <w:rFonts w:cs="Arial"/>
                <w:sz w:val="18"/>
                <w:szCs w:val="18"/>
              </w:rPr>
            </w:pPr>
            <w:ins w:id="240" w:author="Jason Rhee" w:date="2024-08-23T10:27:00Z" w16du:dateUtc="2024-08-23T00:27:00Z">
              <w:r w:rsidRPr="00202119">
                <w:rPr>
                  <w:rFonts w:cs="Arial"/>
                  <w:sz w:val="18"/>
                  <w:szCs w:val="18"/>
                </w:rPr>
                <w:t>Classification of the type and display level of the name of a feature in an end-use</w:t>
              </w:r>
            </w:ins>
            <w:ins w:id="241" w:author="Jason Rhee" w:date="2024-08-26T13:17:00Z" w16du:dateUtc="2024-08-26T03:17:00Z">
              <w:r w:rsidR="00CD1392">
                <w:rPr>
                  <w:rFonts w:cs="Arial"/>
                  <w:sz w:val="18"/>
                  <w:szCs w:val="18"/>
                </w:rPr>
                <w:t>r</w:t>
              </w:r>
            </w:ins>
            <w:ins w:id="242" w:author="Jason Rhee" w:date="2024-08-23T10:27:00Z" w16du:dateUtc="2024-08-23T00:27:00Z">
              <w:r w:rsidRPr="00202119">
                <w:rPr>
                  <w:rFonts w:cs="Arial"/>
                  <w:sz w:val="18"/>
                  <w:szCs w:val="18"/>
                </w:rPr>
                <w:t xml:space="preserve"> system.</w:t>
              </w:r>
            </w:ins>
          </w:p>
        </w:tc>
        <w:tc>
          <w:tcPr>
            <w:tcW w:w="1276" w:type="dxa"/>
          </w:tcPr>
          <w:p w14:paraId="42472814" w14:textId="1A30647A" w:rsidR="00B121B9" w:rsidRDefault="004E1F84" w:rsidP="00891B68">
            <w:pPr>
              <w:spacing w:before="60" w:after="60"/>
              <w:jc w:val="center"/>
              <w:rPr>
                <w:ins w:id="243" w:author="Jason Rhee" w:date="2024-08-23T10:27:00Z" w16du:dateUtc="2024-08-23T00:27:00Z"/>
                <w:rFonts w:cs="Arial"/>
                <w:sz w:val="18"/>
                <w:szCs w:val="18"/>
              </w:rPr>
            </w:pPr>
            <w:ins w:id="244" w:author="Jason Rhee" w:date="2024-08-23T10:28:00Z" w16du:dateUtc="2024-08-23T00:28:00Z">
              <w:r>
                <w:rPr>
                  <w:rFonts w:cs="Arial"/>
                  <w:sz w:val="18"/>
                  <w:szCs w:val="18"/>
                </w:rPr>
                <w:t>[0..1]</w:t>
              </w:r>
            </w:ins>
          </w:p>
        </w:tc>
        <w:tc>
          <w:tcPr>
            <w:tcW w:w="1276" w:type="dxa"/>
          </w:tcPr>
          <w:p w14:paraId="3ED9629B" w14:textId="044F9F6E" w:rsidR="00B121B9" w:rsidRPr="00891B68" w:rsidRDefault="004E1F84" w:rsidP="00891B68">
            <w:pPr>
              <w:spacing w:before="60" w:after="60"/>
              <w:jc w:val="left"/>
              <w:rPr>
                <w:ins w:id="245" w:author="Jason Rhee" w:date="2024-08-23T10:27:00Z" w16du:dateUtc="2024-08-23T00:27:00Z"/>
                <w:rFonts w:cs="Arial"/>
                <w:sz w:val="18"/>
                <w:szCs w:val="18"/>
              </w:rPr>
            </w:pPr>
            <w:ins w:id="246" w:author="Jason Rhee" w:date="2024-08-23T10:29:00Z" w16du:dateUtc="2024-08-23T00:29:00Z">
              <w:r w:rsidRPr="00891B68">
                <w:rPr>
                  <w:rFonts w:cs="Arial"/>
                  <w:sz w:val="18"/>
                  <w:szCs w:val="18"/>
                </w:rPr>
                <w:t>Enumeration</w:t>
              </w:r>
            </w:ins>
          </w:p>
        </w:tc>
        <w:tc>
          <w:tcPr>
            <w:tcW w:w="2268" w:type="dxa"/>
          </w:tcPr>
          <w:p w14:paraId="7A8FEC0E" w14:textId="77777777" w:rsidR="00B121B9" w:rsidRDefault="001D0D2E" w:rsidP="00891B68">
            <w:pPr>
              <w:spacing w:before="60" w:after="60"/>
              <w:jc w:val="left"/>
              <w:rPr>
                <w:ins w:id="247" w:author="Jason Rhee" w:date="2024-08-23T13:55:00Z" w16du:dateUtc="2024-08-23T03:55:00Z"/>
                <w:rFonts w:cs="Arial"/>
                <w:sz w:val="18"/>
                <w:szCs w:val="18"/>
              </w:rPr>
            </w:pPr>
            <w:ins w:id="248" w:author="Jason Rhee" w:date="2024-08-23T13:54:00Z" w16du:dateUtc="2024-08-23T03:54:00Z">
              <w:r>
                <w:rPr>
                  <w:rFonts w:cs="Arial"/>
                  <w:sz w:val="18"/>
                  <w:szCs w:val="18"/>
                </w:rPr>
                <w:t>1:</w:t>
              </w:r>
              <w:r w:rsidR="007651A7">
                <w:rPr>
                  <w:rFonts w:cs="Arial"/>
                  <w:sz w:val="18"/>
                  <w:szCs w:val="18"/>
                </w:rPr>
                <w:t xml:space="preserve"> </w:t>
              </w:r>
            </w:ins>
            <w:ins w:id="249" w:author="Jason Rhee" w:date="2024-08-23T13:54:00Z">
              <w:r w:rsidR="007651A7" w:rsidRPr="007651A7">
                <w:rPr>
                  <w:rFonts w:cs="Arial"/>
                  <w:sz w:val="18"/>
                  <w:szCs w:val="18"/>
                </w:rPr>
                <w:t>defaultNameDisplay</w:t>
              </w:r>
            </w:ins>
          </w:p>
          <w:p w14:paraId="34A897E5" w14:textId="05CCD333" w:rsidR="007651A7" w:rsidRPr="00891B68" w:rsidRDefault="007651A7" w:rsidP="00891B68">
            <w:pPr>
              <w:spacing w:before="60" w:after="60"/>
              <w:jc w:val="left"/>
              <w:rPr>
                <w:ins w:id="250" w:author="Jason Rhee" w:date="2024-08-23T10:27:00Z" w16du:dateUtc="2024-08-23T00:27:00Z"/>
                <w:rFonts w:cs="Arial"/>
                <w:sz w:val="18"/>
                <w:szCs w:val="18"/>
              </w:rPr>
            </w:pPr>
            <w:ins w:id="251" w:author="Jason Rhee" w:date="2024-08-23T13:55:00Z" w16du:dateUtc="2024-08-23T03:55:00Z">
              <w:r>
                <w:rPr>
                  <w:rFonts w:cs="Arial"/>
                  <w:sz w:val="18"/>
                  <w:szCs w:val="18"/>
                </w:rPr>
                <w:t xml:space="preserve">2: </w:t>
              </w:r>
            </w:ins>
            <w:ins w:id="252" w:author="Jason Rhee" w:date="2024-08-23T13:55:00Z">
              <w:r w:rsidRPr="007651A7">
                <w:rPr>
                  <w:rFonts w:cs="Arial"/>
                  <w:sz w:val="18"/>
                  <w:szCs w:val="18"/>
                </w:rPr>
                <w:t>alternateNameDisplay</w:t>
              </w:r>
            </w:ins>
          </w:p>
        </w:tc>
      </w:tr>
    </w:tbl>
    <w:p w14:paraId="648D278F" w14:textId="77777777" w:rsidR="00B730E4" w:rsidRDefault="00B730E4" w:rsidP="00B730E4">
      <w:pPr>
        <w:spacing w:before="0" w:after="0"/>
      </w:pPr>
      <w:bookmarkStart w:id="253" w:name="_Toc225648301"/>
      <w:bookmarkStart w:id="254" w:name="_Toc225065158"/>
      <w:bookmarkStart w:id="255" w:name="_Toc225648282"/>
      <w:bookmarkStart w:id="256" w:name="_Toc225065139"/>
      <w:bookmarkEnd w:id="15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257" w:name="_Toc127463830"/>
      <w:bookmarkStart w:id="258" w:name="_Toc128125456"/>
      <w:bookmarkStart w:id="259" w:name="_Toc141176181"/>
      <w:bookmarkStart w:id="260" w:name="_Toc141176336"/>
      <w:bookmarkStart w:id="261" w:name="_Toc141176967"/>
      <w:bookmarkStart w:id="262" w:name="_Toc172898021"/>
      <w:r w:rsidRPr="00A4129D">
        <w:t>F</w:t>
      </w:r>
      <w:r w:rsidR="00596942" w:rsidRPr="00A4129D">
        <w:t>eature Catalogue</w:t>
      </w:r>
      <w:bookmarkEnd w:id="253"/>
      <w:bookmarkEnd w:id="254"/>
      <w:bookmarkEnd w:id="257"/>
      <w:bookmarkEnd w:id="258"/>
      <w:bookmarkEnd w:id="259"/>
      <w:bookmarkEnd w:id="260"/>
      <w:bookmarkEnd w:id="261"/>
      <w:bookmarkEnd w:id="262"/>
    </w:p>
    <w:p w14:paraId="53FA5856" w14:textId="77777777" w:rsidR="00E65251" w:rsidRPr="009D1822" w:rsidRDefault="00E65251" w:rsidP="00B3435A">
      <w:pPr>
        <w:pStyle w:val="Heading2"/>
      </w:pPr>
      <w:bookmarkStart w:id="263" w:name="_Toc127463831"/>
      <w:bookmarkStart w:id="264" w:name="_Toc128125457"/>
      <w:bookmarkStart w:id="265" w:name="_Toc141176182"/>
      <w:bookmarkStart w:id="266" w:name="_Toc141176337"/>
      <w:bookmarkStart w:id="267" w:name="_Toc141176968"/>
      <w:bookmarkStart w:id="268" w:name="_Toc172898022"/>
      <w:r w:rsidRPr="009D1822">
        <w:t>Introduction</w:t>
      </w:r>
      <w:bookmarkEnd w:id="263"/>
      <w:bookmarkEnd w:id="264"/>
      <w:bookmarkEnd w:id="265"/>
      <w:bookmarkEnd w:id="266"/>
      <w:bookmarkEnd w:id="267"/>
      <w:bookmarkEnd w:id="268"/>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269" w:name="_Toc127463832"/>
      <w:bookmarkStart w:id="270" w:name="_Toc128125458"/>
      <w:bookmarkStart w:id="271" w:name="_Toc141176183"/>
      <w:bookmarkStart w:id="272" w:name="_Toc141176338"/>
      <w:bookmarkStart w:id="273" w:name="_Toc141176969"/>
      <w:bookmarkStart w:id="274" w:name="_Toc172898023"/>
      <w:r w:rsidRPr="00A4129D">
        <w:t>Feature Types</w:t>
      </w:r>
      <w:bookmarkEnd w:id="255"/>
      <w:bookmarkEnd w:id="256"/>
      <w:bookmarkEnd w:id="269"/>
      <w:bookmarkEnd w:id="270"/>
      <w:bookmarkEnd w:id="271"/>
      <w:bookmarkEnd w:id="272"/>
      <w:bookmarkEnd w:id="273"/>
      <w:bookmarkEnd w:id="274"/>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275" w:name="_Toc225648283"/>
      <w:bookmarkStart w:id="276"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275"/>
      <w:bookmarkEnd w:id="276"/>
    </w:p>
    <w:p w14:paraId="46BDEEA9" w14:textId="77777777" w:rsidR="00D7007E" w:rsidRDefault="000771BD" w:rsidP="00060070">
      <w:pPr>
        <w:spacing w:before="0"/>
        <w:rPr>
          <w:lang w:val="en-US"/>
        </w:rPr>
      </w:pPr>
      <w:bookmarkStart w:id="277" w:name="_Toc225648284"/>
      <w:bookmarkStart w:id="278"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279" w:name="_Toc225648285"/>
      <w:bookmarkStart w:id="280" w:name="_Toc225065142"/>
      <w:bookmarkEnd w:id="277"/>
      <w:bookmarkEnd w:id="278"/>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279"/>
      <w:bookmarkEnd w:id="280"/>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281" w:name="_Toc225648292"/>
      <w:bookmarkStart w:id="282" w:name="_Toc225065149"/>
      <w:r w:rsidRPr="00A4129D">
        <w:t>Attributes</w:t>
      </w:r>
      <w:bookmarkEnd w:id="281"/>
      <w:bookmarkEnd w:id="282"/>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283" w:name="_Ref534199920"/>
      <w:bookmarkStart w:id="284"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283"/>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284"/>
    </w:p>
    <w:p w14:paraId="736C2653" w14:textId="77777777" w:rsidR="0079766C" w:rsidRDefault="007E0252" w:rsidP="00736EF6">
      <w:pPr>
        <w:spacing w:before="0"/>
        <w:rPr>
          <w:ins w:id="285" w:author="Jason Rhee" w:date="2024-08-23T13:57:00Z" w16du:dateUtc="2024-08-23T03:57:00Z"/>
          <w:rFonts w:eastAsia="MS Mincho" w:cs="Arial"/>
          <w:szCs w:val="20"/>
          <w:lang w:val="en-GB"/>
        </w:rPr>
      </w:pPr>
      <w:bookmarkStart w:id="286" w:name="_Toc2256482951"/>
      <w:bookmarkStart w:id="287"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286"/>
      <w:bookmarkEnd w:id="287"/>
      <w:r w:rsidR="0066549D">
        <w:rPr>
          <w:rFonts w:eastAsia="MS Mincho" w:cs="Arial"/>
          <w:szCs w:val="20"/>
          <w:lang w:val="en-GB"/>
        </w:rPr>
        <w:t xml:space="preserve">. </w:t>
      </w:r>
      <w:r>
        <w:rPr>
          <w:rFonts w:eastAsia="MS Mincho" w:cs="Arial"/>
          <w:szCs w:val="20"/>
          <w:lang w:val="en-GB"/>
        </w:rPr>
        <w:t xml:space="preserve">S-129 includes </w:t>
      </w:r>
      <w:ins w:id="288" w:author="Jason Rhee" w:date="2024-08-23T13:56:00Z" w16du:dateUtc="2024-08-23T03:56:00Z">
        <w:r w:rsidR="007651A7">
          <w:rPr>
            <w:rFonts w:eastAsia="MS Mincho" w:cs="Arial"/>
            <w:szCs w:val="20"/>
            <w:lang w:val="en-GB"/>
          </w:rPr>
          <w:t xml:space="preserve">the following </w:t>
        </w:r>
      </w:ins>
      <w:del w:id="289" w:author="Jason Rhee" w:date="2024-08-23T13:56:00Z" w16du:dateUtc="2024-08-23T03:56:00Z">
        <w:r w:rsidR="009F2A29" w:rsidDel="007651A7">
          <w:rPr>
            <w:rFonts w:eastAsia="MS Mincho" w:cs="Arial"/>
            <w:szCs w:val="20"/>
            <w:lang w:val="en-GB"/>
          </w:rPr>
          <w:delText xml:space="preserve">only </w:delText>
        </w:r>
        <w:r w:rsidDel="007651A7">
          <w:rPr>
            <w:rFonts w:eastAsia="MS Mincho" w:cs="Arial"/>
            <w:szCs w:val="20"/>
            <w:lang w:val="en-GB"/>
          </w:rPr>
          <w:delText xml:space="preserve">one </w:delText>
        </w:r>
      </w:del>
      <w:r>
        <w:rPr>
          <w:rFonts w:eastAsia="MS Mincho" w:cs="Arial"/>
          <w:szCs w:val="20"/>
          <w:lang w:val="en-GB"/>
        </w:rPr>
        <w:t>complex attribute</w:t>
      </w:r>
      <w:ins w:id="290" w:author="Jason Rhee" w:date="2024-08-23T13:56:00Z" w16du:dateUtc="2024-08-23T03:56:00Z">
        <w:r w:rsidR="007651A7">
          <w:rPr>
            <w:rFonts w:eastAsia="MS Mincho" w:cs="Arial"/>
            <w:szCs w:val="20"/>
            <w:lang w:val="en-GB"/>
          </w:rPr>
          <w:t>s:</w:t>
        </w:r>
      </w:ins>
    </w:p>
    <w:p w14:paraId="180F85FB" w14:textId="6952F6DC" w:rsidR="007E0252" w:rsidRPr="00F57849" w:rsidRDefault="007E0252" w:rsidP="0079766C">
      <w:pPr>
        <w:pStyle w:val="ListParagraph"/>
        <w:numPr>
          <w:ilvl w:val="0"/>
          <w:numId w:val="81"/>
        </w:numPr>
        <w:spacing w:before="0"/>
        <w:rPr>
          <w:ins w:id="291" w:author="Jason Rhee" w:date="2024-08-23T13:58:00Z" w16du:dateUtc="2024-08-23T03:58:00Z"/>
          <w:rFonts w:cs="Arial"/>
        </w:rPr>
      </w:pPr>
      <w:del w:id="292" w:author="Jason Rhee" w:date="2024-08-23T13:57:00Z" w16du:dateUtc="2024-08-23T03:57:00Z">
        <w:r w:rsidRPr="0079766C" w:rsidDel="0079766C">
          <w:rPr>
            <w:rFonts w:cs="Arial"/>
          </w:rPr>
          <w:delText xml:space="preserve"> </w:delText>
        </w:r>
        <w:r w:rsidR="009F2A29" w:rsidRPr="00F57849" w:rsidDel="0079766C">
          <w:rPr>
            <w:rFonts w:cs="Arial"/>
          </w:rPr>
          <w:delText xml:space="preserve">– </w:delText>
        </w:r>
      </w:del>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del w:id="293" w:author="Jason Rhee" w:date="2024-08-23T13:58:00Z" w16du:dateUtc="2024-08-23T03:58:00Z">
        <w:r w:rsidR="009F2A29" w:rsidRPr="00F57849" w:rsidDel="00E86BB7">
          <w:rPr>
            <w:rFonts w:cs="Arial"/>
          </w:rPr>
          <w:delText>which</w:delText>
        </w:r>
        <w:r w:rsidRPr="00F57849" w:rsidDel="00E86BB7">
          <w:rPr>
            <w:rFonts w:cs="Arial"/>
          </w:rPr>
          <w:delText xml:space="preserve"> has t</w:delText>
        </w:r>
        <w:r w:rsidR="009F2A29" w:rsidRPr="00F57849" w:rsidDel="00E86BB7">
          <w:rPr>
            <w:rFonts w:cs="Arial"/>
          </w:rPr>
          <w:delText>he</w:delText>
        </w:r>
      </w:del>
      <w:ins w:id="294" w:author="Jason Rhee" w:date="2024-08-23T13:58:00Z" w16du:dateUtc="2024-08-23T03:58:00Z">
        <w:r w:rsidR="00E86BB7" w:rsidRPr="00F57849">
          <w:rPr>
            <w:rFonts w:cs="Arial"/>
          </w:rPr>
          <w:t>contains</w:t>
        </w:r>
      </w:ins>
      <w:r w:rsidRPr="00F57849">
        <w:rPr>
          <w:rFonts w:cs="Arial"/>
        </w:rPr>
        <w:t xml:space="preserve"> simple attributes</w:t>
      </w:r>
      <w:r w:rsidR="009F2A29" w:rsidRPr="00F57849">
        <w:rPr>
          <w:rFonts w:cs="Arial"/>
        </w:rPr>
        <w:t xml:space="preserve"> of </w:t>
      </w:r>
      <w:ins w:id="295" w:author="Jason Rhee" w:date="2024-08-23T13:58:00Z" w16du:dateUtc="2024-08-23T03:58:00Z">
        <w:r w:rsidR="009154A5" w:rsidRPr="00F57849">
          <w:rPr>
            <w:rFonts w:cs="Arial"/>
          </w:rPr>
          <w:t>“</w:t>
        </w:r>
      </w:ins>
      <w:r w:rsidR="009F2A29" w:rsidRPr="00F57849">
        <w:rPr>
          <w:rFonts w:cs="Arial"/>
        </w:rPr>
        <w:t>timeStart</w:t>
      </w:r>
      <w:ins w:id="296" w:author="Jason Rhee" w:date="2024-08-23T13:58:00Z" w16du:dateUtc="2024-08-23T03:58:00Z">
        <w:r w:rsidR="009154A5" w:rsidRPr="00F57849">
          <w:rPr>
            <w:rFonts w:cs="Arial"/>
          </w:rPr>
          <w:t>”</w:t>
        </w:r>
      </w:ins>
      <w:r w:rsidR="009F2A29" w:rsidRPr="00F57849">
        <w:rPr>
          <w:rFonts w:cs="Arial"/>
        </w:rPr>
        <w:t xml:space="preserve"> and </w:t>
      </w:r>
      <w:ins w:id="297" w:author="Jason Rhee" w:date="2024-08-23T13:58:00Z" w16du:dateUtc="2024-08-23T03:58:00Z">
        <w:r w:rsidR="009154A5" w:rsidRPr="00F57849">
          <w:rPr>
            <w:rFonts w:cs="Arial"/>
          </w:rPr>
          <w:t>“</w:t>
        </w:r>
      </w:ins>
      <w:r w:rsidR="009F2A29" w:rsidRPr="00F57849">
        <w:rPr>
          <w:rFonts w:cs="Arial"/>
        </w:rPr>
        <w:t>timeEnd</w:t>
      </w:r>
      <w:del w:id="298" w:author="Jason Rhee" w:date="2024-08-23T13:58:00Z" w16du:dateUtc="2024-08-23T03:58:00Z">
        <w:r w:rsidRPr="00F57849" w:rsidDel="009154A5">
          <w:rPr>
            <w:rFonts w:cs="Arial"/>
          </w:rPr>
          <w:delText>.</w:delText>
        </w:r>
      </w:del>
      <w:ins w:id="299" w:author="Jason Rhee" w:date="2024-08-23T13:58:00Z" w16du:dateUtc="2024-08-23T03:58:00Z">
        <w:r w:rsidR="009154A5" w:rsidRPr="00F57849">
          <w:rPr>
            <w:rFonts w:cs="Arial"/>
          </w:rPr>
          <w:t>”</w:t>
        </w:r>
      </w:ins>
    </w:p>
    <w:p w14:paraId="4B08E4B4" w14:textId="20F25F9D" w:rsidR="00E86BB7" w:rsidRPr="00F57849" w:rsidRDefault="004D2A4B" w:rsidP="00F57849">
      <w:pPr>
        <w:pStyle w:val="ListParagraph"/>
        <w:numPr>
          <w:ilvl w:val="0"/>
          <w:numId w:val="81"/>
        </w:numPr>
        <w:spacing w:before="0"/>
      </w:pPr>
      <w:ins w:id="300" w:author="Jason Rhee" w:date="2024-08-28T11:16:00Z" w16du:dateUtc="2024-08-28T01:16:00Z">
        <w:r>
          <w:rPr>
            <w:rFonts w:cs="Arial"/>
          </w:rPr>
          <w:t>featureName</w:t>
        </w:r>
      </w:ins>
      <w:ins w:id="301" w:author="Jason Rhee" w:date="2024-08-23T13:58:00Z" w16du:dateUtc="2024-08-23T03:58:00Z">
        <w:r w:rsidR="00E86BB7" w:rsidRPr="00F57849">
          <w:rPr>
            <w:rFonts w:cs="Arial"/>
          </w:rPr>
          <w:t xml:space="preserve"> – contains simple attribut</w:t>
        </w:r>
        <w:r w:rsidR="009154A5" w:rsidRPr="00F57849">
          <w:rPr>
            <w:rFonts w:cs="Arial"/>
          </w:rPr>
          <w:t>es of “name”, “language”, and “nameUsage”</w:t>
        </w:r>
      </w:ins>
    </w:p>
    <w:p w14:paraId="26939BF7" w14:textId="61C9B531" w:rsidR="00041CAC" w:rsidRDefault="00383EF0" w:rsidP="005A22CE">
      <w:pPr>
        <w:pStyle w:val="note0"/>
        <w:jc w:val="center"/>
        <w:rPr>
          <w:rFonts w:cs="Arial"/>
          <w:i w:val="0"/>
          <w:color w:val="auto"/>
          <w:highlight w:val="yellow"/>
          <w:lang w:eastAsia="en-US"/>
        </w:rPr>
      </w:pPr>
      <w:del w:id="302" w:author="Jason Rhee" w:date="2024-08-23T15:11:00Z" w16du:dateUtc="2024-08-23T05:11:00Z">
        <w:r w:rsidDel="00C25612">
          <w:rPr>
            <w:noProof/>
            <w:lang w:val="en-US" w:eastAsia="ko-KR"/>
          </w:rPr>
          <w:drawing>
            <wp:inline distT="0" distB="0" distL="0" distR="0" wp14:anchorId="13DBA99C" wp14:editId="38DC0D7B">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4453" cy="747258"/>
                      </a:xfrm>
                      <a:prstGeom prst="rect">
                        <a:avLst/>
                      </a:prstGeom>
                    </pic:spPr>
                  </pic:pic>
                </a:graphicData>
              </a:graphic>
            </wp:inline>
          </w:drawing>
        </w:r>
      </w:del>
      <w:ins w:id="303" w:author="Jason Rhee" w:date="2024-08-28T15:18:00Z" w16du:dateUtc="2024-08-28T05:18:00Z">
        <w:r w:rsidR="00A431E7">
          <w:rPr>
            <w:rFonts w:cs="Arial"/>
            <w:i w:val="0"/>
            <w:noProof/>
            <w:color w:val="auto"/>
            <w:highlight w:val="yellow"/>
            <w:lang w:eastAsia="en-US"/>
          </w:rPr>
          <w:drawing>
            <wp:inline distT="0" distB="0" distL="0" distR="0" wp14:anchorId="75524D98" wp14:editId="7EB1E412">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ins>
    </w:p>
    <w:p w14:paraId="07D32BE6" w14:textId="0D2E8922"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w:t>
      </w:r>
      <w:del w:id="304" w:author="Jason Rhee" w:date="2024-08-23T15:11:00Z" w16du:dateUtc="2024-08-23T05:11:00Z">
        <w:r w:rsidR="005A22CE" w:rsidRPr="00736EF6" w:rsidDel="00C25612">
          <w:rPr>
            <w:i/>
            <w:sz w:val="18"/>
            <w:szCs w:val="18"/>
          </w:rPr>
          <w:delText xml:space="preserve"> S-129 </w:delText>
        </w:r>
      </w:del>
      <w:r w:rsidR="005A22CE" w:rsidRPr="00736EF6">
        <w:rPr>
          <w:i/>
          <w:sz w:val="18"/>
          <w:szCs w:val="18"/>
        </w:rPr>
        <w:t>Complex Attribute</w:t>
      </w:r>
      <w:ins w:id="305" w:author="Jason Rhee" w:date="2024-08-23T15:11:00Z" w16du:dateUtc="2024-08-23T05:11:00Z">
        <w:r w:rsidR="00C25612">
          <w:rPr>
            <w:i/>
            <w:sz w:val="18"/>
            <w:szCs w:val="18"/>
          </w:rPr>
          <w:t xml:space="preserve">s used in </w:t>
        </w:r>
        <w:r w:rsidR="00C25612" w:rsidRPr="00736EF6">
          <w:rPr>
            <w:i/>
            <w:sz w:val="18"/>
            <w:szCs w:val="18"/>
          </w:rPr>
          <w:t>S-129</w:t>
        </w:r>
      </w:ins>
    </w:p>
    <w:p w14:paraId="4B47CFE0" w14:textId="3C981829" w:rsidR="00E039A5" w:rsidRPr="003458C9" w:rsidRDefault="00E039A5" w:rsidP="00B3435A">
      <w:pPr>
        <w:pStyle w:val="Heading2"/>
      </w:pPr>
      <w:bookmarkStart w:id="306" w:name="_Toc127463833"/>
      <w:bookmarkStart w:id="307" w:name="_Toc128125459"/>
      <w:bookmarkStart w:id="308" w:name="_Toc141176184"/>
      <w:bookmarkStart w:id="309" w:name="_Toc141176339"/>
      <w:bookmarkStart w:id="310" w:name="_Toc141176970"/>
      <w:bookmarkStart w:id="311" w:name="_Toc172898024"/>
      <w:r w:rsidRPr="003458C9">
        <w:t>Units of measure</w:t>
      </w:r>
      <w:bookmarkEnd w:id="306"/>
      <w:bookmarkEnd w:id="307"/>
      <w:bookmarkEnd w:id="308"/>
      <w:bookmarkEnd w:id="309"/>
      <w:bookmarkEnd w:id="310"/>
      <w:bookmarkEnd w:id="311"/>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312" w:name="_Toc127463834"/>
      <w:bookmarkStart w:id="313" w:name="_Toc128125460"/>
      <w:bookmarkStart w:id="314" w:name="_Toc141176185"/>
      <w:bookmarkStart w:id="315" w:name="_Toc141176340"/>
      <w:bookmarkStart w:id="316" w:name="_Toc141176971"/>
      <w:bookmarkStart w:id="317" w:name="_Toc172898025"/>
      <w:bookmarkStart w:id="318" w:name="_Toc225648315"/>
      <w:bookmarkStart w:id="319" w:name="_Toc225065172"/>
      <w:r w:rsidRPr="003458C9">
        <w:t xml:space="preserve">Dataset </w:t>
      </w:r>
      <w:r w:rsidR="00C342BE" w:rsidRPr="003458C9">
        <w:t>Types</w:t>
      </w:r>
      <w:bookmarkEnd w:id="312"/>
      <w:bookmarkEnd w:id="313"/>
      <w:bookmarkEnd w:id="314"/>
      <w:bookmarkEnd w:id="315"/>
      <w:bookmarkEnd w:id="316"/>
      <w:bookmarkEnd w:id="317"/>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320" w:name="_Toc127463835"/>
      <w:bookmarkStart w:id="321" w:name="_Toc128125461"/>
      <w:bookmarkStart w:id="322" w:name="_Toc141176186"/>
      <w:bookmarkStart w:id="323" w:name="_Toc141176341"/>
      <w:bookmarkStart w:id="324" w:name="_Toc141176972"/>
      <w:bookmarkStart w:id="325" w:name="_Toc172898026"/>
      <w:r w:rsidRPr="00D129DC">
        <w:t>Dataset Loading and Unloading</w:t>
      </w:r>
      <w:bookmarkEnd w:id="320"/>
      <w:bookmarkEnd w:id="321"/>
      <w:bookmarkEnd w:id="322"/>
      <w:bookmarkEnd w:id="323"/>
      <w:bookmarkEnd w:id="324"/>
      <w:bookmarkEnd w:id="325"/>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326" w:name="_Toc127463836"/>
      <w:bookmarkStart w:id="327" w:name="_Toc128125462"/>
      <w:bookmarkStart w:id="328" w:name="_Toc141176187"/>
      <w:bookmarkStart w:id="329" w:name="_Toc141176342"/>
      <w:bookmarkStart w:id="330" w:name="_Toc141176973"/>
      <w:bookmarkStart w:id="331" w:name="_Toc172898027"/>
      <w:r w:rsidRPr="003458C9">
        <w:t>Geometry</w:t>
      </w:r>
      <w:bookmarkEnd w:id="318"/>
      <w:bookmarkEnd w:id="319"/>
      <w:bookmarkEnd w:id="326"/>
      <w:bookmarkEnd w:id="327"/>
      <w:bookmarkEnd w:id="328"/>
      <w:bookmarkEnd w:id="329"/>
      <w:bookmarkEnd w:id="330"/>
      <w:bookmarkEnd w:id="331"/>
      <w:r w:rsidR="00F73215" w:rsidRPr="003458C9">
        <w:t xml:space="preserve"> </w:t>
      </w:r>
    </w:p>
    <w:p w14:paraId="430C04D4" w14:textId="77777777" w:rsidR="00941F24" w:rsidRDefault="007058EA" w:rsidP="00AC168D">
      <w:pPr>
        <w:pStyle w:val="note0"/>
        <w:spacing w:before="0"/>
        <w:rPr>
          <w:rFonts w:cs="Arial"/>
          <w:i w:val="0"/>
          <w:color w:val="auto"/>
        </w:rPr>
      </w:pPr>
      <w:bookmarkStart w:id="332" w:name="_Toc288810288"/>
      <w:bookmarkStart w:id="333" w:name="_Toc288812335"/>
      <w:r w:rsidRPr="00D129DC">
        <w:rPr>
          <w:rFonts w:cs="Arial"/>
          <w:i w:val="0"/>
          <w:color w:val="auto"/>
        </w:rPr>
        <w:t xml:space="preserve">Geometry in </w:t>
      </w:r>
      <w:bookmarkStart w:id="334" w:name="_Toc225648316"/>
      <w:bookmarkStart w:id="335" w:name="_Toc225065173"/>
      <w:bookmarkEnd w:id="332"/>
      <w:bookmarkEnd w:id="333"/>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336" w:name="_Toc127463837"/>
      <w:bookmarkStart w:id="337" w:name="_Toc128125463"/>
      <w:bookmarkStart w:id="338" w:name="_Toc141176188"/>
      <w:bookmarkStart w:id="339" w:name="_Toc141176343"/>
      <w:bookmarkStart w:id="340" w:name="_Toc141176974"/>
      <w:bookmarkStart w:id="341" w:name="_Toc172898028"/>
      <w:r w:rsidRPr="003458C9">
        <w:t>Coordinate Reference Systems</w:t>
      </w:r>
      <w:r w:rsidR="004504B9" w:rsidRPr="003458C9">
        <w:t xml:space="preserve"> (CRS)</w:t>
      </w:r>
      <w:bookmarkEnd w:id="334"/>
      <w:bookmarkEnd w:id="335"/>
      <w:bookmarkEnd w:id="336"/>
      <w:bookmarkEnd w:id="337"/>
      <w:bookmarkEnd w:id="338"/>
      <w:bookmarkEnd w:id="339"/>
      <w:bookmarkEnd w:id="340"/>
      <w:bookmarkEnd w:id="341"/>
    </w:p>
    <w:p w14:paraId="19626B6C" w14:textId="4FD851FF" w:rsidR="00E039A5" w:rsidRDefault="00E039A5" w:rsidP="00B3435A">
      <w:pPr>
        <w:pStyle w:val="Heading2"/>
      </w:pPr>
      <w:bookmarkStart w:id="342" w:name="_Toc127463838"/>
      <w:bookmarkStart w:id="343" w:name="_Toc128125464"/>
      <w:bookmarkStart w:id="344" w:name="_Toc141176189"/>
      <w:bookmarkStart w:id="345" w:name="_Toc141176344"/>
      <w:bookmarkStart w:id="346" w:name="_Toc141176975"/>
      <w:bookmarkStart w:id="347" w:name="_Toc172898029"/>
      <w:r>
        <w:t>Introduction</w:t>
      </w:r>
      <w:bookmarkEnd w:id="342"/>
      <w:bookmarkEnd w:id="343"/>
      <w:bookmarkEnd w:id="344"/>
      <w:bookmarkEnd w:id="345"/>
      <w:bookmarkEnd w:id="346"/>
      <w:bookmarkEnd w:id="347"/>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348" w:name="_Toc288810277"/>
      <w:bookmarkStart w:id="349"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350" w:name="_Toc288810278"/>
      <w:bookmarkStart w:id="351" w:name="_Toc288812325"/>
      <w:bookmarkEnd w:id="348"/>
      <w:bookmarkEnd w:id="349"/>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352" w:name="_Toc288810280"/>
      <w:bookmarkStart w:id="353" w:name="_Toc288812327"/>
      <w:bookmarkEnd w:id="350"/>
      <w:bookmarkEnd w:id="351"/>
      <w:r w:rsidRPr="00D129DC">
        <w:rPr>
          <w:rFonts w:cs="Arial"/>
          <w:szCs w:val="20"/>
        </w:rPr>
        <w:t>Coordi</w:t>
      </w:r>
      <w:r w:rsidR="00D96BD6">
        <w:rPr>
          <w:rFonts w:cs="Arial"/>
          <w:szCs w:val="20"/>
        </w:rPr>
        <w:t>nate reference system registry:</w:t>
      </w:r>
      <w:r w:rsidRPr="00D129DC">
        <w:rPr>
          <w:rFonts w:cs="Arial"/>
          <w:szCs w:val="20"/>
        </w:rPr>
        <w:tab/>
      </w:r>
      <w:hyperlink r:id="rId37" w:history="1">
        <w:r w:rsidRPr="00D129DC">
          <w:rPr>
            <w:rStyle w:val="Hyperlink"/>
            <w:rFonts w:cs="Arial"/>
            <w:b w:val="0"/>
            <w:szCs w:val="20"/>
            <w:lang w:val="en-US"/>
          </w:rPr>
          <w:t xml:space="preserve">EPSG Geodetic Parameter </w:t>
        </w:r>
        <w:bookmarkEnd w:id="352"/>
        <w:bookmarkEnd w:id="353"/>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354" w:name="_Toc288810282"/>
      <w:bookmarkStart w:id="355"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354"/>
      <w:bookmarkEnd w:id="355"/>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356" w:name="_Toc288810283"/>
      <w:bookmarkStart w:id="357"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356"/>
      <w:bookmarkEnd w:id="357"/>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358" w:name="_Toc288810284"/>
      <w:bookmarkStart w:id="359" w:name="_Toc288812331"/>
      <w:r w:rsidRPr="00D129DC">
        <w:rPr>
          <w:rStyle w:val="Label1Char"/>
          <w:rFonts w:cs="Arial"/>
          <w:sz w:val="20"/>
          <w:szCs w:val="20"/>
        </w:rPr>
        <w:t>URL:</w:t>
      </w:r>
      <w:bookmarkEnd w:id="358"/>
      <w:bookmarkEnd w:id="359"/>
      <w:r w:rsidR="00221A42" w:rsidRPr="00D129DC">
        <w:rPr>
          <w:rFonts w:cs="Arial"/>
          <w:szCs w:val="20"/>
        </w:rPr>
        <w:tab/>
      </w:r>
      <w:hyperlink r:id="rId38"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360" w:name="_Geometric_representation_M"/>
      <w:bookmarkStart w:id="361" w:name="_Toc127463839"/>
      <w:bookmarkStart w:id="362" w:name="_Toc128125465"/>
      <w:bookmarkStart w:id="363" w:name="_Toc141176190"/>
      <w:bookmarkStart w:id="364" w:name="_Toc141176345"/>
      <w:bookmarkStart w:id="365" w:name="_Toc141176976"/>
      <w:bookmarkStart w:id="366" w:name="_Toc172898030"/>
      <w:bookmarkEnd w:id="360"/>
      <w:r w:rsidRPr="00D129DC">
        <w:t>Horizontal Reference System</w:t>
      </w:r>
      <w:bookmarkEnd w:id="361"/>
      <w:bookmarkEnd w:id="362"/>
      <w:bookmarkEnd w:id="363"/>
      <w:bookmarkEnd w:id="364"/>
      <w:bookmarkEnd w:id="365"/>
      <w:bookmarkEnd w:id="366"/>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9"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367" w:name="_Toc127463840"/>
      <w:bookmarkStart w:id="368" w:name="_Toc128125466"/>
      <w:bookmarkStart w:id="369" w:name="_Toc141176191"/>
      <w:bookmarkStart w:id="370" w:name="_Toc141176346"/>
      <w:bookmarkStart w:id="371" w:name="_Toc141176977"/>
      <w:bookmarkStart w:id="372" w:name="_Toc172898031"/>
      <w:r w:rsidRPr="003458C9">
        <w:t>Vertical Reference System</w:t>
      </w:r>
      <w:bookmarkEnd w:id="367"/>
      <w:bookmarkEnd w:id="368"/>
      <w:bookmarkEnd w:id="369"/>
      <w:bookmarkEnd w:id="370"/>
      <w:bookmarkEnd w:id="371"/>
      <w:bookmarkEnd w:id="372"/>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373" w:name="_Toc528325684"/>
      <w:bookmarkStart w:id="374" w:name="_Toc127463841"/>
      <w:bookmarkStart w:id="375" w:name="_Toc128125467"/>
      <w:bookmarkStart w:id="376" w:name="_Toc141176192"/>
      <w:bookmarkStart w:id="377" w:name="_Toc141176347"/>
      <w:bookmarkStart w:id="378" w:name="_Toc141176978"/>
      <w:bookmarkStart w:id="379" w:name="_Toc172898032"/>
      <w:bookmarkEnd w:id="373"/>
      <w:r w:rsidRPr="00D129DC">
        <w:t>Temporal Reference System</w:t>
      </w:r>
      <w:bookmarkEnd w:id="374"/>
      <w:bookmarkEnd w:id="375"/>
      <w:bookmarkEnd w:id="376"/>
      <w:bookmarkEnd w:id="377"/>
      <w:bookmarkEnd w:id="378"/>
      <w:bookmarkEnd w:id="379"/>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380" w:name="_Toc225648327"/>
      <w:bookmarkStart w:id="381" w:name="_Toc225065184"/>
      <w:bookmarkStart w:id="382" w:name="_Toc127463842"/>
      <w:bookmarkStart w:id="383" w:name="_Toc128125468"/>
      <w:bookmarkStart w:id="384" w:name="_Toc141176193"/>
      <w:bookmarkStart w:id="385" w:name="_Toc141176348"/>
      <w:bookmarkStart w:id="386" w:name="_Toc141176979"/>
      <w:bookmarkStart w:id="387" w:name="_Toc172898033"/>
      <w:r w:rsidRPr="003458C9">
        <w:t>Data Quality</w:t>
      </w:r>
      <w:bookmarkEnd w:id="380"/>
      <w:bookmarkEnd w:id="381"/>
      <w:bookmarkEnd w:id="382"/>
      <w:bookmarkEnd w:id="383"/>
      <w:bookmarkEnd w:id="384"/>
      <w:bookmarkEnd w:id="385"/>
      <w:bookmarkEnd w:id="386"/>
      <w:bookmarkEnd w:id="387"/>
    </w:p>
    <w:p w14:paraId="460F002F" w14:textId="4536063C" w:rsidR="00AD21B9" w:rsidRDefault="00AD21B9" w:rsidP="00B3435A">
      <w:pPr>
        <w:pStyle w:val="Heading2"/>
      </w:pPr>
      <w:bookmarkStart w:id="388" w:name="_Toc127463843"/>
      <w:bookmarkStart w:id="389" w:name="_Toc128125469"/>
      <w:bookmarkStart w:id="390" w:name="_Toc141176194"/>
      <w:bookmarkStart w:id="391" w:name="_Toc141176349"/>
      <w:bookmarkStart w:id="392" w:name="_Toc141176980"/>
      <w:bookmarkStart w:id="393" w:name="_Toc172898034"/>
      <w:r>
        <w:t>Introduction</w:t>
      </w:r>
      <w:bookmarkEnd w:id="388"/>
      <w:bookmarkEnd w:id="389"/>
      <w:bookmarkEnd w:id="390"/>
      <w:bookmarkEnd w:id="391"/>
      <w:bookmarkEnd w:id="392"/>
      <w:bookmarkEnd w:id="393"/>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394" w:name="_Toc225648349"/>
      <w:bookmarkStart w:id="395" w:name="_Toc225065206"/>
      <w:bookmarkStart w:id="396" w:name="_Toc127463844"/>
      <w:bookmarkStart w:id="397" w:name="_Toc128125470"/>
      <w:bookmarkStart w:id="398" w:name="_Toc141176195"/>
      <w:bookmarkStart w:id="399" w:name="_Toc141176350"/>
      <w:bookmarkStart w:id="400" w:name="_Toc141176981"/>
      <w:bookmarkStart w:id="401" w:name="_Toc172898035"/>
      <w:r w:rsidRPr="006671C6">
        <w:t>Data Capture and Classification</w:t>
      </w:r>
      <w:bookmarkEnd w:id="394"/>
      <w:bookmarkEnd w:id="395"/>
      <w:bookmarkEnd w:id="396"/>
      <w:bookmarkEnd w:id="397"/>
      <w:bookmarkEnd w:id="398"/>
      <w:bookmarkEnd w:id="399"/>
      <w:bookmarkEnd w:id="400"/>
      <w:bookmarkEnd w:id="401"/>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402" w:name="_Toc8629863"/>
      <w:bookmarkStart w:id="403" w:name="_Toc8629995"/>
      <w:bookmarkStart w:id="404" w:name="_Toc19077382"/>
      <w:bookmarkStart w:id="405" w:name="_Toc191284919"/>
      <w:bookmarkStart w:id="406" w:name="_Toc225648351"/>
      <w:bookmarkStart w:id="407" w:name="_Toc225065208"/>
      <w:bookmarkStart w:id="408" w:name="_Toc127463845"/>
      <w:bookmarkStart w:id="409" w:name="_Toc128125471"/>
      <w:bookmarkStart w:id="410" w:name="_Toc141176196"/>
      <w:bookmarkStart w:id="411" w:name="_Toc141176351"/>
      <w:bookmarkStart w:id="412" w:name="_Toc141176982"/>
      <w:bookmarkStart w:id="413" w:name="_Toc172898036"/>
      <w:bookmarkEnd w:id="402"/>
      <w:bookmarkEnd w:id="403"/>
      <w:bookmarkEnd w:id="404"/>
      <w:bookmarkEnd w:id="405"/>
      <w:r w:rsidRPr="006671C6">
        <w:t>Maintenance</w:t>
      </w:r>
      <w:bookmarkEnd w:id="406"/>
      <w:bookmarkEnd w:id="407"/>
      <w:bookmarkEnd w:id="408"/>
      <w:bookmarkEnd w:id="409"/>
      <w:bookmarkEnd w:id="410"/>
      <w:bookmarkEnd w:id="411"/>
      <w:bookmarkEnd w:id="412"/>
      <w:bookmarkEnd w:id="413"/>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414" w:name="_Toc127463846"/>
      <w:bookmarkStart w:id="415" w:name="_Toc128125472"/>
      <w:bookmarkStart w:id="416" w:name="_Toc141176197"/>
      <w:bookmarkStart w:id="417" w:name="_Toc141176352"/>
      <w:bookmarkStart w:id="418" w:name="_Toc141176983"/>
      <w:bookmarkStart w:id="419" w:name="_Toc172898037"/>
      <w:r w:rsidRPr="006671C6">
        <w:t>Maintenance</w:t>
      </w:r>
      <w:r w:rsidRPr="00D129DC">
        <w:t xml:space="preserve"> and Update Frequency</w:t>
      </w:r>
      <w:bookmarkEnd w:id="414"/>
      <w:bookmarkEnd w:id="415"/>
      <w:bookmarkEnd w:id="416"/>
      <w:bookmarkEnd w:id="417"/>
      <w:bookmarkEnd w:id="418"/>
      <w:bookmarkEnd w:id="419"/>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420" w:name="_Toc127463847"/>
      <w:bookmarkStart w:id="421" w:name="_Toc128125473"/>
      <w:bookmarkStart w:id="422" w:name="_Toc141176198"/>
      <w:bookmarkStart w:id="423" w:name="_Toc141176353"/>
      <w:bookmarkStart w:id="424" w:name="_Toc141176984"/>
      <w:bookmarkStart w:id="425" w:name="_Toc172898038"/>
      <w:r w:rsidRPr="00D129DC">
        <w:t xml:space="preserve">Data </w:t>
      </w:r>
      <w:r w:rsidRPr="006671C6">
        <w:t>Source</w:t>
      </w:r>
      <w:bookmarkEnd w:id="420"/>
      <w:bookmarkEnd w:id="421"/>
      <w:bookmarkEnd w:id="422"/>
      <w:bookmarkEnd w:id="423"/>
      <w:bookmarkEnd w:id="424"/>
      <w:bookmarkEnd w:id="425"/>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426" w:name="_Toc127463848"/>
      <w:bookmarkStart w:id="427" w:name="_Toc128125474"/>
      <w:bookmarkStart w:id="428" w:name="_Toc141176199"/>
      <w:bookmarkStart w:id="429" w:name="_Toc141176354"/>
      <w:bookmarkStart w:id="430" w:name="_Toc141176985"/>
      <w:bookmarkStart w:id="431" w:name="_Toc172898039"/>
      <w:r w:rsidRPr="00D129DC">
        <w:lastRenderedPageBreak/>
        <w:t xml:space="preserve">Production </w:t>
      </w:r>
      <w:r w:rsidRPr="000D3100">
        <w:t>Process</w:t>
      </w:r>
      <w:bookmarkEnd w:id="426"/>
      <w:bookmarkEnd w:id="427"/>
      <w:bookmarkEnd w:id="428"/>
      <w:bookmarkEnd w:id="429"/>
      <w:bookmarkEnd w:id="430"/>
      <w:bookmarkEnd w:id="431"/>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432" w:name="_Toc225648363"/>
      <w:bookmarkStart w:id="433" w:name="_Toc225065220"/>
      <w:bookmarkStart w:id="434" w:name="_Toc127463849"/>
      <w:bookmarkStart w:id="435" w:name="_Toc128125475"/>
      <w:bookmarkStart w:id="436" w:name="_Toc141176200"/>
      <w:bookmarkStart w:id="437" w:name="_Toc141176355"/>
      <w:bookmarkStart w:id="438" w:name="_Toc141176986"/>
      <w:bookmarkStart w:id="439" w:name="_Toc172898040"/>
      <w:r w:rsidRPr="000D3100">
        <w:t>Portrayal</w:t>
      </w:r>
      <w:bookmarkEnd w:id="432"/>
      <w:bookmarkEnd w:id="433"/>
      <w:bookmarkEnd w:id="434"/>
      <w:bookmarkEnd w:id="435"/>
      <w:bookmarkEnd w:id="436"/>
      <w:bookmarkEnd w:id="437"/>
      <w:bookmarkEnd w:id="438"/>
      <w:bookmarkEnd w:id="439"/>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440" w:name="_Toc514641"/>
      <w:bookmarkStart w:id="441" w:name="_Toc515419"/>
      <w:bookmarkStart w:id="442" w:name="_Toc515612"/>
      <w:bookmarkStart w:id="443" w:name="_Toc515716"/>
      <w:bookmarkStart w:id="444" w:name="_Toc516232"/>
      <w:bookmarkStart w:id="445" w:name="_Toc516336"/>
      <w:bookmarkStart w:id="446" w:name="_Toc127463850"/>
      <w:bookmarkStart w:id="447" w:name="_Toc128125476"/>
      <w:bookmarkStart w:id="448" w:name="_Toc141176201"/>
      <w:bookmarkStart w:id="449" w:name="_Toc141176356"/>
      <w:bookmarkStart w:id="450" w:name="_Toc141176987"/>
      <w:bookmarkStart w:id="451" w:name="_Toc172898041"/>
      <w:bookmarkEnd w:id="440"/>
      <w:bookmarkEnd w:id="441"/>
      <w:bookmarkEnd w:id="442"/>
      <w:bookmarkEnd w:id="443"/>
      <w:bookmarkEnd w:id="444"/>
      <w:bookmarkEnd w:id="445"/>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446"/>
      <w:bookmarkEnd w:id="447"/>
      <w:bookmarkEnd w:id="448"/>
      <w:bookmarkEnd w:id="449"/>
      <w:bookmarkEnd w:id="450"/>
      <w:bookmarkEnd w:id="451"/>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452" w:name="_Toc127463851"/>
      <w:bookmarkStart w:id="453" w:name="_Toc128125477"/>
      <w:bookmarkStart w:id="454" w:name="_Toc141176202"/>
      <w:bookmarkStart w:id="455" w:name="_Toc141176357"/>
      <w:bookmarkStart w:id="456" w:name="_Toc141176988"/>
      <w:bookmarkStart w:id="457" w:name="_Toc172898042"/>
      <w:r w:rsidRPr="000D3100">
        <w:t>Encoding of Latitude and Longitude</w:t>
      </w:r>
      <w:bookmarkEnd w:id="452"/>
      <w:bookmarkEnd w:id="453"/>
      <w:bookmarkEnd w:id="454"/>
      <w:bookmarkEnd w:id="455"/>
      <w:bookmarkEnd w:id="456"/>
      <w:bookmarkEnd w:id="457"/>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458" w:name="_Toc490487463"/>
      <w:r w:rsidRPr="00D129DC">
        <w:t>Encoding of coordinates as decimals</w:t>
      </w:r>
      <w:bookmarkEnd w:id="458"/>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459" w:name="_Toc490487464"/>
      <w:bookmarkStart w:id="460" w:name="_Toc127463852"/>
      <w:bookmarkStart w:id="461" w:name="_Toc128125478"/>
      <w:bookmarkStart w:id="462" w:name="_Toc141176203"/>
      <w:bookmarkStart w:id="463" w:name="_Toc141176358"/>
      <w:bookmarkStart w:id="464" w:name="_Toc141176989"/>
      <w:bookmarkStart w:id="465" w:name="_Toc172898043"/>
      <w:r w:rsidRPr="000D3100">
        <w:t>Numeric Attribute Encoding</w:t>
      </w:r>
      <w:bookmarkEnd w:id="459"/>
      <w:bookmarkEnd w:id="460"/>
      <w:bookmarkEnd w:id="461"/>
      <w:bookmarkEnd w:id="462"/>
      <w:bookmarkEnd w:id="463"/>
      <w:bookmarkEnd w:id="464"/>
      <w:bookmarkEnd w:id="465"/>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466" w:name="_Toc490487465"/>
      <w:bookmarkStart w:id="467" w:name="_Toc127463853"/>
      <w:bookmarkStart w:id="468" w:name="_Toc128125479"/>
      <w:bookmarkStart w:id="469" w:name="_Toc141176204"/>
      <w:bookmarkStart w:id="470" w:name="_Toc141176359"/>
      <w:bookmarkStart w:id="471" w:name="_Toc141176990"/>
      <w:bookmarkStart w:id="472" w:name="_Toc172898044"/>
      <w:r w:rsidRPr="000D3100">
        <w:lastRenderedPageBreak/>
        <w:t>Text Attribute Values</w:t>
      </w:r>
      <w:bookmarkEnd w:id="466"/>
      <w:bookmarkEnd w:id="467"/>
      <w:bookmarkEnd w:id="468"/>
      <w:bookmarkEnd w:id="469"/>
      <w:bookmarkEnd w:id="470"/>
      <w:bookmarkEnd w:id="471"/>
      <w:bookmarkEnd w:id="472"/>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473" w:name="_Toc514647"/>
      <w:bookmarkStart w:id="474" w:name="_Toc515425"/>
      <w:bookmarkStart w:id="475" w:name="_Toc515617"/>
      <w:bookmarkStart w:id="476" w:name="_Toc515721"/>
      <w:bookmarkStart w:id="477" w:name="_Toc516237"/>
      <w:bookmarkStart w:id="478" w:name="_Toc516341"/>
      <w:bookmarkStart w:id="479" w:name="_Toc490487466"/>
      <w:bookmarkStart w:id="480" w:name="_Toc127463854"/>
      <w:bookmarkStart w:id="481" w:name="_Toc128125480"/>
      <w:bookmarkStart w:id="482" w:name="_Toc141176205"/>
      <w:bookmarkStart w:id="483" w:name="_Toc141176360"/>
      <w:bookmarkStart w:id="484" w:name="_Toc141176991"/>
      <w:bookmarkStart w:id="485" w:name="_Toc172898045"/>
      <w:bookmarkEnd w:id="473"/>
      <w:bookmarkEnd w:id="474"/>
      <w:bookmarkEnd w:id="475"/>
      <w:bookmarkEnd w:id="476"/>
      <w:bookmarkEnd w:id="477"/>
      <w:bookmarkEnd w:id="478"/>
      <w:r w:rsidRPr="000D3100">
        <w:t>Mandatory Attribute Values</w:t>
      </w:r>
      <w:bookmarkEnd w:id="479"/>
      <w:bookmarkEnd w:id="480"/>
      <w:bookmarkEnd w:id="481"/>
      <w:bookmarkEnd w:id="482"/>
      <w:bookmarkEnd w:id="483"/>
      <w:bookmarkEnd w:id="484"/>
      <w:bookmarkEnd w:id="485"/>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486" w:name="_Toc490487467"/>
      <w:bookmarkStart w:id="487" w:name="_Toc127463855"/>
      <w:bookmarkStart w:id="488" w:name="_Toc128125481"/>
      <w:bookmarkStart w:id="489" w:name="_Toc141176206"/>
      <w:bookmarkStart w:id="490" w:name="_Toc141176361"/>
      <w:bookmarkStart w:id="491" w:name="_Toc141176992"/>
      <w:bookmarkStart w:id="492" w:name="_Toc172898046"/>
      <w:r w:rsidRPr="006671C6">
        <w:t>Unknown Attribute Values</w:t>
      </w:r>
      <w:bookmarkEnd w:id="486"/>
      <w:bookmarkEnd w:id="487"/>
      <w:bookmarkEnd w:id="488"/>
      <w:bookmarkEnd w:id="489"/>
      <w:bookmarkEnd w:id="490"/>
      <w:bookmarkEnd w:id="491"/>
      <w:bookmarkEnd w:id="492"/>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493" w:name="_Toc490487468"/>
      <w:bookmarkStart w:id="494" w:name="_Toc127463856"/>
      <w:bookmarkStart w:id="495" w:name="_Toc128125482"/>
      <w:bookmarkStart w:id="496" w:name="_Toc141176207"/>
      <w:bookmarkStart w:id="497" w:name="_Toc141176362"/>
      <w:bookmarkStart w:id="498" w:name="_Toc141176993"/>
      <w:bookmarkStart w:id="499" w:name="_Toc172898047"/>
      <w:r w:rsidRPr="006671C6">
        <w:t>Structure of dataset files</w:t>
      </w:r>
      <w:bookmarkEnd w:id="493"/>
      <w:bookmarkEnd w:id="494"/>
      <w:bookmarkEnd w:id="495"/>
      <w:bookmarkEnd w:id="496"/>
      <w:bookmarkEnd w:id="497"/>
      <w:bookmarkEnd w:id="498"/>
      <w:bookmarkEnd w:id="499"/>
    </w:p>
    <w:p w14:paraId="6C26639A" w14:textId="7BB3F190" w:rsidR="00D149EE" w:rsidRPr="00D129DC" w:rsidRDefault="00D149EE" w:rsidP="00AE7DD0">
      <w:pPr>
        <w:pStyle w:val="Heading3"/>
      </w:pPr>
      <w:bookmarkStart w:id="500" w:name="_Toc490487469"/>
      <w:r w:rsidRPr="00D129DC">
        <w:t>Sequence of objects</w:t>
      </w:r>
      <w:bookmarkEnd w:id="500"/>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501" w:name="__RefHeading__2980_1382180727"/>
      <w:bookmarkStart w:id="502" w:name="_Toc490487470"/>
      <w:bookmarkStart w:id="503" w:name="_Toc127463857"/>
      <w:bookmarkStart w:id="504" w:name="_Toc128125483"/>
      <w:bookmarkStart w:id="505" w:name="_Toc141176208"/>
      <w:bookmarkStart w:id="506" w:name="_Toc141176363"/>
      <w:bookmarkStart w:id="507" w:name="_Toc141176994"/>
      <w:bookmarkStart w:id="508" w:name="_Toc172898048"/>
      <w:bookmarkEnd w:id="501"/>
      <w:r w:rsidRPr="006671C6">
        <w:t>Object identifiers</w:t>
      </w:r>
      <w:bookmarkEnd w:id="502"/>
      <w:bookmarkEnd w:id="503"/>
      <w:bookmarkEnd w:id="504"/>
      <w:bookmarkEnd w:id="505"/>
      <w:bookmarkEnd w:id="506"/>
      <w:bookmarkEnd w:id="507"/>
      <w:bookmarkEnd w:id="508"/>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509" w:name="__RefHeading__2982_1382180727"/>
      <w:bookmarkStart w:id="510" w:name="_Toc490487471"/>
      <w:bookmarkStart w:id="511" w:name="_Toc127463858"/>
      <w:bookmarkStart w:id="512" w:name="_Toc128125484"/>
      <w:bookmarkStart w:id="513" w:name="_Toc141176209"/>
      <w:bookmarkStart w:id="514" w:name="_Toc141176364"/>
      <w:bookmarkStart w:id="515" w:name="_Toc141176995"/>
      <w:bookmarkStart w:id="516" w:name="_Toc172898049"/>
      <w:bookmarkEnd w:id="509"/>
      <w:r w:rsidRPr="006671C6">
        <w:t>Dataset validation</w:t>
      </w:r>
      <w:bookmarkEnd w:id="510"/>
      <w:bookmarkEnd w:id="511"/>
      <w:bookmarkEnd w:id="512"/>
      <w:bookmarkEnd w:id="513"/>
      <w:bookmarkEnd w:id="514"/>
      <w:bookmarkEnd w:id="515"/>
      <w:bookmarkEnd w:id="516"/>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517" w:name="_Toc481684046"/>
      <w:bookmarkStart w:id="518" w:name="_Toc127463859"/>
      <w:bookmarkStart w:id="519" w:name="_Toc128125485"/>
      <w:bookmarkStart w:id="520" w:name="_Toc141176210"/>
      <w:bookmarkStart w:id="521" w:name="_Toc141176365"/>
      <w:bookmarkStart w:id="522" w:name="_Toc141176996"/>
      <w:bookmarkStart w:id="523" w:name="_Toc172898050"/>
      <w:r w:rsidRPr="006671C6">
        <w:t>Data overlap</w:t>
      </w:r>
      <w:bookmarkEnd w:id="517"/>
      <w:bookmarkEnd w:id="518"/>
      <w:bookmarkEnd w:id="519"/>
      <w:bookmarkEnd w:id="520"/>
      <w:bookmarkEnd w:id="521"/>
      <w:bookmarkEnd w:id="522"/>
      <w:bookmarkEnd w:id="523"/>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524" w:name="_Toc481684047"/>
      <w:bookmarkStart w:id="525" w:name="_Toc127463860"/>
      <w:bookmarkStart w:id="526" w:name="_Toc128125486"/>
      <w:bookmarkStart w:id="527" w:name="_Toc141176211"/>
      <w:bookmarkStart w:id="528" w:name="_Toc141176366"/>
      <w:bookmarkStart w:id="529" w:name="_Toc141176997"/>
      <w:bookmarkStart w:id="530" w:name="_Toc172898051"/>
      <w:r w:rsidRPr="006671C6">
        <w:t>Data quality</w:t>
      </w:r>
      <w:bookmarkEnd w:id="524"/>
      <w:bookmarkEnd w:id="525"/>
      <w:bookmarkEnd w:id="526"/>
      <w:bookmarkEnd w:id="527"/>
      <w:bookmarkEnd w:id="528"/>
      <w:bookmarkEnd w:id="529"/>
      <w:bookmarkEnd w:id="530"/>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531" w:name="_Toc225648364"/>
      <w:bookmarkStart w:id="532" w:name="_Toc225065221"/>
      <w:bookmarkStart w:id="533" w:name="_Toc127463861"/>
      <w:bookmarkStart w:id="534" w:name="_Toc128125487"/>
      <w:bookmarkStart w:id="535" w:name="_Toc141176212"/>
      <w:bookmarkStart w:id="536" w:name="_Toc141176367"/>
      <w:bookmarkStart w:id="537" w:name="_Toc141176998"/>
      <w:bookmarkStart w:id="538" w:name="_Toc172898052"/>
      <w:bookmarkStart w:id="539" w:name="_Toc225648340"/>
      <w:bookmarkStart w:id="540" w:name="_Toc225065197"/>
      <w:r w:rsidRPr="006671C6">
        <w:t>Data</w:t>
      </w:r>
      <w:r>
        <w:t xml:space="preserve"> Product</w:t>
      </w:r>
      <w:r w:rsidRPr="006671C6">
        <w:t xml:space="preserve"> </w:t>
      </w:r>
      <w:r w:rsidR="0054652A" w:rsidRPr="006671C6">
        <w:t>Delivery</w:t>
      </w:r>
      <w:bookmarkEnd w:id="531"/>
      <w:bookmarkEnd w:id="532"/>
      <w:bookmarkEnd w:id="533"/>
      <w:bookmarkEnd w:id="534"/>
      <w:bookmarkEnd w:id="535"/>
      <w:bookmarkEnd w:id="536"/>
      <w:bookmarkEnd w:id="537"/>
      <w:bookmarkEnd w:id="538"/>
    </w:p>
    <w:p w14:paraId="462AF486" w14:textId="77777777" w:rsidR="00ED586A" w:rsidRPr="006671C6" w:rsidRDefault="00ED586A" w:rsidP="00B3435A">
      <w:pPr>
        <w:pStyle w:val="Heading2"/>
      </w:pPr>
      <w:bookmarkStart w:id="541" w:name="_Toc127463862"/>
      <w:bookmarkStart w:id="542" w:name="_Toc128125488"/>
      <w:bookmarkStart w:id="543" w:name="_Toc141176213"/>
      <w:bookmarkStart w:id="544" w:name="_Toc141176368"/>
      <w:bookmarkStart w:id="545" w:name="_Toc141176999"/>
      <w:bookmarkStart w:id="546" w:name="_Toc172898053"/>
      <w:r w:rsidRPr="006671C6">
        <w:t>Introduction</w:t>
      </w:r>
      <w:bookmarkEnd w:id="541"/>
      <w:bookmarkEnd w:id="542"/>
      <w:bookmarkEnd w:id="543"/>
      <w:bookmarkEnd w:id="544"/>
      <w:bookmarkEnd w:id="545"/>
      <w:bookmarkEnd w:id="546"/>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547" w:name="_Toc422820149"/>
      <w:bookmarkStart w:id="548" w:name="_Toc481684054"/>
      <w:r w:rsidRPr="006671C6">
        <w:lastRenderedPageBreak/>
        <w:t>Catalogue File Naming Convention</w:t>
      </w:r>
      <w:bookmarkEnd w:id="547"/>
      <w:bookmarkEnd w:id="548"/>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549" w:name="_Toc127463863"/>
      <w:bookmarkStart w:id="550" w:name="_Toc128125489"/>
      <w:bookmarkStart w:id="551" w:name="_Toc141176214"/>
      <w:bookmarkStart w:id="552" w:name="_Toc141176369"/>
      <w:bookmarkStart w:id="553" w:name="_Toc141177000"/>
      <w:bookmarkStart w:id="554" w:name="_Toc172898054"/>
      <w:r w:rsidRPr="006671C6">
        <w:t>Dataset</w:t>
      </w:r>
      <w:bookmarkEnd w:id="549"/>
      <w:bookmarkEnd w:id="550"/>
      <w:bookmarkEnd w:id="551"/>
      <w:bookmarkEnd w:id="552"/>
      <w:bookmarkEnd w:id="553"/>
      <w:bookmarkEnd w:id="554"/>
    </w:p>
    <w:p w14:paraId="3E7D77B3" w14:textId="77777777" w:rsidR="00183503" w:rsidRPr="006671C6" w:rsidRDefault="00183503" w:rsidP="00F72FAB">
      <w:pPr>
        <w:pStyle w:val="Heading3"/>
      </w:pPr>
      <w:bookmarkStart w:id="555" w:name="_Toc225648341"/>
      <w:bookmarkStart w:id="556" w:name="_Toc225648342"/>
      <w:r w:rsidRPr="006671C6">
        <w:t>Data</w:t>
      </w:r>
      <w:r w:rsidR="00064E25" w:rsidRPr="006671C6">
        <w:t>s</w:t>
      </w:r>
      <w:r w:rsidRPr="006671C6">
        <w:t>ets</w:t>
      </w:r>
      <w:bookmarkEnd w:id="555"/>
      <w:bookmarkEnd w:id="556"/>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557" w:name="_Toc225648343"/>
      <w:bookmarkStart w:id="558" w:name="_Toc225065200"/>
      <w:r w:rsidRPr="00D129DC">
        <w:t>Data</w:t>
      </w:r>
      <w:r w:rsidR="00183503" w:rsidRPr="00D129DC">
        <w:t>set file naming</w:t>
      </w:r>
      <w:bookmarkEnd w:id="557"/>
      <w:bookmarkEnd w:id="558"/>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559" w:name="_Toc127463864"/>
      <w:bookmarkStart w:id="560" w:name="_Toc128125490"/>
      <w:bookmarkStart w:id="561" w:name="_Toc141176215"/>
      <w:bookmarkStart w:id="562" w:name="_Toc141176370"/>
      <w:bookmarkStart w:id="563" w:name="_Toc141177001"/>
      <w:bookmarkStart w:id="564" w:name="_Toc172898055"/>
      <w:r>
        <w:t>Data Integrity</w:t>
      </w:r>
      <w:bookmarkEnd w:id="559"/>
      <w:bookmarkEnd w:id="560"/>
      <w:bookmarkEnd w:id="561"/>
      <w:bookmarkEnd w:id="562"/>
      <w:bookmarkEnd w:id="563"/>
      <w:bookmarkEnd w:id="564"/>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565" w:name="_Toc127463865"/>
      <w:bookmarkStart w:id="566" w:name="_Toc128125491"/>
      <w:bookmarkStart w:id="567" w:name="_Toc141176216"/>
      <w:bookmarkStart w:id="568" w:name="_Toc141176371"/>
      <w:bookmarkStart w:id="569" w:name="_Toc141177002"/>
      <w:bookmarkStart w:id="570" w:name="_Toc172898056"/>
      <w:r w:rsidRPr="006671C6">
        <w:lastRenderedPageBreak/>
        <w:t>Support Files</w:t>
      </w:r>
      <w:bookmarkEnd w:id="565"/>
      <w:bookmarkEnd w:id="566"/>
      <w:bookmarkEnd w:id="567"/>
      <w:bookmarkEnd w:id="568"/>
      <w:bookmarkEnd w:id="569"/>
      <w:bookmarkEnd w:id="570"/>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571" w:name="_Toc225648345"/>
      <w:bookmarkStart w:id="572" w:name="_Toc225065202"/>
      <w:bookmarkStart w:id="573" w:name="_Toc226430998"/>
      <w:r w:rsidRPr="00450010">
        <w:t>Support File Naming</w:t>
      </w:r>
      <w:bookmarkEnd w:id="571"/>
      <w:bookmarkEnd w:id="572"/>
      <w:bookmarkEnd w:id="573"/>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574" w:name="_Toc225648311"/>
      <w:bookmarkStart w:id="575" w:name="_Toc225065168"/>
      <w:bookmarkStart w:id="576" w:name="_Toc127463866"/>
      <w:bookmarkStart w:id="577" w:name="_Toc128125492"/>
      <w:bookmarkStart w:id="578" w:name="_Toc141176217"/>
      <w:bookmarkStart w:id="579" w:name="_Toc141176372"/>
      <w:bookmarkStart w:id="580" w:name="_Toc141177003"/>
      <w:bookmarkStart w:id="581" w:name="_Ref150531304"/>
      <w:bookmarkStart w:id="582" w:name="_Ref150531311"/>
      <w:bookmarkStart w:id="583" w:name="_Ref150531355"/>
      <w:bookmarkStart w:id="584" w:name="_Toc172898057"/>
      <w:bookmarkEnd w:id="539"/>
      <w:bookmarkEnd w:id="540"/>
      <w:r w:rsidRPr="006671C6">
        <w:t>Metadata</w:t>
      </w:r>
      <w:bookmarkEnd w:id="574"/>
      <w:bookmarkEnd w:id="575"/>
      <w:bookmarkEnd w:id="576"/>
      <w:bookmarkEnd w:id="577"/>
      <w:bookmarkEnd w:id="578"/>
      <w:bookmarkEnd w:id="579"/>
      <w:bookmarkEnd w:id="580"/>
      <w:bookmarkEnd w:id="581"/>
      <w:bookmarkEnd w:id="582"/>
      <w:bookmarkEnd w:id="583"/>
      <w:bookmarkEnd w:id="584"/>
    </w:p>
    <w:p w14:paraId="0B09B0AE" w14:textId="0C9E80BE" w:rsidR="00780142" w:rsidRPr="00D129DC" w:rsidRDefault="00780142" w:rsidP="00B3435A">
      <w:pPr>
        <w:pStyle w:val="Heading2"/>
      </w:pPr>
      <w:bookmarkStart w:id="585" w:name="_Toc127463867"/>
      <w:bookmarkStart w:id="586" w:name="_Toc128125493"/>
      <w:bookmarkStart w:id="587" w:name="_Toc141176218"/>
      <w:bookmarkStart w:id="588" w:name="_Toc141176373"/>
      <w:bookmarkStart w:id="589" w:name="_Toc141177004"/>
      <w:bookmarkStart w:id="590" w:name="_Toc172898058"/>
      <w:r w:rsidRPr="00D129DC">
        <w:t>Introduction</w:t>
      </w:r>
      <w:bookmarkEnd w:id="585"/>
      <w:bookmarkEnd w:id="586"/>
      <w:bookmarkEnd w:id="587"/>
      <w:bookmarkEnd w:id="588"/>
      <w:bookmarkEnd w:id="589"/>
      <w:bookmarkEnd w:id="590"/>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591" w:name="_Toc127463868"/>
      <w:bookmarkStart w:id="592" w:name="_Toc128125494"/>
      <w:bookmarkStart w:id="593" w:name="_Toc141176219"/>
      <w:bookmarkStart w:id="594" w:name="_Toc141176374"/>
      <w:bookmarkStart w:id="595" w:name="_Toc141177005"/>
      <w:bookmarkStart w:id="596" w:name="_Toc172898059"/>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591"/>
      <w:bookmarkEnd w:id="592"/>
      <w:bookmarkEnd w:id="593"/>
      <w:bookmarkEnd w:id="594"/>
      <w:bookmarkEnd w:id="595"/>
      <w:bookmarkEnd w:id="596"/>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597" w:name="_Toc225648314"/>
      <w:bookmarkStart w:id="598" w:name="_Toc225065171"/>
      <w:bookmarkStart w:id="599" w:name="_Toc127463869"/>
      <w:bookmarkStart w:id="600" w:name="_Toc128125495"/>
      <w:bookmarkStart w:id="601" w:name="_Toc141176220"/>
      <w:bookmarkStart w:id="602" w:name="_Toc141176375"/>
      <w:bookmarkStart w:id="603" w:name="_Toc141177006"/>
      <w:bookmarkStart w:id="604" w:name="_Toc172898060"/>
      <w:r w:rsidRPr="008D05D2">
        <w:lastRenderedPageBreak/>
        <w:t>Language</w:t>
      </w:r>
      <w:bookmarkEnd w:id="597"/>
      <w:bookmarkEnd w:id="598"/>
      <w:bookmarkEnd w:id="599"/>
      <w:bookmarkEnd w:id="600"/>
      <w:bookmarkEnd w:id="601"/>
      <w:bookmarkEnd w:id="602"/>
      <w:bookmarkEnd w:id="603"/>
      <w:bookmarkEnd w:id="604"/>
    </w:p>
    <w:p w14:paraId="04EBD639" w14:textId="77777777" w:rsidR="008B4127" w:rsidRDefault="00217DE6" w:rsidP="00A003BB">
      <w:pPr>
        <w:pStyle w:val="note0"/>
        <w:spacing w:before="0" w:line="240" w:lineRule="auto"/>
        <w:jc w:val="left"/>
        <w:rPr>
          <w:rFonts w:cs="Arial"/>
          <w:i w:val="0"/>
          <w:color w:val="auto"/>
          <w:lang w:eastAsia="en-GB"/>
        </w:rPr>
      </w:pPr>
      <w:bookmarkStart w:id="605" w:name="_Toc225648365"/>
      <w:bookmarkStart w:id="606"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607" w:name="_Toc522669156"/>
      <w:bookmarkStart w:id="608" w:name="_Ref522601831"/>
      <w:bookmarkStart w:id="609" w:name="_Toc422820154"/>
      <w:bookmarkStart w:id="610" w:name="_Toc316976325"/>
      <w:bookmarkStart w:id="611" w:name="_Toc127463870"/>
      <w:bookmarkStart w:id="612" w:name="_Toc128125496"/>
      <w:bookmarkStart w:id="613" w:name="_Toc141176221"/>
      <w:bookmarkStart w:id="614" w:name="_Toc141176376"/>
      <w:bookmarkStart w:id="615" w:name="_Toc141177007"/>
      <w:bookmarkStart w:id="616" w:name="_Toc172898061"/>
      <w:r w:rsidRPr="00B732A5">
        <w:t>Dataset metadata</w:t>
      </w:r>
      <w:bookmarkEnd w:id="607"/>
      <w:bookmarkEnd w:id="608"/>
      <w:bookmarkEnd w:id="609"/>
      <w:bookmarkEnd w:id="610"/>
      <w:bookmarkEnd w:id="611"/>
      <w:bookmarkEnd w:id="612"/>
      <w:bookmarkEnd w:id="613"/>
      <w:bookmarkEnd w:id="614"/>
      <w:bookmarkEnd w:id="615"/>
      <w:bookmarkEnd w:id="616"/>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0306B9D3" w:rsidR="00C744D7" w:rsidRDefault="00C744D7">
      <w:pPr>
        <w:spacing w:before="0" w:after="0"/>
        <w:jc w:val="left"/>
        <w:rPr>
          <w:rFonts w:cs="Arial"/>
          <w:i/>
          <w:lang w:eastAsia="en-GB"/>
        </w:rPr>
      </w:pPr>
      <w:r w:rsidRPr="00850ABE">
        <w:rPr>
          <w:rFonts w:cs="Arial"/>
          <w:i/>
          <w:lang w:eastAsia="en-GB"/>
        </w:rPr>
        <w:br w:type="page"/>
      </w:r>
    </w:p>
    <w:p w14:paraId="7616FD29" w14:textId="77777777" w:rsidR="007115FE" w:rsidRPr="00E61AD8" w:rsidRDefault="007115FE" w:rsidP="007115FE">
      <w:pPr>
        <w:rPr>
          <w:lang w:val="en-US"/>
        </w:rPr>
      </w:pPr>
    </w:p>
    <w:p w14:paraId="6AFAF8F7" w14:textId="77777777" w:rsidR="007115FE" w:rsidRPr="00E61AD8" w:rsidRDefault="007115FE" w:rsidP="007115FE">
      <w:pPr>
        <w:rPr>
          <w:lang w:val="en-US"/>
        </w:rPr>
      </w:pPr>
    </w:p>
    <w:p w14:paraId="392E0B4D" w14:textId="77777777" w:rsidR="007115FE" w:rsidRPr="00E61AD8" w:rsidRDefault="007115FE" w:rsidP="007115FE">
      <w:pPr>
        <w:rPr>
          <w:lang w:val="en-US"/>
        </w:rPr>
      </w:pPr>
    </w:p>
    <w:p w14:paraId="36744E48" w14:textId="77777777" w:rsidR="007115FE" w:rsidRPr="00E61AD8" w:rsidRDefault="007115FE" w:rsidP="007115FE">
      <w:pPr>
        <w:rPr>
          <w:lang w:val="en-US"/>
        </w:rPr>
      </w:pPr>
    </w:p>
    <w:p w14:paraId="26EBFAAC" w14:textId="77777777" w:rsidR="007115FE" w:rsidRPr="00E61AD8" w:rsidRDefault="007115FE" w:rsidP="007115FE">
      <w:pPr>
        <w:rPr>
          <w:lang w:val="en-US"/>
        </w:rPr>
      </w:pPr>
    </w:p>
    <w:p w14:paraId="45FC5C25" w14:textId="77777777" w:rsidR="007115FE" w:rsidRPr="00E61AD8" w:rsidRDefault="007115FE" w:rsidP="007115FE">
      <w:pPr>
        <w:rPr>
          <w:lang w:val="en-US"/>
        </w:rPr>
      </w:pPr>
    </w:p>
    <w:p w14:paraId="7D67D21A" w14:textId="77777777" w:rsidR="007115FE" w:rsidRDefault="007115FE" w:rsidP="007115FE">
      <w:pPr>
        <w:rPr>
          <w:lang w:val="en-US"/>
        </w:rPr>
      </w:pPr>
    </w:p>
    <w:p w14:paraId="12F42769" w14:textId="77777777" w:rsidR="007115FE" w:rsidRPr="00E61AD8" w:rsidRDefault="007115FE" w:rsidP="007115FE">
      <w:pPr>
        <w:rPr>
          <w:lang w:val="en-US"/>
        </w:rPr>
      </w:pPr>
    </w:p>
    <w:p w14:paraId="3B989347" w14:textId="77777777" w:rsidR="007115FE" w:rsidRPr="00E61AD8" w:rsidRDefault="007115FE" w:rsidP="007115FE">
      <w:pPr>
        <w:rPr>
          <w:lang w:val="en-US"/>
        </w:rPr>
      </w:pPr>
    </w:p>
    <w:p w14:paraId="6756E41B" w14:textId="77777777" w:rsidR="007115FE" w:rsidRPr="00E61AD8" w:rsidRDefault="007115FE" w:rsidP="007115FE">
      <w:pPr>
        <w:rPr>
          <w:lang w:val="en-US"/>
        </w:rPr>
      </w:pPr>
    </w:p>
    <w:p w14:paraId="0B79CD6F" w14:textId="77777777" w:rsidR="007115FE" w:rsidRPr="00E61AD8" w:rsidRDefault="007115FE" w:rsidP="007115FE">
      <w:pPr>
        <w:rPr>
          <w:lang w:val="en-US"/>
        </w:rPr>
      </w:pPr>
    </w:p>
    <w:p w14:paraId="5ACAC4D5" w14:textId="77777777" w:rsidR="007115FE" w:rsidRPr="00E61AD8" w:rsidRDefault="007115FE" w:rsidP="007115FE">
      <w:pPr>
        <w:rPr>
          <w:lang w:val="en-US"/>
        </w:rPr>
      </w:pPr>
    </w:p>
    <w:p w14:paraId="2FEE1159" w14:textId="77777777" w:rsidR="007115FE" w:rsidRPr="00E61AD8" w:rsidRDefault="007115FE" w:rsidP="007115FE">
      <w:pPr>
        <w:rPr>
          <w:lang w:val="en-US"/>
        </w:rPr>
      </w:pPr>
    </w:p>
    <w:p w14:paraId="5B1C415F" w14:textId="77777777" w:rsidR="007115FE" w:rsidRPr="00E61AD8"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604C2A2" w14:textId="77777777" w:rsidR="007115FE" w:rsidRPr="00E61AD8" w:rsidRDefault="007115FE" w:rsidP="007115FE">
      <w:pPr>
        <w:rPr>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8200D9">
          <w:pgSz w:w="11906" w:h="16838"/>
          <w:pgMar w:top="1440" w:right="1418" w:bottom="1440" w:left="1400" w:header="720" w:footer="720" w:gutter="0"/>
          <w:pgNumType w:start="1"/>
          <w:cols w:space="720"/>
          <w:docGrid w:linePitch="272"/>
        </w:sectPr>
      </w:pPr>
    </w:p>
    <w:p w14:paraId="572C7ADC" w14:textId="77777777" w:rsidR="00B413FE" w:rsidRPr="00CC7A28" w:rsidRDefault="00B413FE" w:rsidP="00B3435A">
      <w:pPr>
        <w:pStyle w:val="Heading2"/>
      </w:pPr>
      <w:bookmarkStart w:id="617" w:name="_Toc403560564"/>
      <w:bookmarkStart w:id="618" w:name="_Toc127463871"/>
      <w:bookmarkStart w:id="619" w:name="_Toc128125497"/>
      <w:bookmarkStart w:id="620" w:name="_Toc141176222"/>
      <w:bookmarkStart w:id="621" w:name="_Toc141176377"/>
      <w:bookmarkStart w:id="622" w:name="_Toc141177008"/>
      <w:bookmarkStart w:id="623" w:name="_Toc172898062"/>
      <w:r w:rsidRPr="00CC7A28">
        <w:lastRenderedPageBreak/>
        <w:t>S100_ExchangeCatalogue</w:t>
      </w:r>
      <w:bookmarkEnd w:id="617"/>
      <w:bookmarkEnd w:id="618"/>
      <w:bookmarkEnd w:id="619"/>
      <w:bookmarkEnd w:id="620"/>
      <w:bookmarkEnd w:id="621"/>
      <w:bookmarkEnd w:id="622"/>
      <w:bookmarkEnd w:id="623"/>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624" w:name="_Toc512925140"/>
      <w:r w:rsidRPr="007C307C">
        <w:t>S100_</w:t>
      </w:r>
      <w:r w:rsidR="00C96A4C">
        <w:t>Exchange</w:t>
      </w:r>
      <w:r w:rsidRPr="007C307C">
        <w:t>CatalogueIdentifier</w:t>
      </w:r>
      <w:bookmarkEnd w:id="624"/>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625" w:name="_Toc512925141"/>
      <w:r w:rsidRPr="00224DC4">
        <w:t>S100_CataloguePointofContact</w:t>
      </w:r>
      <w:bookmarkEnd w:id="625"/>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626" w:name="_Toc141176091"/>
      <w:bookmarkStart w:id="627" w:name="_Toc141176253"/>
      <w:bookmarkStart w:id="628" w:name="_Toc141176413"/>
      <w:bookmarkStart w:id="629" w:name="_Toc141177044"/>
      <w:bookmarkStart w:id="630" w:name="_Toc150177924"/>
      <w:bookmarkStart w:id="631" w:name="_Toc141176414"/>
      <w:bookmarkStart w:id="632" w:name="_Toc141177045"/>
      <w:bookmarkStart w:id="633" w:name="_Toc141176117"/>
      <w:bookmarkStart w:id="634" w:name="_Toc141176279"/>
      <w:bookmarkStart w:id="635" w:name="_Toc141176443"/>
      <w:bookmarkStart w:id="636" w:name="_Toc141177074"/>
      <w:bookmarkStart w:id="637" w:name="_Toc150177950"/>
      <w:bookmarkStart w:id="638" w:name="_Toc512925143"/>
      <w:bookmarkStart w:id="639" w:name="_Toc127463872"/>
      <w:bookmarkStart w:id="640" w:name="_Toc128125498"/>
      <w:bookmarkStart w:id="641" w:name="_Toc141176280"/>
      <w:bookmarkStart w:id="642" w:name="_Toc141176444"/>
      <w:bookmarkStart w:id="643" w:name="_Toc141177075"/>
      <w:bookmarkStart w:id="644" w:name="_Toc172898063"/>
      <w:bookmarkEnd w:id="626"/>
      <w:bookmarkEnd w:id="627"/>
      <w:bookmarkEnd w:id="628"/>
      <w:bookmarkEnd w:id="629"/>
      <w:bookmarkEnd w:id="630"/>
      <w:bookmarkEnd w:id="631"/>
      <w:bookmarkEnd w:id="632"/>
      <w:bookmarkEnd w:id="633"/>
      <w:bookmarkEnd w:id="634"/>
      <w:bookmarkEnd w:id="635"/>
      <w:bookmarkEnd w:id="636"/>
      <w:bookmarkEnd w:id="637"/>
      <w:r w:rsidRPr="00224DC4">
        <w:t>S100_</w:t>
      </w:r>
      <w:bookmarkEnd w:id="638"/>
      <w:bookmarkEnd w:id="639"/>
      <w:r w:rsidR="00A04E56" w:rsidRPr="00224DC4">
        <w:t>DatasetDiscoveryMetadata</w:t>
      </w:r>
      <w:bookmarkEnd w:id="640"/>
      <w:bookmarkEnd w:id="641"/>
      <w:bookmarkEnd w:id="642"/>
      <w:bookmarkEnd w:id="643"/>
      <w:bookmarkEnd w:id="644"/>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645" w:name="_Toc512925144"/>
      <w:r w:rsidRPr="007C307C">
        <w:t>S100_D</w:t>
      </w:r>
      <w:r>
        <w:t>ataCoverage</w:t>
      </w:r>
      <w:bookmarkEnd w:id="645"/>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646" w:name="_Toc512925146"/>
      <w:r w:rsidRPr="007C307C">
        <w:t>S100_</w:t>
      </w:r>
      <w:bookmarkEnd w:id="646"/>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647" w:name="_Toc512925147"/>
      <w:bookmarkStart w:id="648" w:name="_Hlk513114082"/>
      <w:r w:rsidRPr="007C307C">
        <w:t>S100_ProductSpecification</w:t>
      </w:r>
      <w:bookmarkEnd w:id="647"/>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648"/>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649" w:name="_Toc512925148"/>
      <w:bookmarkStart w:id="650" w:name="_Toc127463873"/>
      <w:bookmarkStart w:id="651" w:name="_Toc128125499"/>
      <w:bookmarkStart w:id="652" w:name="_Toc141176281"/>
      <w:bookmarkStart w:id="653" w:name="_Toc141176445"/>
      <w:bookmarkStart w:id="654" w:name="_Toc141177076"/>
      <w:bookmarkStart w:id="655" w:name="_Toc172898064"/>
      <w:r w:rsidRPr="007C307C">
        <w:t>S100_SupportFileDiscoveryMetadata</w:t>
      </w:r>
      <w:bookmarkEnd w:id="649"/>
      <w:bookmarkEnd w:id="650"/>
      <w:bookmarkEnd w:id="651"/>
      <w:bookmarkEnd w:id="652"/>
      <w:bookmarkEnd w:id="653"/>
      <w:bookmarkEnd w:id="654"/>
      <w:bookmarkEnd w:id="655"/>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656" w:name="_Toc512925149"/>
      <w:r w:rsidRPr="007C307C">
        <w:t>S100_SupportFileFormat</w:t>
      </w:r>
      <w:bookmarkEnd w:id="656"/>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657" w:name="_Toc512925150"/>
      <w:r w:rsidRPr="007C307C">
        <w:t>S100_</w:t>
      </w:r>
      <w:bookmarkEnd w:id="657"/>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658" w:name="_Toc172898065"/>
      <w:bookmarkStart w:id="659" w:name="_Toc512925151"/>
      <w:bookmarkStart w:id="660" w:name="_Toc127463874"/>
      <w:bookmarkStart w:id="661" w:name="_Toc128125500"/>
      <w:bookmarkStart w:id="662" w:name="_Toc141176282"/>
      <w:bookmarkStart w:id="663" w:name="_Toc141176446"/>
      <w:bookmarkStart w:id="664" w:name="_Toc141177077"/>
      <w:bookmarkStart w:id="665" w:name="_Toc172898066"/>
      <w:bookmarkEnd w:id="658"/>
      <w:r w:rsidRPr="007C307C">
        <w:lastRenderedPageBreak/>
        <w:t>S100_Catalogue</w:t>
      </w:r>
      <w:r w:rsidR="0092489E">
        <w:t>Discovery</w:t>
      </w:r>
      <w:r>
        <w:t>Metadata</w:t>
      </w:r>
      <w:bookmarkEnd w:id="659"/>
      <w:bookmarkEnd w:id="660"/>
      <w:bookmarkEnd w:id="661"/>
      <w:bookmarkEnd w:id="662"/>
      <w:bookmarkEnd w:id="663"/>
      <w:bookmarkEnd w:id="664"/>
      <w:bookmarkEnd w:id="665"/>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666" w:name="_Toc512925152"/>
      <w:r w:rsidRPr="007C307C">
        <w:t>S100_Catalogue</w:t>
      </w:r>
      <w:r>
        <w:t>Scope</w:t>
      </w:r>
      <w:bookmarkEnd w:id="666"/>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4"/>
          <w:headerReference w:type="default" r:id="rId45"/>
          <w:footerReference w:type="even" r:id="rId46"/>
          <w:footerReference w:type="default" r:id="rId47"/>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667" w:name="_Toc141177078"/>
      <w:bookmarkStart w:id="668" w:name="_Toc141176447"/>
      <w:bookmarkStart w:id="669" w:name="_Toc141177079"/>
      <w:bookmarkStart w:id="670" w:name="_Toc127463875"/>
      <w:bookmarkStart w:id="671" w:name="_Toc128125501"/>
      <w:bookmarkStart w:id="672" w:name="_Toc141176283"/>
      <w:bookmarkStart w:id="673" w:name="_Toc141176448"/>
      <w:bookmarkStart w:id="674" w:name="_Toc141177080"/>
      <w:bookmarkStart w:id="675" w:name="_Toc172898067"/>
      <w:bookmarkEnd w:id="667"/>
      <w:bookmarkEnd w:id="668"/>
      <w:bookmarkEnd w:id="669"/>
      <w:r w:rsidRPr="00CE2E2D">
        <w:lastRenderedPageBreak/>
        <w:t>Data Classification and Encoding Guide</w:t>
      </w:r>
      <w:bookmarkEnd w:id="670"/>
      <w:bookmarkEnd w:id="671"/>
      <w:bookmarkEnd w:id="672"/>
      <w:bookmarkEnd w:id="673"/>
      <w:bookmarkEnd w:id="674"/>
      <w:bookmarkEnd w:id="675"/>
    </w:p>
    <w:p w14:paraId="4ED9F115" w14:textId="7B95487B" w:rsidR="00746982" w:rsidRPr="00273D9B" w:rsidRDefault="00746982" w:rsidP="00B3435A">
      <w:pPr>
        <w:pStyle w:val="Annexheader-level2"/>
      </w:pPr>
      <w:bookmarkStart w:id="676" w:name="_Toc127463876"/>
      <w:bookmarkStart w:id="677" w:name="_Toc128125502"/>
      <w:bookmarkStart w:id="678" w:name="_Toc141176284"/>
      <w:bookmarkStart w:id="679" w:name="_Toc141176449"/>
      <w:bookmarkStart w:id="680" w:name="_Toc141177081"/>
      <w:bookmarkStart w:id="681" w:name="_Toc172898068"/>
      <w:r w:rsidRPr="00273D9B">
        <w:t>UnderKeelClearancePlan</w:t>
      </w:r>
      <w:bookmarkEnd w:id="676"/>
      <w:bookmarkEnd w:id="677"/>
      <w:bookmarkEnd w:id="678"/>
      <w:bookmarkEnd w:id="679"/>
      <w:bookmarkEnd w:id="680"/>
      <w:bookmarkEnd w:id="68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682" w:name="_Toc172898069"/>
      <w:bookmarkStart w:id="683" w:name="_Toc127463877"/>
      <w:bookmarkStart w:id="684" w:name="_Toc128125503"/>
      <w:bookmarkStart w:id="685" w:name="_Toc141176285"/>
      <w:bookmarkStart w:id="686" w:name="_Toc141176450"/>
      <w:bookmarkStart w:id="687" w:name="_Toc141177082"/>
      <w:r>
        <w:rPr>
          <w:rFonts w:eastAsiaTheme="minorEastAsia" w:hint="eastAsia"/>
          <w:lang w:eastAsia="ko-KR"/>
        </w:rPr>
        <w:t>UnderKeelClearancePlanArea</w:t>
      </w:r>
      <w:bookmarkEnd w:id="682"/>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688" w:name="_Toc172898070"/>
      <w:r w:rsidRPr="00273D9B">
        <w:lastRenderedPageBreak/>
        <w:t>UnderKeelClearanceNonNavigableArea</w:t>
      </w:r>
      <w:bookmarkEnd w:id="683"/>
      <w:bookmarkEnd w:id="684"/>
      <w:bookmarkEnd w:id="685"/>
      <w:bookmarkEnd w:id="686"/>
      <w:bookmarkEnd w:id="687"/>
      <w:bookmarkEnd w:id="688"/>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689" w:name="_Toc172898071"/>
      <w:bookmarkStart w:id="690" w:name="_Toc127463878"/>
      <w:bookmarkStart w:id="691" w:name="_Toc128125504"/>
      <w:bookmarkStart w:id="692" w:name="_Toc141176286"/>
      <w:bookmarkStart w:id="693" w:name="_Toc141176451"/>
      <w:bookmarkStart w:id="694" w:name="_Toc141177083"/>
      <w:bookmarkStart w:id="695" w:name="_Toc172898072"/>
      <w:bookmarkEnd w:id="689"/>
      <w:r w:rsidRPr="00273D9B">
        <w:lastRenderedPageBreak/>
        <w:t>UnderKeelClearanceAlmostNonNavigableArea</w:t>
      </w:r>
      <w:bookmarkEnd w:id="690"/>
      <w:bookmarkEnd w:id="691"/>
      <w:bookmarkEnd w:id="692"/>
      <w:bookmarkEnd w:id="693"/>
      <w:bookmarkEnd w:id="694"/>
      <w:bookmarkEnd w:id="695"/>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696" w:name="_Toc172898073"/>
      <w:bookmarkStart w:id="697" w:name="_Toc127463879"/>
      <w:bookmarkStart w:id="698" w:name="_Toc128125505"/>
      <w:bookmarkStart w:id="699" w:name="_Toc141176287"/>
      <w:bookmarkStart w:id="700" w:name="_Toc141176452"/>
      <w:bookmarkStart w:id="701" w:name="_Toc141177084"/>
      <w:bookmarkStart w:id="702" w:name="_Toc172898074"/>
      <w:bookmarkEnd w:id="696"/>
      <w:r w:rsidRPr="00273D9B">
        <w:lastRenderedPageBreak/>
        <w:t>UnderKeelClearanceControlPoint</w:t>
      </w:r>
      <w:bookmarkEnd w:id="697"/>
      <w:bookmarkEnd w:id="698"/>
      <w:bookmarkEnd w:id="699"/>
      <w:bookmarkEnd w:id="700"/>
      <w:bookmarkEnd w:id="701"/>
      <w:bookmarkEnd w:id="702"/>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ins w:id="703" w:author="Jason Rhee" w:date="2024-08-23T15:20:00Z" w16du:dateUtc="2024-08-23T05:20:00Z">
              <w:r>
                <w:rPr>
                  <w:rFonts w:ascii="Arial Narrow" w:eastAsia="Malgun Gothic" w:hAnsi="Arial Narrow"/>
                  <w:color w:val="000000"/>
                  <w:kern w:val="2"/>
                  <w:szCs w:val="22"/>
                  <w:lang w:val="en-US" w:eastAsia="ko-KR"/>
                </w:rPr>
                <w:t xml:space="preserve">Feature </w:t>
              </w:r>
            </w:ins>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2874B6AF"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del w:id="704" w:author="Jason Rhee" w:date="2024-08-23T15:21:00Z" w16du:dateUtc="2024-08-23T05:21:00Z">
              <w:r w:rsidRPr="00746982" w:rsidDel="00E21DF1">
                <w:rPr>
                  <w:rFonts w:ascii="Arial Narrow" w:eastAsia="Malgun Gothic" w:hAnsi="Arial Narrow"/>
                  <w:color w:val="000000"/>
                  <w:kern w:val="2"/>
                  <w:szCs w:val="22"/>
                  <w:lang w:val="en-US" w:eastAsia="ko-KR"/>
                </w:rPr>
                <w:delText>TE</w:delText>
              </w:r>
            </w:del>
            <w:ins w:id="705" w:author="Jason Rhee" w:date="2024-08-23T15:21:00Z" w16du:dateUtc="2024-08-23T05:21:00Z">
              <w:r w:rsidR="00E21DF1">
                <w:rPr>
                  <w:rFonts w:ascii="Arial Narrow" w:eastAsia="Malgun Gothic" w:hAnsi="Arial Narrow"/>
                  <w:color w:val="000000"/>
                  <w:kern w:val="2"/>
                  <w:szCs w:val="22"/>
                  <w:lang w:val="en-US" w:eastAsia="ko-KR"/>
                </w:rPr>
                <w:t>C</w:t>
              </w:r>
            </w:ins>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rPr>
          <w:ins w:id="706" w:author="Jason Rhee" w:date="2024-08-23T15:20:00Z"/>
        </w:trPr>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ins w:id="707" w:author="Jason Rhee" w:date="2024-08-23T15:20:00Z" w16du:dateUtc="2024-08-23T05:20:00Z"/>
                <w:rFonts w:ascii="Arial Narrow" w:eastAsia="Malgun Gothic" w:hAnsi="Arial Narrow"/>
                <w:color w:val="000000"/>
                <w:kern w:val="2"/>
                <w:szCs w:val="22"/>
                <w:lang w:val="en-US" w:eastAsia="ko-KR"/>
              </w:rPr>
            </w:pPr>
            <w:ins w:id="708" w:author="Jason Rhee" w:date="2024-08-23T15:20:00Z" w16du:dateUtc="2024-08-23T05:20:00Z">
              <w:r>
                <w:rPr>
                  <w:rFonts w:ascii="Arial Narrow" w:eastAsia="Malgun Gothic" w:hAnsi="Arial Narrow"/>
                  <w:color w:val="000000"/>
                  <w:kern w:val="2"/>
                  <w:szCs w:val="22"/>
                  <w:lang w:val="en-US" w:eastAsia="ko-KR"/>
                </w:rPr>
                <w:t>Language</w:t>
              </w:r>
            </w:ins>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ins w:id="709"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ins w:id="710"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ins w:id="711" w:author="Jason Rhee" w:date="2024-08-23T15:20:00Z" w16du:dateUtc="2024-08-23T05:20:00Z"/>
                <w:rFonts w:ascii="Arial Narrow" w:eastAsia="Malgun Gothic" w:hAnsi="Arial Narrow"/>
                <w:color w:val="000000"/>
                <w:kern w:val="2"/>
                <w:szCs w:val="22"/>
                <w:lang w:val="en-US" w:eastAsia="ko-KR"/>
              </w:rPr>
            </w:pPr>
            <w:ins w:id="712" w:author="Jason Rhee" w:date="2024-08-23T15:37:00Z" w16du:dateUtc="2024-08-23T05:37:00Z">
              <w:r>
                <w:rPr>
                  <w:rFonts w:ascii="Arial Narrow" w:eastAsia="Malgun Gothic" w:hAnsi="Arial Narrow"/>
                  <w:color w:val="000000"/>
                  <w:kern w:val="2"/>
                  <w:szCs w:val="22"/>
                  <w:lang w:val="en-US" w:eastAsia="ko-KR"/>
                </w:rPr>
                <w:t xml:space="preserve">(S) </w:t>
              </w:r>
            </w:ins>
            <w:ins w:id="713"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ins w:id="714" w:author="Jason Rhee" w:date="2024-08-23T15:20:00Z" w16du:dateUtc="2024-08-23T05:20:00Z"/>
                <w:rFonts w:ascii="Arial Narrow" w:eastAsia="Malgun Gothic" w:hAnsi="Arial Narrow"/>
                <w:color w:val="000000"/>
                <w:kern w:val="2"/>
                <w:szCs w:val="22"/>
                <w:lang w:val="en-US" w:eastAsia="ko-KR"/>
              </w:rPr>
            </w:pPr>
            <w:ins w:id="715" w:author="Jason Rhee" w:date="2024-08-23T15:20:00Z" w16du:dateUtc="2024-08-23T05:20:00Z">
              <w:r>
                <w:rPr>
                  <w:rFonts w:ascii="Arial Narrow" w:eastAsia="Malgun Gothic" w:hAnsi="Arial Narrow"/>
                  <w:color w:val="000000"/>
                  <w:kern w:val="2"/>
                  <w:szCs w:val="22"/>
                  <w:lang w:val="en-US" w:eastAsia="ko-KR"/>
                </w:rPr>
                <w:t>1</w:t>
              </w:r>
            </w:ins>
          </w:p>
        </w:tc>
      </w:tr>
      <w:tr w:rsidR="007E6A07" w:rsidRPr="00746982" w14:paraId="1A0CAE59" w14:textId="77777777" w:rsidTr="009D4B6E">
        <w:trPr>
          <w:ins w:id="716" w:author="Jason Rhee" w:date="2024-08-23T15:20:00Z"/>
        </w:trPr>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ins w:id="717" w:author="Jason Rhee" w:date="2024-08-23T15:20:00Z" w16du:dateUtc="2024-08-23T05:20:00Z"/>
                <w:rFonts w:ascii="Arial Narrow" w:eastAsia="Malgun Gothic" w:hAnsi="Arial Narrow"/>
                <w:color w:val="000000"/>
                <w:kern w:val="2"/>
                <w:szCs w:val="22"/>
                <w:lang w:val="en-US" w:eastAsia="ko-KR"/>
              </w:rPr>
            </w:pPr>
            <w:ins w:id="718" w:author="Jason Rhee" w:date="2024-08-23T15:20:00Z" w16du:dateUtc="2024-08-23T05:20:00Z">
              <w:r>
                <w:rPr>
                  <w:rFonts w:ascii="Arial Narrow" w:eastAsia="Malgun Gothic" w:hAnsi="Arial Narrow"/>
                  <w:color w:val="000000"/>
                  <w:kern w:val="2"/>
                  <w:szCs w:val="22"/>
                  <w:lang w:val="en-US" w:eastAsia="ko-KR"/>
                </w:rPr>
                <w:t>Name</w:t>
              </w:r>
            </w:ins>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ins w:id="719"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ins w:id="720"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ins w:id="721" w:author="Jason Rhee" w:date="2024-08-23T15:20:00Z" w16du:dateUtc="2024-08-23T05:20:00Z"/>
                <w:rFonts w:ascii="Arial Narrow" w:eastAsia="Malgun Gothic" w:hAnsi="Arial Narrow"/>
                <w:color w:val="000000"/>
                <w:kern w:val="2"/>
                <w:szCs w:val="22"/>
                <w:lang w:val="en-US" w:eastAsia="ko-KR"/>
              </w:rPr>
            </w:pPr>
            <w:ins w:id="722" w:author="Jason Rhee" w:date="2024-08-23T15:38:00Z" w16du:dateUtc="2024-08-23T05:38:00Z">
              <w:r>
                <w:rPr>
                  <w:rFonts w:ascii="Arial Narrow" w:eastAsia="Malgun Gothic" w:hAnsi="Arial Narrow"/>
                  <w:color w:val="000000"/>
                  <w:kern w:val="2"/>
                  <w:szCs w:val="22"/>
                  <w:lang w:val="en-US" w:eastAsia="ko-KR"/>
                </w:rPr>
                <w:t xml:space="preserve">(S) </w:t>
              </w:r>
            </w:ins>
            <w:ins w:id="723"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ins w:id="724" w:author="Jason Rhee" w:date="2024-08-23T15:20:00Z" w16du:dateUtc="2024-08-23T05:20:00Z"/>
                <w:rFonts w:ascii="Arial Narrow" w:eastAsia="Malgun Gothic" w:hAnsi="Arial Narrow"/>
                <w:color w:val="000000"/>
                <w:kern w:val="2"/>
                <w:szCs w:val="22"/>
                <w:lang w:val="en-US" w:eastAsia="ko-KR"/>
              </w:rPr>
            </w:pPr>
            <w:ins w:id="725" w:author="Jason Rhee" w:date="2024-08-23T15:21:00Z" w16du:dateUtc="2024-08-23T05:21:00Z">
              <w:r>
                <w:rPr>
                  <w:rFonts w:ascii="Arial Narrow" w:eastAsia="Malgun Gothic" w:hAnsi="Arial Narrow"/>
                  <w:color w:val="000000"/>
                  <w:kern w:val="2"/>
                  <w:szCs w:val="22"/>
                  <w:lang w:val="en-US" w:eastAsia="ko-KR"/>
                </w:rPr>
                <w:t>1</w:t>
              </w:r>
            </w:ins>
          </w:p>
        </w:tc>
      </w:tr>
      <w:tr w:rsidR="007E6A07" w:rsidRPr="00746982" w14:paraId="6BE4A328" w14:textId="77777777" w:rsidTr="009D4B6E">
        <w:trPr>
          <w:ins w:id="726" w:author="Jason Rhee" w:date="2024-08-23T15:20:00Z"/>
        </w:trPr>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ins w:id="727" w:author="Jason Rhee" w:date="2024-08-23T15:20:00Z" w16du:dateUtc="2024-08-23T05:20:00Z"/>
                <w:rFonts w:ascii="Arial Narrow" w:eastAsia="Malgun Gothic" w:hAnsi="Arial Narrow"/>
                <w:color w:val="000000"/>
                <w:kern w:val="2"/>
                <w:szCs w:val="22"/>
                <w:lang w:val="en-US" w:eastAsia="ko-KR"/>
              </w:rPr>
            </w:pPr>
            <w:ins w:id="728" w:author="Jason Rhee" w:date="2024-08-23T15:21:00Z" w16du:dateUtc="2024-08-23T05:21:00Z">
              <w:r>
                <w:rPr>
                  <w:rFonts w:ascii="Arial Narrow" w:eastAsia="Malgun Gothic" w:hAnsi="Arial Narrow"/>
                  <w:color w:val="000000"/>
                  <w:kern w:val="2"/>
                  <w:szCs w:val="22"/>
                  <w:lang w:val="en-US" w:eastAsia="ko-KR"/>
                </w:rPr>
                <w:t>Name Usage</w:t>
              </w:r>
            </w:ins>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ins w:id="729"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ins w:id="730" w:author="Jason Rhee" w:date="2024-08-23T15:38:00Z" w16du:dateUtc="2024-08-23T05:38:00Z"/>
                <w:rFonts w:ascii="Arial Narrow" w:eastAsia="Malgun Gothic" w:hAnsi="Arial Narrow"/>
                <w:color w:val="000000"/>
                <w:kern w:val="2"/>
                <w:szCs w:val="22"/>
                <w:lang w:val="en-US" w:eastAsia="ko-KR"/>
              </w:rPr>
            </w:pPr>
            <w:ins w:id="731" w:author="Jason Rhee" w:date="2024-08-23T15:38:00Z" w16du:dateUtc="2024-08-23T05:38:00Z">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ins>
          </w:p>
          <w:p w14:paraId="3272F0EB" w14:textId="79B595C4" w:rsidR="00957CDD" w:rsidRPr="00746982" w:rsidRDefault="00957CDD" w:rsidP="00BB7F10">
            <w:pPr>
              <w:widowControl w:val="0"/>
              <w:autoSpaceDE w:val="0"/>
              <w:autoSpaceDN w:val="0"/>
              <w:spacing w:before="60" w:after="60"/>
              <w:jc w:val="left"/>
              <w:rPr>
                <w:ins w:id="732" w:author="Jason Rhee" w:date="2024-08-23T15:20:00Z" w16du:dateUtc="2024-08-23T05:20:00Z"/>
                <w:rFonts w:ascii="Arial Narrow" w:eastAsia="Malgun Gothic" w:hAnsi="Arial Narrow"/>
                <w:color w:val="000000"/>
                <w:kern w:val="2"/>
                <w:szCs w:val="22"/>
                <w:lang w:val="en-US" w:eastAsia="ko-KR"/>
              </w:rPr>
            </w:pPr>
            <w:ins w:id="733" w:author="Jason Rhee" w:date="2024-08-23T15:38:00Z" w16du:dateUtc="2024-08-23T05:38:00Z">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ins>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ins w:id="734" w:author="Jason Rhee" w:date="2024-08-23T15:20:00Z" w16du:dateUtc="2024-08-23T05:20:00Z"/>
                <w:rFonts w:ascii="Arial Narrow" w:eastAsia="Malgun Gothic" w:hAnsi="Arial Narrow"/>
                <w:color w:val="000000"/>
                <w:kern w:val="2"/>
                <w:szCs w:val="22"/>
                <w:lang w:val="en-US" w:eastAsia="ko-KR"/>
              </w:rPr>
            </w:pPr>
            <w:ins w:id="735" w:author="Jason Rhee" w:date="2024-08-23T15:38:00Z" w16du:dateUtc="2024-08-23T05:38:00Z">
              <w:r>
                <w:rPr>
                  <w:rFonts w:ascii="Arial Narrow" w:eastAsia="Malgun Gothic" w:hAnsi="Arial Narrow"/>
                  <w:color w:val="000000"/>
                  <w:kern w:val="2"/>
                  <w:szCs w:val="22"/>
                  <w:lang w:val="en-US" w:eastAsia="ko-KR"/>
                </w:rPr>
                <w:t xml:space="preserve">(S) </w:t>
              </w:r>
            </w:ins>
            <w:ins w:id="736" w:author="Jason Rhee" w:date="2024-08-23T15:21:00Z" w16du:dateUtc="2024-08-23T05:21:00Z">
              <w:r w:rsidR="00400124">
                <w:rPr>
                  <w:rFonts w:ascii="Arial Narrow" w:eastAsia="Malgun Gothic" w:hAnsi="Arial Narrow"/>
                  <w:color w:val="000000"/>
                  <w:kern w:val="2"/>
                  <w:szCs w:val="22"/>
                  <w:lang w:val="en-US" w:eastAsia="ko-KR"/>
                </w:rPr>
                <w:t>EN</w:t>
              </w:r>
            </w:ins>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ins w:id="737" w:author="Jason Rhee" w:date="2024-08-23T15:20:00Z" w16du:dateUtc="2024-08-23T05:20:00Z"/>
                <w:rFonts w:ascii="Arial Narrow" w:eastAsia="Malgun Gothic" w:hAnsi="Arial Narrow"/>
                <w:color w:val="000000"/>
                <w:kern w:val="2"/>
                <w:szCs w:val="22"/>
                <w:lang w:val="en-US" w:eastAsia="ko-KR"/>
              </w:rPr>
            </w:pPr>
            <w:ins w:id="738" w:author="Jason Rhee" w:date="2024-08-23T15:21:00Z" w16du:dateUtc="2024-08-23T05:21:00Z">
              <w:r>
                <w:rPr>
                  <w:rFonts w:ascii="Arial Narrow" w:eastAsia="Malgun Gothic" w:hAnsi="Arial Narrow"/>
                  <w:color w:val="000000"/>
                  <w:kern w:val="2"/>
                  <w:szCs w:val="22"/>
                  <w:lang w:val="en-US" w:eastAsia="ko-KR"/>
                </w:rPr>
                <w:t>0, 1</w:t>
              </w:r>
            </w:ins>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739" w:name="_Toc172898075"/>
      <w:bookmarkStart w:id="740" w:name="_Toc454280013"/>
      <w:bookmarkStart w:id="741" w:name="_Toc454280210"/>
      <w:bookmarkStart w:id="742" w:name="_Toc516364"/>
      <w:bookmarkStart w:id="743" w:name="_Toc127463880"/>
      <w:bookmarkStart w:id="744" w:name="_Toc128125506"/>
      <w:bookmarkStart w:id="745" w:name="_Toc141176288"/>
      <w:bookmarkStart w:id="746" w:name="_Toc141176453"/>
      <w:bookmarkStart w:id="747" w:name="_Toc141177085"/>
      <w:bookmarkStart w:id="748" w:name="_Toc172898076"/>
      <w:bookmarkEnd w:id="739"/>
      <w:r w:rsidRPr="00D129DC">
        <w:lastRenderedPageBreak/>
        <w:t>Associatio</w:t>
      </w:r>
      <w:r w:rsidR="00910EEA">
        <w:t xml:space="preserve">n </w:t>
      </w:r>
      <w:bookmarkEnd w:id="740"/>
      <w:bookmarkEnd w:id="741"/>
      <w:bookmarkEnd w:id="742"/>
      <w:bookmarkEnd w:id="743"/>
      <w:bookmarkEnd w:id="744"/>
      <w:bookmarkEnd w:id="745"/>
      <w:bookmarkEnd w:id="746"/>
      <w:bookmarkEnd w:id="747"/>
      <w:r w:rsidR="00F669CF">
        <w:t>Names</w:t>
      </w:r>
      <w:bookmarkEnd w:id="748"/>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3181017A" w:rsidR="000840F8" w:rsidRDefault="000840F8" w:rsidP="00841212">
      <w:pPr>
        <w:pStyle w:val="Annex-Heading3"/>
      </w:pPr>
      <w:r>
        <w:t xml:space="preserve">UKC Almost Non Navigable Area </w:t>
      </w:r>
      <w:del w:id="749" w:author="Jason Rhee" w:date="2024-08-26T11:56:00Z" w16du:dateUtc="2024-08-26T01:56:00Z">
        <w:r w:rsidDel="00481EA4">
          <w:delText>Comp0sition</w:delText>
        </w:r>
      </w:del>
      <w:ins w:id="750" w:author="Jason Rhee" w:date="2024-08-26T11:56:00Z" w16du:dateUtc="2024-08-26T01:56:00Z">
        <w:r w:rsidR="00481EA4">
          <w:t>Composition</w:t>
        </w:r>
      </w:ins>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751" w:name="_Toc172898077"/>
      <w:r>
        <w:t>Association Roles</w:t>
      </w:r>
      <w:bookmarkEnd w:id="75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752" w:name="_Toc172898078"/>
      <w:r w:rsidRPr="00B35992">
        <w:t>Attribute and Enumerate Descriptions</w:t>
      </w:r>
      <w:bookmarkEnd w:id="75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rPr>
          <w:ins w:id="753" w:author="Jason Rhee" w:date="2024-08-23T15:40:00Z" w16du:dateUtc="2024-08-23T05:40:00Z"/>
        </w:rPr>
      </w:pPr>
      <w:ins w:id="754" w:author="Jason Rhee" w:date="2024-08-23T15:40:00Z" w16du:dateUtc="2024-08-23T05:40:00Z">
        <w:r>
          <w:t>Language</w:t>
        </w:r>
      </w:ins>
    </w:p>
    <w:tbl>
      <w:tblPr>
        <w:tblStyle w:val="TableGrid"/>
        <w:tblW w:w="0" w:type="auto"/>
        <w:tblLook w:val="04A0" w:firstRow="1" w:lastRow="0" w:firstColumn="1" w:lastColumn="0" w:noHBand="0" w:noVBand="1"/>
      </w:tblPr>
      <w:tblGrid>
        <w:gridCol w:w="9060"/>
      </w:tblGrid>
      <w:tr w:rsidR="00506D4B" w14:paraId="5EF84DBF" w14:textId="77777777" w:rsidTr="00506D4B">
        <w:trPr>
          <w:ins w:id="755" w:author="Jason Rhee" w:date="2024-08-23T15:41:00Z"/>
        </w:trPr>
        <w:tc>
          <w:tcPr>
            <w:tcW w:w="9060" w:type="dxa"/>
          </w:tcPr>
          <w:p w14:paraId="55F4BDD5" w14:textId="05CB8443" w:rsidR="00506D4B" w:rsidRDefault="00506D4B" w:rsidP="00610B53">
            <w:pPr>
              <w:spacing w:after="0"/>
              <w:rPr>
                <w:ins w:id="756" w:author="Jason Rhee" w:date="2024-08-23T15:42:00Z" w16du:dateUtc="2024-08-23T05:42:00Z"/>
              </w:rPr>
            </w:pPr>
            <w:ins w:id="757" w:author="Jason Rhee" w:date="2024-08-23T15:41:00Z" w16du:dateUtc="2024-08-23T05:41:00Z">
              <w:r w:rsidRPr="00B35992">
                <w:rPr>
                  <w:u w:val="single"/>
                </w:rPr>
                <w:t>IHO Definition:</w:t>
              </w:r>
              <w:r>
                <w:t xml:space="preserve"> </w:t>
              </w:r>
              <w:r w:rsidRPr="00506D4B">
                <w:t>The method of human communication, either spoken or written, consisting of the use of words in a structured and conventional way.</w:t>
              </w:r>
            </w:ins>
          </w:p>
          <w:p w14:paraId="1529E465" w14:textId="77777777" w:rsidR="00274624" w:rsidRDefault="00274624" w:rsidP="00610B53">
            <w:pPr>
              <w:rPr>
                <w:ins w:id="758" w:author="Jason Rhee" w:date="2024-08-23T15:41:00Z" w16du:dateUtc="2024-08-23T05:41:00Z"/>
              </w:rPr>
            </w:pPr>
          </w:p>
          <w:p w14:paraId="1C68DF68" w14:textId="77777777" w:rsidR="00506D4B" w:rsidRDefault="00506D4B" w:rsidP="00610B53">
            <w:pPr>
              <w:rPr>
                <w:ins w:id="759" w:author="Jason Rhee" w:date="2024-08-23T15:41:00Z" w16du:dateUtc="2024-08-23T05:41:00Z"/>
              </w:rPr>
            </w:pPr>
            <w:ins w:id="760" w:author="Jason Rhee" w:date="2024-08-23T15:41:00Z" w16du:dateUtc="2024-08-23T05:41:00Z">
              <w:r w:rsidRPr="00B35992">
                <w:t>Remarks:</w:t>
              </w:r>
            </w:ins>
          </w:p>
          <w:p w14:paraId="33E12294" w14:textId="7E4F4BBB" w:rsidR="00506D4B" w:rsidRDefault="00506D4B" w:rsidP="00610B53">
            <w:pPr>
              <w:rPr>
                <w:ins w:id="761" w:author="Jason Rhee" w:date="2024-08-23T15:41:00Z" w16du:dateUtc="2024-08-23T05:41:00Z"/>
              </w:rPr>
            </w:pPr>
            <w:ins w:id="762" w:author="Jason Rhee" w:date="2024-08-23T15:41:00Z" w16du:dateUtc="2024-08-23T05:41:00Z">
              <w:r>
                <w:t>•No remarks.</w:t>
              </w:r>
            </w:ins>
          </w:p>
        </w:tc>
      </w:tr>
    </w:tbl>
    <w:p w14:paraId="3DDABA38" w14:textId="77777777" w:rsidR="00506D4B" w:rsidRDefault="00506D4B" w:rsidP="00610B53">
      <w:pPr>
        <w:rPr>
          <w:ins w:id="763" w:author="Jason Rhee" w:date="2024-08-23T15:40:00Z" w16du:dateUtc="2024-08-23T05:40:00Z"/>
        </w:rPr>
      </w:pPr>
    </w:p>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rPr>
          <w:ins w:id="764" w:author="Jason Rhee" w:date="2024-08-23T15:41:00Z" w16du:dateUtc="2024-08-23T05:41:00Z"/>
        </w:rPr>
      </w:pPr>
      <w:ins w:id="765" w:author="Jason Rhee" w:date="2024-08-23T15:40:00Z" w16du:dateUtc="2024-08-23T05:40:00Z">
        <w:r>
          <w:t>Name Usage</w:t>
        </w:r>
      </w:ins>
    </w:p>
    <w:tbl>
      <w:tblPr>
        <w:tblStyle w:val="TableGrid"/>
        <w:tblW w:w="0" w:type="auto"/>
        <w:tblLook w:val="04A0" w:firstRow="1" w:lastRow="0" w:firstColumn="1" w:lastColumn="0" w:noHBand="0" w:noVBand="1"/>
      </w:tblPr>
      <w:tblGrid>
        <w:gridCol w:w="9060"/>
      </w:tblGrid>
      <w:tr w:rsidR="00506D4B" w14:paraId="19401E3B" w14:textId="77777777" w:rsidTr="00506D4B">
        <w:trPr>
          <w:ins w:id="766" w:author="Jason Rhee" w:date="2024-08-23T15:41:00Z"/>
        </w:trPr>
        <w:tc>
          <w:tcPr>
            <w:tcW w:w="9060" w:type="dxa"/>
          </w:tcPr>
          <w:p w14:paraId="228C5FD8" w14:textId="0E28ADDA" w:rsidR="00506D4B" w:rsidRDefault="00506D4B" w:rsidP="00536207">
            <w:pPr>
              <w:spacing w:after="0"/>
              <w:rPr>
                <w:ins w:id="767" w:author="Jason Rhee" w:date="2024-08-23T15:42:00Z" w16du:dateUtc="2024-08-23T05:42:00Z"/>
              </w:rPr>
            </w:pPr>
            <w:ins w:id="768" w:author="Jason Rhee" w:date="2024-08-23T15:42:00Z" w16du:dateUtc="2024-08-23T05:42:00Z">
              <w:r w:rsidRPr="00B35992">
                <w:rPr>
                  <w:u w:val="single"/>
                </w:rPr>
                <w:t>IHO Definition:</w:t>
              </w:r>
              <w:r>
                <w:t xml:space="preserve"> </w:t>
              </w:r>
              <w:r w:rsidR="00274624" w:rsidRPr="00274624">
                <w:t>Classification of the type and display level of the name of a feature in an end-use</w:t>
              </w:r>
            </w:ins>
            <w:ins w:id="769" w:author="Jason Rhee" w:date="2024-08-26T12:44:00Z" w16du:dateUtc="2024-08-26T02:44:00Z">
              <w:r w:rsidR="00DD0DD5">
                <w:t>r</w:t>
              </w:r>
            </w:ins>
            <w:ins w:id="770" w:author="Jason Rhee" w:date="2024-08-23T15:42:00Z" w16du:dateUtc="2024-08-23T05:42:00Z">
              <w:r w:rsidR="00274624" w:rsidRPr="00274624">
                <w:t xml:space="preserve"> system.</w:t>
              </w:r>
            </w:ins>
          </w:p>
          <w:p w14:paraId="17F26D17" w14:textId="44AC55C6" w:rsidR="00E73348" w:rsidRDefault="00E73348" w:rsidP="00E73348">
            <w:pPr>
              <w:pStyle w:val="BodyText"/>
              <w:spacing w:before="120"/>
              <w:rPr>
                <w:ins w:id="771" w:author="Jason Rhee" w:date="2024-08-26T11:57:00Z" w16du:dateUtc="2024-08-26T01:57:00Z"/>
                <w:rFonts w:cs="Arial"/>
                <w:sz w:val="20"/>
              </w:rPr>
            </w:pPr>
            <w:ins w:id="772" w:author="Jason Rhee" w:date="2024-08-26T11:57:00Z" w16du:dateUtc="2024-08-26T01:57:00Z">
              <w:r>
                <w:rPr>
                  <w:rFonts w:cs="Arial"/>
                  <w:sz w:val="20"/>
                </w:rPr>
                <w:t xml:space="preserve">1) </w:t>
              </w:r>
            </w:ins>
            <w:ins w:id="773" w:author="Jason Rhee" w:date="2024-08-26T12:43:00Z" w16du:dateUtc="2024-08-26T02:43:00Z">
              <w:r w:rsidR="0010563C" w:rsidRPr="0010563C">
                <w:rPr>
                  <w:rFonts w:cs="Arial"/>
                  <w:b/>
                  <w:sz w:val="20"/>
                </w:rPr>
                <w:t>defaultNameDisplay</w:t>
              </w:r>
            </w:ins>
          </w:p>
          <w:p w14:paraId="4A4FB996" w14:textId="4F18641B" w:rsidR="00E73348" w:rsidRDefault="00E73348" w:rsidP="00E73348">
            <w:pPr>
              <w:pStyle w:val="BodyText"/>
              <w:spacing w:before="120"/>
              <w:rPr>
                <w:ins w:id="774" w:author="Jason Rhee" w:date="2024-08-26T11:57:00Z" w16du:dateUtc="2024-08-26T01:57:00Z"/>
                <w:rFonts w:cs="Arial"/>
                <w:sz w:val="20"/>
              </w:rPr>
            </w:pPr>
            <w:ins w:id="775"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776" w:author="Jason Rhee" w:date="2024-08-26T12:44:00Z" w16du:dateUtc="2024-08-26T02:44:00Z">
              <w:r w:rsidR="00536207" w:rsidRPr="00536207">
                <w:rPr>
                  <w:rFonts w:cs="Arial"/>
                  <w:sz w:val="20"/>
                </w:rPr>
                <w:t>The name is intended to be displayed when the end-user system is set to the default name/text display setting.</w:t>
              </w:r>
            </w:ins>
          </w:p>
          <w:p w14:paraId="6F8F8C1A" w14:textId="0703A5A4" w:rsidR="00E73348" w:rsidRDefault="00E73348" w:rsidP="00E73348">
            <w:pPr>
              <w:pStyle w:val="BodyText"/>
              <w:spacing w:before="120"/>
              <w:rPr>
                <w:ins w:id="777" w:author="Jason Rhee" w:date="2024-08-26T11:57:00Z" w16du:dateUtc="2024-08-26T01:57:00Z"/>
                <w:rFonts w:cs="Arial"/>
                <w:sz w:val="20"/>
              </w:rPr>
            </w:pPr>
            <w:ins w:id="778" w:author="Jason Rhee" w:date="2024-08-26T11:57:00Z" w16du:dateUtc="2024-08-26T01:57:00Z">
              <w:r>
                <w:rPr>
                  <w:rFonts w:cs="Arial"/>
                  <w:sz w:val="20"/>
                </w:rPr>
                <w:t xml:space="preserve">2) </w:t>
              </w:r>
            </w:ins>
            <w:ins w:id="779" w:author="Jason Rhee" w:date="2024-08-26T12:43:00Z" w16du:dateUtc="2024-08-26T02:43:00Z">
              <w:r w:rsidR="0010563C" w:rsidRPr="0010563C">
                <w:rPr>
                  <w:rFonts w:cs="Arial"/>
                  <w:b/>
                  <w:sz w:val="20"/>
                </w:rPr>
                <w:t>alternateNameDisplay</w:t>
              </w:r>
            </w:ins>
          </w:p>
          <w:p w14:paraId="70FEAEC3" w14:textId="2E8ADEA6" w:rsidR="00E73348" w:rsidRDefault="00E73348" w:rsidP="00E73348">
            <w:pPr>
              <w:pStyle w:val="BodyText"/>
              <w:spacing w:before="120"/>
              <w:rPr>
                <w:ins w:id="780" w:author="Jason Rhee" w:date="2024-08-26T11:57:00Z" w16du:dateUtc="2024-08-26T01:57:00Z"/>
                <w:rFonts w:cs="Arial"/>
                <w:sz w:val="20"/>
              </w:rPr>
            </w:pPr>
            <w:ins w:id="781"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782" w:author="Jason Rhee" w:date="2024-08-26T12:44:00Z" w16du:dateUtc="2024-08-26T02:44:00Z">
              <w:r w:rsidR="0010563C" w:rsidRPr="0010563C">
                <w:rPr>
                  <w:rFonts w:cs="Arial"/>
                  <w:sz w:val="20"/>
                  <w:szCs w:val="18"/>
                </w:rPr>
                <w:t>The name is intended to be displayed when the end-user system is set to an alternate name/text display setting, for example an alternate language.</w:t>
              </w:r>
            </w:ins>
          </w:p>
          <w:p w14:paraId="7E459923" w14:textId="77777777" w:rsidR="00506D4B" w:rsidRPr="00536207" w:rsidRDefault="00506D4B" w:rsidP="00536207">
            <w:pPr>
              <w:rPr>
                <w:ins w:id="783" w:author="Jason Rhee" w:date="2024-08-23T15:42:00Z" w16du:dateUtc="2024-08-23T05:42:00Z"/>
                <w:lang w:val="en-GB"/>
              </w:rPr>
            </w:pPr>
          </w:p>
          <w:p w14:paraId="4F10D258" w14:textId="77777777" w:rsidR="00506D4B" w:rsidRDefault="00506D4B" w:rsidP="00536207">
            <w:pPr>
              <w:rPr>
                <w:ins w:id="784" w:author="Jason Rhee" w:date="2024-08-23T15:42:00Z" w16du:dateUtc="2024-08-23T05:42:00Z"/>
              </w:rPr>
            </w:pPr>
            <w:ins w:id="785" w:author="Jason Rhee" w:date="2024-08-23T15:42:00Z" w16du:dateUtc="2024-08-23T05:42:00Z">
              <w:r w:rsidRPr="00B35992">
                <w:t>Remarks:</w:t>
              </w:r>
            </w:ins>
          </w:p>
          <w:p w14:paraId="3E1A7D27" w14:textId="536252E8" w:rsidR="00506D4B" w:rsidRDefault="00506D4B" w:rsidP="00536207">
            <w:pPr>
              <w:rPr>
                <w:ins w:id="786" w:author="Jason Rhee" w:date="2024-08-23T15:41:00Z" w16du:dateUtc="2024-08-23T05:41:00Z"/>
              </w:rPr>
            </w:pPr>
            <w:ins w:id="787" w:author="Jason Rhee" w:date="2024-08-23T15:42:00Z" w16du:dateUtc="2024-08-23T05:42:00Z">
              <w:r>
                <w:t>•No remarks.</w:t>
              </w:r>
            </w:ins>
          </w:p>
        </w:tc>
      </w:tr>
    </w:tbl>
    <w:p w14:paraId="10CCA1CE" w14:textId="77777777" w:rsidR="00506D4B" w:rsidRDefault="00506D4B" w:rsidP="00536207">
      <w:pPr>
        <w:rPr>
          <w:ins w:id="788" w:author="Jason Rhee" w:date="2024-08-23T15:39:00Z" w16du:dateUtc="2024-08-23T05:39:00Z"/>
        </w:rPr>
      </w:pPr>
    </w:p>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789" w:name="_Toc127463881"/>
      <w:bookmarkStart w:id="790" w:name="_Toc128125507"/>
      <w:bookmarkStart w:id="791" w:name="_Toc141176289"/>
      <w:bookmarkStart w:id="792" w:name="_Toc141176454"/>
      <w:bookmarkStart w:id="793" w:name="_Toc141177086"/>
      <w:bookmarkStart w:id="794" w:name="_Toc172898079"/>
      <w:bookmarkStart w:id="795" w:name="_Toc270580271"/>
      <w:r w:rsidR="008A4EB6" w:rsidRPr="00BA00B6">
        <w:lastRenderedPageBreak/>
        <w:t>Schema documentation for S129.xsd</w:t>
      </w:r>
      <w:bookmarkEnd w:id="789"/>
      <w:bookmarkEnd w:id="790"/>
      <w:bookmarkEnd w:id="791"/>
      <w:bookmarkEnd w:id="792"/>
      <w:bookmarkEnd w:id="793"/>
      <w:bookmarkEnd w:id="794"/>
    </w:p>
    <w:p w14:paraId="48D49FAD" w14:textId="77777777" w:rsidR="008A4EB6" w:rsidRDefault="008A4EB6" w:rsidP="00B3435A">
      <w:pPr>
        <w:pStyle w:val="Annexheader-level2"/>
      </w:pPr>
      <w:bookmarkStart w:id="796" w:name="Table_of_Contents"/>
      <w:bookmarkStart w:id="797" w:name="Namespace:_&quot;http://www.iho.int/S124/gml/"/>
      <w:bookmarkStart w:id="798" w:name="_bookmark0"/>
      <w:bookmarkStart w:id="799" w:name="Schema(s)"/>
      <w:bookmarkStart w:id="800" w:name="_bookmark1"/>
      <w:bookmarkStart w:id="801" w:name="_Toc516366"/>
      <w:bookmarkStart w:id="802" w:name="_Toc127463882"/>
      <w:bookmarkStart w:id="803" w:name="_Toc128125508"/>
      <w:bookmarkStart w:id="804" w:name="_Toc141176290"/>
      <w:bookmarkStart w:id="805" w:name="_Toc141176455"/>
      <w:bookmarkStart w:id="806" w:name="_Toc141177087"/>
      <w:bookmarkStart w:id="807" w:name="_Toc172898080"/>
      <w:bookmarkEnd w:id="796"/>
      <w:bookmarkEnd w:id="797"/>
      <w:bookmarkEnd w:id="798"/>
      <w:bookmarkEnd w:id="799"/>
      <w:bookmarkEnd w:id="800"/>
      <w:r>
        <w:t>Schema(s)</w:t>
      </w:r>
      <w:bookmarkEnd w:id="801"/>
      <w:bookmarkEnd w:id="802"/>
      <w:bookmarkEnd w:id="803"/>
      <w:bookmarkEnd w:id="804"/>
      <w:bookmarkEnd w:id="805"/>
      <w:bookmarkEnd w:id="806"/>
      <w:bookmarkEnd w:id="807"/>
    </w:p>
    <w:p w14:paraId="1FFE7A7B" w14:textId="77777777" w:rsidR="008A4EB6" w:rsidRDefault="008A4EB6" w:rsidP="00716349">
      <w:pPr>
        <w:pStyle w:val="Annex-Heading3"/>
      </w:pPr>
      <w:bookmarkStart w:id="808" w:name="Main_schema_S129.xsd"/>
      <w:bookmarkStart w:id="809" w:name="_bookmark2"/>
      <w:bookmarkEnd w:id="808"/>
      <w:bookmarkEnd w:id="809"/>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4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810" w:name="Complex_Type(s)"/>
      <w:bookmarkStart w:id="811" w:name="_bookmark3"/>
      <w:bookmarkStart w:id="812" w:name="_Toc516367"/>
      <w:bookmarkStart w:id="813" w:name="_Toc127463883"/>
      <w:bookmarkStart w:id="814" w:name="_Toc128125509"/>
      <w:bookmarkStart w:id="815" w:name="_Toc141176291"/>
      <w:bookmarkStart w:id="816" w:name="_Toc141176456"/>
      <w:bookmarkStart w:id="817" w:name="_Toc141177088"/>
      <w:bookmarkStart w:id="818" w:name="_Toc172898081"/>
      <w:bookmarkEnd w:id="810"/>
      <w:bookmarkEnd w:id="811"/>
      <w:r>
        <w:t>Complex</w:t>
      </w:r>
      <w:r>
        <w:rPr>
          <w:spacing w:val="-8"/>
        </w:rPr>
        <w:t xml:space="preserve"> </w:t>
      </w:r>
      <w:r>
        <w:rPr>
          <w:spacing w:val="-3"/>
        </w:rPr>
        <w:t>Type(s)</w:t>
      </w:r>
      <w:bookmarkEnd w:id="812"/>
      <w:bookmarkEnd w:id="813"/>
      <w:bookmarkEnd w:id="814"/>
      <w:bookmarkEnd w:id="815"/>
      <w:bookmarkEnd w:id="816"/>
      <w:bookmarkEnd w:id="817"/>
      <w:bookmarkEnd w:id="818"/>
    </w:p>
    <w:p w14:paraId="22998CCE" w14:textId="77777777" w:rsidR="008A4EB6" w:rsidRDefault="008A4EB6" w:rsidP="00716349">
      <w:pPr>
        <w:pStyle w:val="Annex-Heading3"/>
      </w:pPr>
      <w:bookmarkStart w:id="819" w:name="Complex_Type_GM_Point"/>
      <w:bookmarkStart w:id="820" w:name="_bookmark4"/>
      <w:bookmarkEnd w:id="819"/>
      <w:bookmarkEnd w:id="820"/>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4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821" w:name="Complex_Type_GM_Curve"/>
      <w:bookmarkStart w:id="822" w:name="_bookmark5"/>
      <w:bookmarkEnd w:id="821"/>
      <w:bookmarkEnd w:id="822"/>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2"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823" w:name="Complex_Type_GM_Surface"/>
      <w:bookmarkStart w:id="824" w:name="_bookmark6"/>
      <w:bookmarkEnd w:id="823"/>
      <w:bookmarkEnd w:id="824"/>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4"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ins w:id="825" w:author="Jason Rhee" w:date="2024-08-26T13:08:00Z" w16du:dateUtc="2024-08-26T03:08:00Z"/>
          <w:rFonts w:eastAsia="Courier New" w:cs="Arial"/>
          <w:b/>
          <w:bCs/>
          <w:szCs w:val="20"/>
        </w:rPr>
      </w:pPr>
      <w:ins w:id="826" w:author="Jason Rhee" w:date="2024-08-26T13:08:00Z" w16du:dateUtc="2024-08-26T03:08:00Z">
        <w:r>
          <w:rPr>
            <w:rFonts w:eastAsia="Courier New" w:cs="Arial"/>
            <w:b/>
            <w:bCs/>
            <w:szCs w:val="20"/>
          </w:rPr>
          <w:br w:type="page"/>
        </w:r>
      </w:ins>
    </w:p>
    <w:p w14:paraId="5A788C8A" w14:textId="721AB81C" w:rsidR="008A4EB6" w:rsidRPr="00F73E40" w:rsidDel="00CD5CA3" w:rsidRDefault="008A4EB6" w:rsidP="00F73E40">
      <w:pPr>
        <w:spacing w:before="0" w:after="0"/>
        <w:rPr>
          <w:del w:id="827" w:author="Jason Rhee" w:date="2024-08-26T13:08:00Z" w16du:dateUtc="2024-08-26T03:08:00Z"/>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828" w:name="Complex_Type_fixedTimeRangeType"/>
      <w:bookmarkStart w:id="829" w:name="_bookmark7"/>
      <w:bookmarkEnd w:id="828"/>
      <w:bookmarkEnd w:id="829"/>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6"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rPr>
          <w:ins w:id="830" w:author="Jason Rhee" w:date="2024-08-26T13:06:00Z" w16du:dateUtc="2024-08-26T03:06:00Z"/>
        </w:rPr>
      </w:pPr>
      <w:bookmarkStart w:id="831" w:name="Complex_Type_FeatureType"/>
      <w:bookmarkStart w:id="832" w:name="_bookmark8"/>
      <w:bookmarkEnd w:id="831"/>
      <w:bookmarkEnd w:id="832"/>
      <w:ins w:id="833" w:author="Jason Rhee" w:date="2024-08-26T13:05:00Z" w16du:dateUtc="2024-08-26T03:05:00Z">
        <w:r>
          <w:t>Complex</w:t>
        </w:r>
        <w:r>
          <w:rPr>
            <w:spacing w:val="-21"/>
          </w:rPr>
          <w:t xml:space="preserve"> </w:t>
        </w:r>
        <w:r>
          <w:rPr>
            <w:spacing w:val="-5"/>
          </w:rPr>
          <w:t>Type</w:t>
        </w:r>
        <w:r>
          <w:rPr>
            <w:spacing w:val="-20"/>
          </w:rPr>
          <w:t xml:space="preserve"> — </w:t>
        </w:r>
      </w:ins>
      <w:ins w:id="834" w:author="Jason Rhee" w:date="2024-08-26T13:06:00Z" w16du:dateUtc="2024-08-26T03:06:00Z">
        <w:r>
          <w:t>featureName</w:t>
        </w:r>
      </w:ins>
      <w:ins w:id="835" w:author="Jason Rhee" w:date="2024-08-26T13:05:00Z" w16du:dateUtc="2024-08-26T03:05:00Z">
        <w:r>
          <w:t>Type</w:t>
        </w:r>
      </w:ins>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Change w:id="836">
          <w:tblGrid>
            <w:gridCol w:w="1031"/>
            <w:gridCol w:w="8570"/>
          </w:tblGrid>
        </w:tblGridChange>
      </w:tblGrid>
      <w:tr w:rsidR="00B77DCE" w14:paraId="681D34EE" w14:textId="77777777" w:rsidTr="000901CA">
        <w:trPr>
          <w:trHeight w:hRule="exact" w:val="280"/>
          <w:ins w:id="837"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ins w:id="838" w:author="Jason Rhee" w:date="2024-08-26T13:06:00Z" w16du:dateUtc="2024-08-26T03:06:00Z"/>
                <w:rFonts w:ascii="Times New Roman" w:eastAsia="Times New Roman" w:hAnsi="Times New Roman" w:cs="Times New Roman"/>
                <w:sz w:val="16"/>
                <w:szCs w:val="16"/>
              </w:rPr>
            </w:pPr>
            <w:ins w:id="839" w:author="Jason Rhee" w:date="2024-08-26T13:06:00Z" w16du:dateUtc="2024-08-26T03:06:00Z">
              <w:r>
                <w:rPr>
                  <w:rFonts w:ascii="Times New Roman"/>
                  <w:sz w:val="16"/>
                </w:rPr>
                <w:t>Namespace</w:t>
              </w:r>
            </w:ins>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ins w:id="840" w:author="Jason Rhee" w:date="2024-08-26T13:06:00Z" w16du:dateUtc="2024-08-26T03:06:00Z"/>
                <w:rFonts w:ascii="Times New Roman" w:eastAsia="Times New Roman" w:hAnsi="Times New Roman" w:cs="Times New Roman"/>
                <w:sz w:val="16"/>
                <w:szCs w:val="16"/>
              </w:rPr>
            </w:pPr>
            <w:ins w:id="841" w:author="Jason Rhee" w:date="2024-08-26T13:06:00Z" w16du:dateUtc="2024-08-26T03:06: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B77DCE" w14:paraId="2EDA6637" w14:textId="77777777" w:rsidTr="00B9508E">
        <w:trPr>
          <w:trHeight w:hRule="exact" w:val="379"/>
          <w:ins w:id="842"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ins w:id="843" w:author="Jason Rhee" w:date="2024-08-26T13:06:00Z" w16du:dateUtc="2024-08-26T03:06:00Z"/>
                <w:rFonts w:ascii="Times New Roman" w:eastAsia="Times New Roman" w:hAnsi="Times New Roman" w:cs="Times New Roman"/>
                <w:sz w:val="16"/>
                <w:szCs w:val="16"/>
              </w:rPr>
            </w:pPr>
            <w:ins w:id="844" w:author="Jason Rhee" w:date="2024-08-26T13:06:00Z" w16du:dateUtc="2024-08-26T03:06:00Z">
              <w:r>
                <w:rPr>
                  <w:rFonts w:ascii="Times New Roman"/>
                  <w:sz w:val="16"/>
                </w:rPr>
                <w:t>Annotations</w:t>
              </w:r>
            </w:ins>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ins w:id="845" w:author="Jason Rhee" w:date="2024-08-26T13:06:00Z" w16du:dateUtc="2024-08-26T03:06:00Z"/>
                <w:rFonts w:ascii="Courier New" w:eastAsia="Courier New" w:hAnsi="Courier New" w:cs="Courier New"/>
                <w:sz w:val="14"/>
                <w:szCs w:val="14"/>
              </w:rPr>
            </w:pPr>
            <w:ins w:id="846" w:author="Jason Rhee" w:date="2024-08-26T13:08:00Z" w16du:dateUtc="2024-08-26T03:08:00Z">
              <w:r w:rsidRPr="00CD5CA3">
                <w:rPr>
                  <w:rFonts w:ascii="Courier New"/>
                  <w:sz w:val="14"/>
                </w:rPr>
                <w:t>Provides the name of an entity, defines the national language of the name, and provides the option to display the name at various system display settings.</w:t>
              </w:r>
            </w:ins>
          </w:p>
        </w:tc>
      </w:tr>
      <w:tr w:rsidR="00B77DCE" w14:paraId="5B6AE42F" w14:textId="77777777" w:rsidTr="002579E1">
        <w:tblPrEx>
          <w:tblW w:w="0" w:type="auto"/>
          <w:tblInd w:w="258" w:type="dxa"/>
          <w:tblLayout w:type="fixed"/>
          <w:tblCellMar>
            <w:left w:w="0" w:type="dxa"/>
            <w:right w:w="0" w:type="dxa"/>
          </w:tblCellMar>
          <w:tblLook w:val="01E0" w:firstRow="1" w:lastRow="1" w:firstColumn="1" w:lastColumn="1" w:noHBand="0" w:noVBand="0"/>
          <w:tblPrExChange w:id="847" w:author="Jason Rhee" w:date="2024-08-28T14:58:00Z" w16du:dateUtc="2024-08-28T04:58:00Z">
            <w:tblPrEx>
              <w:tblW w:w="0" w:type="auto"/>
              <w:tblInd w:w="258" w:type="dxa"/>
              <w:tblLayout w:type="fixed"/>
              <w:tblCellMar>
                <w:left w:w="0" w:type="dxa"/>
                <w:right w:w="0" w:type="dxa"/>
              </w:tblCellMar>
              <w:tblLook w:val="01E0" w:firstRow="1" w:lastRow="1" w:firstColumn="1" w:lastColumn="1" w:noHBand="0" w:noVBand="0"/>
            </w:tblPrEx>
          </w:tblPrExChange>
        </w:tblPrEx>
        <w:trPr>
          <w:trHeight w:hRule="exact" w:val="2578"/>
          <w:ins w:id="848" w:author="Jason Rhee" w:date="2024-08-26T13:06:00Z"/>
          <w:trPrChange w:id="849" w:author="Jason Rhee" w:date="2024-08-28T14:58:00Z" w16du:dateUtc="2024-08-28T04:58:00Z">
            <w:trPr>
              <w:trHeight w:hRule="exact" w:val="1576"/>
            </w:trPr>
          </w:trPrChange>
        </w:trPr>
        <w:tc>
          <w:tcPr>
            <w:tcW w:w="1031" w:type="dxa"/>
            <w:tcBorders>
              <w:top w:val="single" w:sz="4" w:space="0" w:color="000000"/>
              <w:left w:val="single" w:sz="4" w:space="0" w:color="000000"/>
              <w:bottom w:val="single" w:sz="4" w:space="0" w:color="000000"/>
              <w:right w:val="single" w:sz="4" w:space="0" w:color="000000"/>
            </w:tcBorders>
            <w:tcPrChange w:id="850" w:author="Jason Rhee" w:date="2024-08-28T14:58:00Z" w16du:dateUtc="2024-08-28T04:58:00Z">
              <w:tcPr>
                <w:tcW w:w="1031" w:type="dxa"/>
                <w:tcBorders>
                  <w:top w:val="single" w:sz="4" w:space="0" w:color="000000"/>
                  <w:left w:val="single" w:sz="4" w:space="0" w:color="000000"/>
                  <w:bottom w:val="single" w:sz="4" w:space="0" w:color="000000"/>
                  <w:right w:val="single" w:sz="4" w:space="0" w:color="000000"/>
                </w:tcBorders>
              </w:tcPr>
            </w:tcPrChange>
          </w:tcPr>
          <w:p w14:paraId="0B90126B" w14:textId="77777777" w:rsidR="00B77DCE" w:rsidRDefault="00B77DCE" w:rsidP="000901CA">
            <w:pPr>
              <w:pStyle w:val="TableParagraph"/>
              <w:spacing w:before="22"/>
              <w:ind w:left="40"/>
              <w:rPr>
                <w:ins w:id="851" w:author="Jason Rhee" w:date="2024-08-26T13:06:00Z" w16du:dateUtc="2024-08-26T03:06:00Z"/>
                <w:rFonts w:ascii="Times New Roman" w:eastAsia="Times New Roman" w:hAnsi="Times New Roman" w:cs="Times New Roman"/>
                <w:sz w:val="16"/>
                <w:szCs w:val="16"/>
              </w:rPr>
            </w:pPr>
            <w:commentRangeStart w:id="852"/>
            <w:ins w:id="853" w:author="Jason Rhee" w:date="2024-08-26T13:06:00Z" w16du:dateUtc="2024-08-26T03:06:00Z">
              <w:r>
                <w:rPr>
                  <w:rFonts w:ascii="Times New Roman"/>
                  <w:sz w:val="16"/>
                </w:rPr>
                <w:t>Diagram</w:t>
              </w:r>
            </w:ins>
            <w:commentRangeEnd w:id="852"/>
            <w:ins w:id="854" w:author="Jason Rhee" w:date="2024-08-26T13:07:00Z" w16du:dateUtc="2024-08-26T03:07:00Z">
              <w:r>
                <w:rPr>
                  <w:rStyle w:val="CommentReference"/>
                  <w:rFonts w:ascii="Arial" w:eastAsia="MS Mincho" w:hAnsi="Arial" w:cs="Times New Roman"/>
                  <w:szCs w:val="20"/>
                  <w:lang w:eastAsia="ja-JP"/>
                </w:rPr>
                <w:commentReference w:id="852"/>
              </w:r>
            </w:ins>
          </w:p>
        </w:tc>
        <w:tc>
          <w:tcPr>
            <w:tcW w:w="8570" w:type="dxa"/>
            <w:tcBorders>
              <w:top w:val="single" w:sz="4" w:space="0" w:color="000000"/>
              <w:left w:val="single" w:sz="4" w:space="0" w:color="000000"/>
              <w:bottom w:val="single" w:sz="4" w:space="0" w:color="000000"/>
              <w:right w:val="single" w:sz="4" w:space="0" w:color="000000"/>
            </w:tcBorders>
            <w:tcPrChange w:id="855" w:author="Jason Rhee" w:date="2024-08-28T14:58:00Z" w16du:dateUtc="2024-08-28T04:58:00Z">
              <w:tcPr>
                <w:tcW w:w="8570" w:type="dxa"/>
                <w:tcBorders>
                  <w:top w:val="single" w:sz="4" w:space="0" w:color="000000"/>
                  <w:left w:val="single" w:sz="4" w:space="0" w:color="000000"/>
                  <w:bottom w:val="single" w:sz="4" w:space="0" w:color="000000"/>
                  <w:right w:val="single" w:sz="4" w:space="0" w:color="000000"/>
                </w:tcBorders>
              </w:tcPr>
            </w:tcPrChange>
          </w:tcPr>
          <w:p w14:paraId="311F3C75" w14:textId="77777777" w:rsidR="00B77DCE" w:rsidRDefault="00B77DCE" w:rsidP="000901CA">
            <w:pPr>
              <w:pStyle w:val="TableParagraph"/>
              <w:spacing w:before="4"/>
              <w:rPr>
                <w:ins w:id="856" w:author="Jason Rhee" w:date="2024-08-26T13:06:00Z" w16du:dateUtc="2024-08-26T03:06:00Z"/>
                <w:rFonts w:ascii="Courier New" w:eastAsia="Courier New" w:hAnsi="Courier New" w:cs="Courier New"/>
                <w:b/>
                <w:bCs/>
                <w:sz w:val="5"/>
                <w:szCs w:val="5"/>
              </w:rPr>
            </w:pPr>
          </w:p>
          <w:p w14:paraId="165F2714" w14:textId="5C58B4C5" w:rsidR="00B77DCE" w:rsidRDefault="002579E1" w:rsidP="002579E1">
            <w:pPr>
              <w:pStyle w:val="TableParagraph"/>
              <w:rPr>
                <w:ins w:id="857" w:author="Jason Rhee" w:date="2024-08-26T13:06:00Z" w16du:dateUtc="2024-08-26T03:06:00Z"/>
                <w:rFonts w:ascii="Courier New" w:eastAsia="Courier New" w:hAnsi="Courier New" w:cs="Courier New"/>
                <w:sz w:val="20"/>
                <w:szCs w:val="20"/>
              </w:rPr>
              <w:pPrChange w:id="858" w:author="Jason Rhee" w:date="2024-08-28T14:58:00Z" w16du:dateUtc="2024-08-28T04:58:00Z">
                <w:pPr>
                  <w:pStyle w:val="TableParagraph"/>
                  <w:spacing w:line="200" w:lineRule="atLeast"/>
                  <w:ind w:left="37"/>
                </w:pPr>
              </w:pPrChange>
            </w:pPr>
            <w:ins w:id="859" w:author="Jason Rhee" w:date="2024-08-28T14:58:00Z" w16du:dateUtc="2024-08-28T04:58:00Z">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ins>
          </w:p>
        </w:tc>
      </w:tr>
      <w:tr w:rsidR="00B77DCE" w14:paraId="63BCF1BF" w14:textId="77777777" w:rsidTr="000901CA">
        <w:trPr>
          <w:trHeight w:hRule="exact" w:val="554"/>
          <w:ins w:id="860"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ins w:id="861" w:author="Jason Rhee" w:date="2024-08-26T13:06:00Z" w16du:dateUtc="2024-08-26T03:06:00Z"/>
                <w:rFonts w:ascii="Times New Roman" w:eastAsia="Times New Roman" w:hAnsi="Times New Roman" w:cs="Times New Roman"/>
                <w:sz w:val="16"/>
                <w:szCs w:val="16"/>
              </w:rPr>
            </w:pPr>
            <w:ins w:id="862" w:author="Jason Rhee" w:date="2024-08-26T13:06:00Z" w16du:dateUtc="2024-08-26T03:06:00Z">
              <w:r>
                <w:rPr>
                  <w:rFonts w:ascii="Times New Roman"/>
                  <w:sz w:val="16"/>
                </w:rPr>
                <w:t>Used</w:t>
              </w:r>
              <w:r>
                <w:rPr>
                  <w:rFonts w:ascii="Times New Roman"/>
                  <w:spacing w:val="-4"/>
                  <w:sz w:val="16"/>
                </w:rPr>
                <w:t xml:space="preserve"> </w:t>
              </w:r>
              <w:r>
                <w:rPr>
                  <w:rFonts w:ascii="Times New Roman"/>
                  <w:sz w:val="16"/>
                </w:rPr>
                <w:t>by</w:t>
              </w:r>
            </w:ins>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ins w:id="863" w:author="Jason Rhee" w:date="2024-08-26T13:06:00Z" w16du:dateUtc="2024-08-26T03:06:00Z"/>
                <w:rFonts w:ascii="Times New Roman" w:eastAsia="Times New Roman" w:hAnsi="Times New Roman" w:cs="Times New Roman"/>
                <w:sz w:val="16"/>
                <w:szCs w:val="16"/>
              </w:rPr>
            </w:pPr>
            <w:ins w:id="864" w:author="Jason Rhee" w:date="2024-08-26T13:06:00Z" w16du:dateUtc="2024-08-26T03:06:00Z">
              <w:r>
                <w:rPr>
                  <w:rFonts w:ascii="Times New Roman"/>
                  <w:w w:val="95"/>
                  <w:sz w:val="16"/>
                </w:rPr>
                <w:t>Elements</w:t>
              </w:r>
              <w:r>
                <w:rPr>
                  <w:rFonts w:ascii="Times New Roman"/>
                  <w:w w:val="95"/>
                  <w:sz w:val="16"/>
                </w:rPr>
                <w:tab/>
                <w:t>UnderKeelClearanceControlPointType/</w:t>
              </w:r>
            </w:ins>
            <w:ins w:id="865" w:author="Jason Rhee" w:date="2024-08-26T13:07:00Z" w16du:dateUtc="2024-08-26T03:07:00Z">
              <w:r w:rsidR="008826E5">
                <w:rPr>
                  <w:rFonts w:ascii="Times New Roman"/>
                  <w:w w:val="95"/>
                  <w:sz w:val="16"/>
                </w:rPr>
                <w:t>featureName</w:t>
              </w:r>
            </w:ins>
          </w:p>
        </w:tc>
      </w:tr>
      <w:tr w:rsidR="00B77DCE" w14:paraId="621B9D15" w14:textId="77777777" w:rsidTr="000901CA">
        <w:trPr>
          <w:trHeight w:hRule="exact" w:val="287"/>
          <w:ins w:id="866"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ins w:id="867" w:author="Jason Rhee" w:date="2024-08-26T13:06:00Z" w16du:dateUtc="2024-08-26T03:06:00Z"/>
                <w:rFonts w:ascii="Times New Roman" w:eastAsia="Times New Roman" w:hAnsi="Times New Roman" w:cs="Times New Roman"/>
                <w:sz w:val="16"/>
                <w:szCs w:val="16"/>
              </w:rPr>
            </w:pPr>
            <w:ins w:id="868" w:author="Jason Rhee" w:date="2024-08-26T13:06:00Z" w16du:dateUtc="2024-08-26T03:06:00Z">
              <w:r>
                <w:rPr>
                  <w:rFonts w:ascii="Times New Roman"/>
                  <w:sz w:val="16"/>
                </w:rPr>
                <w:t>Model</w:t>
              </w:r>
            </w:ins>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ins w:id="869" w:author="Jason Rhee" w:date="2024-08-26T13:06:00Z" w16du:dateUtc="2024-08-26T03:06:00Z"/>
                <w:rFonts w:ascii="Times New Roman" w:eastAsia="Times New Roman" w:hAnsi="Times New Roman" w:cs="Times New Roman"/>
                <w:sz w:val="16"/>
                <w:szCs w:val="16"/>
              </w:rPr>
            </w:pPr>
            <w:ins w:id="870" w:author="Jason Rhee" w:date="2024-08-26T13:07:00Z" w16du:dateUtc="2024-08-26T03:07:00Z">
              <w:r>
                <w:rPr>
                  <w:rFonts w:ascii="Times New Roman"/>
                  <w:sz w:val="16"/>
                </w:rPr>
                <w:t>language</w:t>
              </w:r>
            </w:ins>
            <w:ins w:id="871" w:author="Jason Rhee" w:date="2024-08-26T13:06:00Z" w16du:dateUtc="2024-08-26T03:06:00Z">
              <w:r w:rsidR="00B77DCE">
                <w:rPr>
                  <w:rFonts w:ascii="Times New Roman"/>
                  <w:sz w:val="16"/>
                </w:rPr>
                <w:t>,</w:t>
              </w:r>
              <w:r w:rsidR="00B77DCE">
                <w:rPr>
                  <w:rFonts w:ascii="Times New Roman"/>
                  <w:spacing w:val="-6"/>
                  <w:sz w:val="16"/>
                </w:rPr>
                <w:t xml:space="preserve"> </w:t>
              </w:r>
            </w:ins>
            <w:ins w:id="872" w:author="Jason Rhee" w:date="2024-08-26T13:07:00Z" w16du:dateUtc="2024-08-26T03:07:00Z">
              <w:r>
                <w:rPr>
                  <w:rFonts w:ascii="Times New Roman"/>
                  <w:sz w:val="16"/>
                </w:rPr>
                <w:t>name, nameUsage</w:t>
              </w:r>
            </w:ins>
          </w:p>
        </w:tc>
      </w:tr>
      <w:tr w:rsidR="00B77DCE" w14:paraId="74761B55" w14:textId="77777777" w:rsidTr="000901CA">
        <w:trPr>
          <w:trHeight w:hRule="exact" w:val="280"/>
          <w:ins w:id="873"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ins w:id="874" w:author="Jason Rhee" w:date="2024-08-26T13:06:00Z" w16du:dateUtc="2024-08-26T03:06:00Z"/>
                <w:rFonts w:ascii="Times New Roman" w:eastAsia="Times New Roman" w:hAnsi="Times New Roman" w:cs="Times New Roman"/>
                <w:sz w:val="16"/>
                <w:szCs w:val="16"/>
              </w:rPr>
            </w:pPr>
            <w:ins w:id="875" w:author="Jason Rhee" w:date="2024-08-26T13:06:00Z" w16du:dateUtc="2024-08-26T03:06:00Z">
              <w:r>
                <w:rPr>
                  <w:rFonts w:ascii="Times New Roman"/>
                  <w:sz w:val="16"/>
                </w:rPr>
                <w:t>Children</w:t>
              </w:r>
            </w:ins>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ins w:id="876" w:author="Jason Rhee" w:date="2024-08-26T13:06:00Z" w16du:dateUtc="2024-08-26T03:06:00Z"/>
                <w:rFonts w:ascii="Times New Roman" w:eastAsia="Times New Roman" w:hAnsi="Times New Roman" w:cs="Times New Roman"/>
                <w:sz w:val="16"/>
                <w:szCs w:val="16"/>
              </w:rPr>
            </w:pPr>
            <w:ins w:id="877" w:author="Jason Rhee" w:date="2024-08-26T13:08:00Z" w16du:dateUtc="2024-08-26T03:08:00Z">
              <w:r>
                <w:rPr>
                  <w:rFonts w:ascii="Times New Roman"/>
                  <w:sz w:val="16"/>
                </w:rPr>
                <w:t>language,</w:t>
              </w:r>
              <w:r>
                <w:rPr>
                  <w:rFonts w:ascii="Times New Roman"/>
                  <w:spacing w:val="-6"/>
                  <w:sz w:val="16"/>
                </w:rPr>
                <w:t xml:space="preserve"> </w:t>
              </w:r>
              <w:r>
                <w:rPr>
                  <w:rFonts w:ascii="Times New Roman"/>
                  <w:sz w:val="16"/>
                </w:rPr>
                <w:t>name, nameUsage</w:t>
              </w:r>
            </w:ins>
          </w:p>
        </w:tc>
      </w:tr>
    </w:tbl>
    <w:p w14:paraId="76E47566" w14:textId="3D4C9BE8" w:rsidR="00CD5CA3" w:rsidRPr="002579E1" w:rsidRDefault="00CD5CA3" w:rsidP="00B77DCE">
      <w:pPr>
        <w:rPr>
          <w:ins w:id="878" w:author="Jason Rhee" w:date="2024-08-26T13:08:00Z" w16du:dateUtc="2024-08-26T03:08:00Z"/>
          <w:lang w:val="en-US"/>
          <w:rPrChange w:id="879" w:author="Jason Rhee" w:date="2024-08-28T14:02:00Z" w16du:dateUtc="2024-08-28T04:02:00Z">
            <w:rPr>
              <w:ins w:id="880" w:author="Jason Rhee" w:date="2024-08-26T13:08:00Z" w16du:dateUtc="2024-08-26T03:08:00Z"/>
            </w:rPr>
          </w:rPrChange>
        </w:rPr>
      </w:pPr>
      <w:ins w:id="881" w:author="Jason Rhee" w:date="2024-08-26T13:08:00Z" w16du:dateUtc="2024-08-26T03:08:00Z">
        <w:r>
          <w:br w:type="page"/>
        </w:r>
      </w:ins>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5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882" w:name="Complex_Type_UnderKeelClearancePlanType"/>
      <w:bookmarkStart w:id="883" w:name="_bookmark9"/>
      <w:bookmarkEnd w:id="882"/>
      <w:bookmarkEnd w:id="883"/>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56AC5D05"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del w:id="884" w:author="Jason Rhee" w:date="2024-08-26T12:45:00Z" w16du:dateUtc="2024-08-26T02:45:00Z">
              <w:r w:rsidDel="00144BDB">
                <w:rPr>
                  <w:rFonts w:ascii="Times New Roman"/>
                  <w:sz w:val="16"/>
                </w:rPr>
                <w:delText>-</w:delText>
              </w:r>
              <w:r w:rsidDel="00144BDB">
                <w:rPr>
                  <w:rFonts w:ascii="Times New Roman"/>
                  <w:w w:val="99"/>
                  <w:sz w:val="16"/>
                </w:rPr>
                <w:delText xml:space="preserve"> </w:delText>
              </w:r>
            </w:del>
            <w:r>
              <w:rPr>
                <w:rFonts w:ascii="Times New Roman"/>
                <w:sz w:val="16"/>
              </w:rPr>
              <w:t>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885" w:name="Complex_Type_UnderKeelClearanceNonNaviga"/>
      <w:bookmarkStart w:id="886" w:name="_bookmark10"/>
      <w:bookmarkEnd w:id="885"/>
      <w:bookmarkEnd w:id="88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2">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887" w:name="Complex_Type_UnderKeelClearanceAlmostNon"/>
      <w:bookmarkStart w:id="888" w:name="_bookmark11"/>
      <w:bookmarkEnd w:id="887"/>
      <w:bookmarkEnd w:id="88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889" w:name="Complex_Type_UnderKeelClearanceControlPo"/>
      <w:bookmarkStart w:id="890" w:name="_bookmark12"/>
      <w:bookmarkEnd w:id="889"/>
      <w:bookmarkEnd w:id="89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6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460B5035"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ins w:id="891" w:author="Jason Rhee" w:date="2024-08-28T15:00:00Z" w16du:dateUtc="2024-08-28T05:00:00Z">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ins>
            <w:commentRangeStart w:id="892"/>
            <w:del w:id="893" w:author="Jason Rhee" w:date="2024-08-28T15:00:00Z" w16du:dateUtc="2024-08-28T05:00:00Z">
              <w:r w:rsidR="00BD304B" w:rsidDel="007A03C2">
                <w:rPr>
                  <w:noProof/>
                </w:rPr>
                <w:drawing>
                  <wp:inline distT="0" distB="0" distL="0" distR="0" wp14:anchorId="7090AFEA" wp14:editId="0131D501">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del>
            <w:commentRangeEnd w:id="892"/>
            <w:r w:rsidR="005F1F51">
              <w:rPr>
                <w:rStyle w:val="CommentReference"/>
                <w:rFonts w:ascii="Arial" w:eastAsia="MS Mincho" w:hAnsi="Arial" w:cs="Times New Roman"/>
                <w:szCs w:val="20"/>
                <w:lang w:eastAsia="ja-JP"/>
              </w:rPr>
              <w:commentReference w:id="892"/>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516D2D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del w:id="894" w:author="Jason Rhee" w:date="2024-08-26T12:46:00Z" w16du:dateUtc="2024-08-26T02:46:00Z">
              <w:r w:rsidDel="00B90FAC">
                <w:rPr>
                  <w:rFonts w:ascii="Times New Roman"/>
                  <w:sz w:val="16"/>
                </w:rPr>
                <w:delText>-</w:delText>
              </w:r>
              <w:r w:rsidDel="00B90FAC">
                <w:rPr>
                  <w:rFonts w:ascii="Times New Roman"/>
                  <w:w w:val="99"/>
                  <w:sz w:val="16"/>
                </w:rPr>
                <w:delText xml:space="preserve"> </w:delText>
              </w:r>
            </w:del>
            <w:r>
              <w:rPr>
                <w:rFonts w:ascii="Times New Roman"/>
                <w:sz w:val="16"/>
              </w:rPr>
              <w:t>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del w:id="895" w:author="Jason Rhee" w:date="2024-08-26T12:46:00Z" w16du:dateUtc="2024-08-26T02:46:00Z">
              <w:r w:rsidDel="005F1F51">
                <w:rPr>
                  <w:rFonts w:ascii="Times New Roman"/>
                  <w:sz w:val="16"/>
                </w:rPr>
                <w:delText>name</w:delText>
              </w:r>
            </w:del>
            <w:ins w:id="896" w:author="Jason Rhee" w:date="2024-08-26T12:46:00Z" w16du:dateUtc="2024-08-26T02:46:00Z">
              <w:r w:rsidR="005F1F51">
                <w:rPr>
                  <w:rFonts w:ascii="Times New Roman"/>
                  <w:spacing w:val="-9"/>
                  <w:sz w:val="16"/>
                </w:rPr>
                <w:t>feature</w:t>
              </w:r>
              <w:r w:rsidR="005F1F51">
                <w:rPr>
                  <w:rFonts w:ascii="Times New Roman"/>
                  <w:sz w:val="16"/>
                </w:rPr>
                <w:t>Name</w:t>
              </w:r>
            </w:ins>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ins w:id="897" w:author="Jason Rhee" w:date="2024-08-26T12:46:00Z" w16du:dateUtc="2024-08-26T02:46:00Z">
              <w:r w:rsidR="005F1F51">
                <w:rPr>
                  <w:rFonts w:ascii="Times New Roman"/>
                  <w:spacing w:val="-17"/>
                  <w:sz w:val="16"/>
                </w:rPr>
                <w:t xml:space="preserve">featureName, </w:t>
              </w:r>
            </w:ins>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898" w:name="Complex_Type_InformationTypeType"/>
      <w:bookmarkStart w:id="899" w:name="_bookmark13"/>
      <w:bookmarkEnd w:id="898"/>
      <w:bookmarkEnd w:id="899"/>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1"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900" w:name="Complex_Type_DatasetType"/>
      <w:bookmarkStart w:id="901" w:name="_bookmark14"/>
      <w:bookmarkEnd w:id="900"/>
      <w:bookmarkEnd w:id="901"/>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3"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902" w:name="Complex_Type_IMemberType"/>
      <w:bookmarkStart w:id="903" w:name="_bookmark15"/>
      <w:bookmarkEnd w:id="902"/>
      <w:bookmarkEnd w:id="903"/>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5"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904" w:name="Complex_Type_MemberType"/>
      <w:bookmarkStart w:id="905" w:name="_bookmark16"/>
      <w:bookmarkEnd w:id="904"/>
      <w:bookmarkEnd w:id="905"/>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77"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906" w:name="Complex_Type_GenericFeatureType"/>
      <w:bookmarkStart w:id="907" w:name="_bookmark17"/>
      <w:bookmarkEnd w:id="906"/>
      <w:bookmarkEnd w:id="907"/>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78">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9"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908" w:name="Simple_Type(s)"/>
      <w:bookmarkStart w:id="909" w:name="_bookmark18"/>
      <w:bookmarkEnd w:id="908"/>
      <w:bookmarkEnd w:id="909"/>
      <w:r>
        <w:br w:type="page"/>
      </w:r>
    </w:p>
    <w:p w14:paraId="1B75782C" w14:textId="77777777" w:rsidR="008A4EB6" w:rsidRDefault="008A4EB6" w:rsidP="00B3435A">
      <w:pPr>
        <w:pStyle w:val="Annexheader-level2"/>
      </w:pPr>
      <w:bookmarkStart w:id="910" w:name="_Toc516368"/>
      <w:bookmarkStart w:id="911" w:name="_Toc127463884"/>
      <w:bookmarkStart w:id="912" w:name="_Toc128125510"/>
      <w:bookmarkStart w:id="913" w:name="_Toc141176292"/>
      <w:bookmarkStart w:id="914" w:name="_Toc141176457"/>
      <w:bookmarkStart w:id="915" w:name="_Toc141177089"/>
      <w:bookmarkStart w:id="916" w:name="_Toc172898082"/>
      <w:r w:rsidRPr="004C7014">
        <w:lastRenderedPageBreak/>
        <w:t>Simple Type(s</w:t>
      </w:r>
      <w:r>
        <w:rPr>
          <w:spacing w:val="-3"/>
        </w:rPr>
        <w:t>)</w:t>
      </w:r>
      <w:bookmarkEnd w:id="910"/>
      <w:bookmarkEnd w:id="911"/>
      <w:bookmarkEnd w:id="912"/>
      <w:bookmarkEnd w:id="913"/>
      <w:bookmarkEnd w:id="914"/>
      <w:bookmarkEnd w:id="915"/>
      <w:bookmarkEnd w:id="916"/>
    </w:p>
    <w:p w14:paraId="283C7301" w14:textId="69EF6343" w:rsidR="00EF5205" w:rsidRDefault="00EF5205" w:rsidP="00716349">
      <w:pPr>
        <w:pStyle w:val="Annex-Heading3"/>
        <w:rPr>
          <w:ins w:id="917" w:author="Jason Rhee" w:date="2024-08-26T12:49:00Z" w16du:dateUtc="2024-08-26T02:49:00Z"/>
        </w:rPr>
      </w:pPr>
      <w:bookmarkStart w:id="918" w:name="Simple_Type_underKeelClearancePurposeTyp"/>
      <w:bookmarkStart w:id="919" w:name="_bookmark19"/>
      <w:bookmarkEnd w:id="918"/>
      <w:bookmarkEnd w:id="919"/>
      <w:ins w:id="920" w:author="Jason Rhee" w:date="2024-08-26T12:49:00Z" w16du:dateUtc="2024-08-26T02:49:00Z">
        <w:r>
          <w:t>Simple Type</w:t>
        </w:r>
        <w:r w:rsidR="002E0906">
          <w:t xml:space="preserve"> —</w:t>
        </w:r>
        <w:r w:rsidR="002E0906">
          <w:rPr>
            <w:spacing w:val="23"/>
          </w:rPr>
          <w:t xml:space="preserve"> </w:t>
        </w:r>
        <w:r w:rsidR="002E0906">
          <w:t>nameUsageType</w:t>
        </w:r>
      </w:ins>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Change w:id="921">
          <w:tblGrid>
            <w:gridCol w:w="1031"/>
            <w:gridCol w:w="1116"/>
            <w:gridCol w:w="2320"/>
            <w:gridCol w:w="5135"/>
          </w:tblGrid>
        </w:tblGridChange>
      </w:tblGrid>
      <w:tr w:rsidR="002E0906" w14:paraId="34C4976F" w14:textId="77777777" w:rsidTr="000901CA">
        <w:trPr>
          <w:trHeight w:hRule="exact" w:val="279"/>
          <w:ins w:id="922"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ins w:id="923" w:author="Jason Rhee" w:date="2024-08-26T12:49:00Z" w16du:dateUtc="2024-08-26T02:49:00Z"/>
                <w:rFonts w:ascii="Times New Roman" w:eastAsia="Times New Roman" w:hAnsi="Times New Roman" w:cs="Times New Roman"/>
                <w:sz w:val="16"/>
                <w:szCs w:val="16"/>
              </w:rPr>
            </w:pPr>
            <w:ins w:id="924" w:author="Jason Rhee" w:date="2024-08-26T12:49:00Z" w16du:dateUtc="2024-08-26T02:49:00Z">
              <w:r>
                <w:rPr>
                  <w:rFonts w:ascii="Times New Roman"/>
                  <w:sz w:val="16"/>
                </w:rPr>
                <w:t>Namespace</w:t>
              </w:r>
            </w:ins>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ins w:id="925" w:author="Jason Rhee" w:date="2024-08-26T12:49:00Z" w16du:dateUtc="2024-08-26T02:49:00Z"/>
                <w:rFonts w:ascii="Times New Roman" w:eastAsia="Times New Roman" w:hAnsi="Times New Roman" w:cs="Times New Roman"/>
                <w:sz w:val="16"/>
                <w:szCs w:val="16"/>
              </w:rPr>
            </w:pPr>
            <w:ins w:id="926" w:author="Jason Rhee" w:date="2024-08-26T12:49:00Z" w16du:dateUtc="2024-08-26T02:49: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2E0906" w14:paraId="5F99DF95" w14:textId="77777777" w:rsidTr="000901CA">
        <w:trPr>
          <w:trHeight w:hRule="exact" w:val="282"/>
          <w:ins w:id="927"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ins w:id="928" w:author="Jason Rhee" w:date="2024-08-26T12:49:00Z" w16du:dateUtc="2024-08-26T02:49:00Z"/>
                <w:rFonts w:ascii="Times New Roman" w:eastAsia="Times New Roman" w:hAnsi="Times New Roman" w:cs="Times New Roman"/>
                <w:sz w:val="16"/>
                <w:szCs w:val="16"/>
              </w:rPr>
            </w:pPr>
            <w:ins w:id="929" w:author="Jason Rhee" w:date="2024-08-26T12:49:00Z" w16du:dateUtc="2024-08-26T02:49:00Z">
              <w:r>
                <w:rPr>
                  <w:rFonts w:ascii="Times New Roman"/>
                  <w:sz w:val="16"/>
                </w:rPr>
                <w:t>Annotations</w:t>
              </w:r>
            </w:ins>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ins w:id="930" w:author="Jason Rhee" w:date="2024-08-26T12:49:00Z" w16du:dateUtc="2024-08-26T02:49:00Z"/>
                <w:rFonts w:ascii="Courier New" w:eastAsia="Courier New" w:hAnsi="Courier New" w:cs="Courier New"/>
                <w:sz w:val="14"/>
                <w:szCs w:val="14"/>
              </w:rPr>
            </w:pPr>
            <w:ins w:id="931" w:author="Jason Rhee" w:date="2024-08-26T12:52:00Z" w16du:dateUtc="2024-08-26T02:52:00Z">
              <w:r w:rsidRPr="00C065F5">
                <w:rPr>
                  <w:rFonts w:ascii="Courier New"/>
                  <w:sz w:val="14"/>
                </w:rPr>
                <w:t>Classification of the type and display level of the name of a feature in an end-user system.</w:t>
              </w:r>
            </w:ins>
          </w:p>
        </w:tc>
      </w:tr>
      <w:tr w:rsidR="002E0906" w14:paraId="5D1091C0" w14:textId="77777777" w:rsidTr="00FD6F2B">
        <w:tblPrEx>
          <w:tblW w:w="9602" w:type="dxa"/>
          <w:tblInd w:w="258" w:type="dxa"/>
          <w:tblLayout w:type="fixed"/>
          <w:tblCellMar>
            <w:left w:w="0" w:type="dxa"/>
            <w:right w:w="0" w:type="dxa"/>
          </w:tblCellMar>
          <w:tblLook w:val="01E0" w:firstRow="1" w:lastRow="1" w:firstColumn="1" w:lastColumn="1" w:noHBand="0" w:noVBand="0"/>
          <w:tblPrExChange w:id="932" w:author="Jason Rhee" w:date="2024-08-28T15:01:00Z" w16du:dateUtc="2024-08-28T05:01:00Z">
            <w:tblPrEx>
              <w:tblW w:w="9602" w:type="dxa"/>
              <w:tblInd w:w="258" w:type="dxa"/>
              <w:tblLayout w:type="fixed"/>
              <w:tblCellMar>
                <w:left w:w="0" w:type="dxa"/>
                <w:right w:w="0" w:type="dxa"/>
              </w:tblCellMar>
              <w:tblLook w:val="01E0" w:firstRow="1" w:lastRow="1" w:firstColumn="1" w:lastColumn="1" w:noHBand="0" w:noVBand="0"/>
            </w:tblPrEx>
          </w:tblPrExChange>
        </w:tblPrEx>
        <w:trPr>
          <w:trHeight w:hRule="exact" w:val="1022"/>
          <w:ins w:id="933" w:author="Jason Rhee" w:date="2024-08-26T12:49:00Z"/>
          <w:trPrChange w:id="934" w:author="Jason Rhee" w:date="2024-08-28T15:01:00Z" w16du:dateUtc="2024-08-28T05:01:00Z">
            <w:trPr>
              <w:trHeight w:hRule="exact" w:val="1102"/>
            </w:trPr>
          </w:trPrChange>
        </w:trPr>
        <w:tc>
          <w:tcPr>
            <w:tcW w:w="1031" w:type="dxa"/>
            <w:tcBorders>
              <w:top w:val="single" w:sz="4" w:space="0" w:color="000000"/>
              <w:left w:val="single" w:sz="4" w:space="0" w:color="000000"/>
              <w:bottom w:val="single" w:sz="4" w:space="0" w:color="000000"/>
              <w:right w:val="single" w:sz="4" w:space="0" w:color="000000"/>
            </w:tcBorders>
            <w:tcPrChange w:id="935" w:author="Jason Rhee" w:date="2024-08-28T15:01:00Z" w16du:dateUtc="2024-08-28T05:01:00Z">
              <w:tcPr>
                <w:tcW w:w="1031" w:type="dxa"/>
                <w:tcBorders>
                  <w:top w:val="single" w:sz="4" w:space="0" w:color="000000"/>
                  <w:left w:val="single" w:sz="4" w:space="0" w:color="000000"/>
                  <w:bottom w:val="single" w:sz="4" w:space="0" w:color="000000"/>
                  <w:right w:val="single" w:sz="4" w:space="0" w:color="000000"/>
                </w:tcBorders>
              </w:tcPr>
            </w:tcPrChange>
          </w:tcPr>
          <w:p w14:paraId="2D234F04" w14:textId="77777777" w:rsidR="002E0906" w:rsidRDefault="002E0906" w:rsidP="000901CA">
            <w:pPr>
              <w:pStyle w:val="TableParagraph"/>
              <w:spacing w:before="27"/>
              <w:ind w:left="40"/>
              <w:rPr>
                <w:ins w:id="936" w:author="Jason Rhee" w:date="2024-08-26T12:49:00Z" w16du:dateUtc="2024-08-26T02:49:00Z"/>
                <w:rFonts w:ascii="Times New Roman" w:eastAsia="Times New Roman" w:hAnsi="Times New Roman" w:cs="Times New Roman"/>
                <w:sz w:val="16"/>
                <w:szCs w:val="16"/>
              </w:rPr>
            </w:pPr>
            <w:commentRangeStart w:id="937"/>
            <w:ins w:id="938" w:author="Jason Rhee" w:date="2024-08-26T12:49:00Z" w16du:dateUtc="2024-08-26T02:49:00Z">
              <w:r>
                <w:rPr>
                  <w:rFonts w:ascii="Times New Roman"/>
                  <w:sz w:val="16"/>
                </w:rPr>
                <w:t>Diagram</w:t>
              </w:r>
              <w:commentRangeEnd w:id="937"/>
              <w:r>
                <w:rPr>
                  <w:rStyle w:val="CommentReference"/>
                  <w:rFonts w:ascii="Arial" w:eastAsia="MS Mincho" w:hAnsi="Arial" w:cs="Times New Roman"/>
                  <w:szCs w:val="20"/>
                  <w:lang w:eastAsia="ja-JP"/>
                </w:rPr>
                <w:commentReference w:id="937"/>
              </w:r>
            </w:ins>
          </w:p>
        </w:tc>
        <w:tc>
          <w:tcPr>
            <w:tcW w:w="8571" w:type="dxa"/>
            <w:gridSpan w:val="3"/>
            <w:tcBorders>
              <w:top w:val="single" w:sz="4" w:space="0" w:color="000000"/>
              <w:left w:val="single" w:sz="4" w:space="0" w:color="000000"/>
              <w:bottom w:val="single" w:sz="4" w:space="0" w:color="000000"/>
              <w:right w:val="single" w:sz="4" w:space="0" w:color="000000"/>
            </w:tcBorders>
            <w:tcPrChange w:id="939" w:author="Jason Rhee" w:date="2024-08-28T15:01:00Z" w16du:dateUtc="2024-08-28T05:01:00Z">
              <w:tcPr>
                <w:tcW w:w="8571" w:type="dxa"/>
                <w:gridSpan w:val="3"/>
                <w:tcBorders>
                  <w:top w:val="single" w:sz="4" w:space="0" w:color="000000"/>
                  <w:left w:val="single" w:sz="4" w:space="0" w:color="000000"/>
                  <w:bottom w:val="single" w:sz="4" w:space="0" w:color="000000"/>
                  <w:right w:val="single" w:sz="4" w:space="0" w:color="000000"/>
                </w:tcBorders>
              </w:tcPr>
            </w:tcPrChange>
          </w:tcPr>
          <w:p w14:paraId="3E9B17E8" w14:textId="77777777" w:rsidR="002E0906" w:rsidRDefault="002E0906" w:rsidP="000901CA">
            <w:pPr>
              <w:pStyle w:val="TableParagraph"/>
              <w:spacing w:before="9"/>
              <w:rPr>
                <w:ins w:id="940" w:author="Jason Rhee" w:date="2024-08-26T12:49:00Z" w16du:dateUtc="2024-08-26T02:49:00Z"/>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ins w:id="941" w:author="Jason Rhee" w:date="2024-08-26T12:49:00Z" w16du:dateUtc="2024-08-26T02:49:00Z"/>
                <w:rFonts w:ascii="Courier New" w:eastAsia="Courier New" w:hAnsi="Courier New" w:cs="Courier New"/>
                <w:sz w:val="20"/>
                <w:szCs w:val="20"/>
              </w:rPr>
            </w:pPr>
            <w:ins w:id="942" w:author="Jason Rhee" w:date="2024-08-28T15:00:00Z" w16du:dateUtc="2024-08-28T05:00:00Z">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ins>
          </w:p>
        </w:tc>
      </w:tr>
      <w:tr w:rsidR="002E0906" w14:paraId="08654E68" w14:textId="77777777" w:rsidTr="000901CA">
        <w:trPr>
          <w:trHeight w:hRule="exact" w:val="275"/>
          <w:ins w:id="943" w:author="Jason Rhee" w:date="2024-08-26T12:49:00Z"/>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ins w:id="944" w:author="Jason Rhee" w:date="2024-08-26T12:49:00Z" w16du:dateUtc="2024-08-26T02:49:00Z"/>
                <w:rFonts w:ascii="Times New Roman" w:eastAsia="Times New Roman" w:hAnsi="Times New Roman" w:cs="Times New Roman"/>
                <w:sz w:val="16"/>
                <w:szCs w:val="16"/>
              </w:rPr>
            </w:pPr>
            <w:ins w:id="945" w:author="Jason Rhee" w:date="2024-08-26T12:49:00Z" w16du:dateUtc="2024-08-26T02:49:00Z">
              <w:r>
                <w:rPr>
                  <w:rFonts w:ascii="Times New Roman"/>
                  <w:spacing w:val="-3"/>
                  <w:sz w:val="16"/>
                </w:rPr>
                <w:t>Type</w:t>
              </w:r>
            </w:ins>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ins w:id="946" w:author="Jason Rhee" w:date="2024-08-26T12:49:00Z" w16du:dateUtc="2024-08-26T02:49:00Z"/>
                <w:rFonts w:ascii="Times New Roman" w:eastAsia="Times New Roman" w:hAnsi="Times New Roman" w:cs="Times New Roman"/>
                <w:sz w:val="16"/>
                <w:szCs w:val="16"/>
              </w:rPr>
            </w:pPr>
            <w:ins w:id="947" w:author="Jason Rhee" w:date="2024-08-26T12:49:00Z" w16du:dateUtc="2024-08-26T02:49:00Z">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ins>
          </w:p>
        </w:tc>
      </w:tr>
      <w:tr w:rsidR="002E0906" w14:paraId="42A46F6B" w14:textId="77777777" w:rsidTr="00B9508E">
        <w:trPr>
          <w:trHeight w:hRule="exact" w:val="805"/>
          <w:ins w:id="948" w:author="Jason Rhee" w:date="2024-08-26T12:49:00Z"/>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ins w:id="949" w:author="Jason Rhee" w:date="2024-08-26T12:49:00Z" w16du:dateUtc="2024-08-26T02:49:00Z"/>
                <w:rFonts w:ascii="Times New Roman" w:eastAsia="Times New Roman" w:hAnsi="Times New Roman" w:cs="Times New Roman"/>
                <w:sz w:val="16"/>
                <w:szCs w:val="16"/>
              </w:rPr>
            </w:pPr>
            <w:ins w:id="950" w:author="Jason Rhee" w:date="2024-08-26T12:49:00Z" w16du:dateUtc="2024-08-26T02:49:00Z">
              <w:r>
                <w:rPr>
                  <w:rFonts w:ascii="Times New Roman"/>
                  <w:sz w:val="16"/>
                </w:rPr>
                <w:t>Facets</w:t>
              </w:r>
            </w:ins>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ins w:id="951" w:author="Jason Rhee" w:date="2024-08-26T12:49:00Z" w16du:dateUtc="2024-08-26T02:49:00Z"/>
                <w:rFonts w:ascii="Times New Roman" w:eastAsia="Times New Roman" w:hAnsi="Times New Roman" w:cs="Times New Roman"/>
                <w:sz w:val="16"/>
                <w:szCs w:val="16"/>
              </w:rPr>
            </w:pPr>
            <w:ins w:id="952"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ins w:id="953" w:author="Jason Rhee" w:date="2024-08-26T12:49:00Z" w16du:dateUtc="2024-08-26T02:49:00Z"/>
                <w:rFonts w:ascii="Courier New" w:eastAsia="Courier New" w:hAnsi="Courier New" w:cs="Courier New"/>
                <w:sz w:val="16"/>
                <w:szCs w:val="16"/>
              </w:rPr>
            </w:pPr>
            <w:ins w:id="954" w:author="Jason Rhee" w:date="2024-08-26T12:50:00Z" w16du:dateUtc="2024-08-26T02:50:00Z">
              <w:r>
                <w:rPr>
                  <w:rFonts w:ascii="Courier New"/>
                  <w:sz w:val="16"/>
                </w:rPr>
                <w:t>default name display</w:t>
              </w:r>
            </w:ins>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ins w:id="955" w:author="Jason Rhee" w:date="2024-08-26T12:49:00Z" w16du:dateUtc="2024-08-26T02:49:00Z"/>
                <w:rFonts w:ascii="Courier New" w:eastAsia="Courier New" w:hAnsi="Courier New" w:cs="Courier New"/>
                <w:sz w:val="14"/>
                <w:szCs w:val="14"/>
              </w:rPr>
            </w:pPr>
            <w:ins w:id="956" w:author="Jason Rhee" w:date="2024-08-26T12:51:00Z" w16du:dateUtc="2024-08-26T02:51:00Z">
              <w:r w:rsidRPr="003915A0">
                <w:rPr>
                  <w:rFonts w:ascii="Courier New"/>
                  <w:sz w:val="14"/>
                </w:rPr>
                <w:t>The name is intended to be displayed when the end-user system is set to the default name/text display setting.</w:t>
              </w:r>
            </w:ins>
          </w:p>
        </w:tc>
      </w:tr>
      <w:tr w:rsidR="002E0906" w14:paraId="30360150" w14:textId="77777777" w:rsidTr="00B9508E">
        <w:trPr>
          <w:trHeight w:hRule="exact" w:val="762"/>
          <w:ins w:id="957" w:author="Jason Rhee" w:date="2024-08-26T12:49:00Z"/>
        </w:trPr>
        <w:tc>
          <w:tcPr>
            <w:tcW w:w="1031" w:type="dxa"/>
            <w:tcBorders>
              <w:left w:val="single" w:sz="4" w:space="0" w:color="000000"/>
              <w:right w:val="single" w:sz="4" w:space="0" w:color="000000"/>
            </w:tcBorders>
          </w:tcPr>
          <w:p w14:paraId="39534047" w14:textId="77777777" w:rsidR="002E0906" w:rsidRDefault="002E0906" w:rsidP="000901CA">
            <w:pPr>
              <w:rPr>
                <w:ins w:id="958" w:author="Jason Rhee" w:date="2024-08-26T12:49:00Z" w16du:dateUtc="2024-08-26T02:49:00Z"/>
              </w:rPr>
            </w:pPr>
          </w:p>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ins w:id="959" w:author="Jason Rhee" w:date="2024-08-26T12:49:00Z" w16du:dateUtc="2024-08-26T02:49:00Z"/>
                <w:rFonts w:ascii="Times New Roman" w:eastAsia="Times New Roman" w:hAnsi="Times New Roman" w:cs="Times New Roman"/>
                <w:sz w:val="16"/>
                <w:szCs w:val="16"/>
              </w:rPr>
            </w:pPr>
            <w:ins w:id="960"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ins w:id="961" w:author="Jason Rhee" w:date="2024-08-26T12:49:00Z" w16du:dateUtc="2024-08-26T02:49:00Z"/>
                <w:rFonts w:ascii="Courier New" w:eastAsia="Courier New" w:hAnsi="Courier New" w:cs="Courier New"/>
                <w:sz w:val="16"/>
                <w:szCs w:val="16"/>
              </w:rPr>
            </w:pPr>
            <w:ins w:id="962" w:author="Jason Rhee" w:date="2024-08-26T12:50:00Z" w16du:dateUtc="2024-08-26T02:50:00Z">
              <w:r>
                <w:rPr>
                  <w:rFonts w:ascii="Courier New"/>
                  <w:sz w:val="16"/>
                </w:rPr>
                <w:t>alternate name display</w:t>
              </w:r>
            </w:ins>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ins w:id="963" w:author="Jason Rhee" w:date="2024-08-26T12:49:00Z" w16du:dateUtc="2024-08-26T02:49:00Z"/>
                <w:rFonts w:ascii="Courier New" w:eastAsia="Courier New" w:hAnsi="Courier New" w:cs="Courier New"/>
                <w:sz w:val="14"/>
                <w:szCs w:val="14"/>
              </w:rPr>
            </w:pPr>
            <w:ins w:id="964" w:author="Jason Rhee" w:date="2024-08-26T12:51:00Z" w16du:dateUtc="2024-08-26T02:51:00Z">
              <w:r w:rsidRPr="003915A0">
                <w:rPr>
                  <w:rFonts w:ascii="Courier New"/>
                  <w:sz w:val="14"/>
                </w:rPr>
                <w:t>The name is intended to be displayed when the end-user system is set to an alternate name/text display setting, for example an alternate language.</w:t>
              </w:r>
            </w:ins>
          </w:p>
        </w:tc>
      </w:tr>
      <w:tr w:rsidR="002E0906" w14:paraId="4E66EE0F" w14:textId="77777777" w:rsidTr="00B9508E">
        <w:trPr>
          <w:trHeight w:hRule="exact" w:val="360"/>
          <w:ins w:id="965"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ins w:id="966" w:author="Jason Rhee" w:date="2024-08-26T12:49:00Z" w16du:dateUtc="2024-08-26T02:49:00Z"/>
                <w:rFonts w:ascii="Times New Roman" w:eastAsia="Times New Roman" w:hAnsi="Times New Roman" w:cs="Times New Roman"/>
                <w:sz w:val="16"/>
                <w:szCs w:val="16"/>
              </w:rPr>
            </w:pPr>
            <w:ins w:id="967" w:author="Jason Rhee" w:date="2024-08-26T12:49:00Z" w16du:dateUtc="2024-08-26T02:49:00Z">
              <w:r>
                <w:rPr>
                  <w:rFonts w:ascii="Times New Roman"/>
                  <w:sz w:val="16"/>
                </w:rPr>
                <w:t>Used</w:t>
              </w:r>
              <w:r>
                <w:rPr>
                  <w:rFonts w:ascii="Times New Roman"/>
                  <w:spacing w:val="-4"/>
                  <w:sz w:val="16"/>
                </w:rPr>
                <w:t xml:space="preserve"> </w:t>
              </w:r>
              <w:r>
                <w:rPr>
                  <w:rFonts w:ascii="Times New Roman"/>
                  <w:sz w:val="16"/>
                </w:rPr>
                <w:t>by</w:t>
              </w:r>
            </w:ins>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ins w:id="968" w:author="Jason Rhee" w:date="2024-08-26T12:49:00Z" w16du:dateUtc="2024-08-26T02:49:00Z"/>
                <w:rFonts w:ascii="Times New Roman" w:eastAsia="Times New Roman" w:hAnsi="Times New Roman" w:cs="Times New Roman"/>
                <w:sz w:val="16"/>
                <w:szCs w:val="16"/>
              </w:rPr>
            </w:pPr>
            <w:ins w:id="969" w:author="Jason Rhee" w:date="2024-08-26T12:49:00Z" w16du:dateUtc="2024-08-26T02:49:00Z">
              <w:r>
                <w:rPr>
                  <w:rFonts w:ascii="Times New Roman"/>
                  <w:sz w:val="16"/>
                </w:rPr>
                <w:t>Element</w:t>
              </w:r>
            </w:ins>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ins w:id="970" w:author="Jason Rhee" w:date="2024-08-26T12:49:00Z" w16du:dateUtc="2024-08-26T02:49:00Z"/>
                <w:rFonts w:ascii="Times New Roman"/>
                <w:sz w:val="16"/>
                <w:lang w:val="en-AU"/>
              </w:rPr>
            </w:pPr>
            <w:ins w:id="971" w:author="Jason Rhee" w:date="2024-08-26T12:51:00Z">
              <w:r w:rsidRPr="00753FF1">
                <w:rPr>
                  <w:rFonts w:ascii="Times New Roman"/>
                  <w:sz w:val="16"/>
                  <w:lang w:val="en-AU"/>
                </w:rPr>
                <w:t>nameUsageType</w:t>
              </w:r>
            </w:ins>
          </w:p>
        </w:tc>
      </w:tr>
    </w:tbl>
    <w:p w14:paraId="4853113F" w14:textId="77777777" w:rsidR="00C065F5" w:rsidRDefault="00C065F5" w:rsidP="00C065F5">
      <w:pPr>
        <w:rPr>
          <w:ins w:id="972" w:author="Jason Rhee" w:date="2024-08-26T12:49:00Z" w16du:dateUtc="2024-08-26T02:49:00Z"/>
        </w:rPr>
      </w:pPr>
    </w:p>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ins w:id="973" w:author="Jason Rhee" w:date="2024-08-26T12:53:00Z" w16du:dateUtc="2024-08-26T02:53:00Z"/>
          <w:rFonts w:eastAsia="Courier New" w:cs="Arial"/>
          <w:b/>
          <w:bCs/>
          <w:szCs w:val="20"/>
        </w:rPr>
      </w:pPr>
      <w:ins w:id="974" w:author="Jason Rhee" w:date="2024-08-26T12:53:00Z" w16du:dateUtc="2024-08-26T02:53:00Z">
        <w:r>
          <w:rPr>
            <w:rFonts w:eastAsia="Courier New" w:cs="Arial"/>
            <w:b/>
            <w:bCs/>
            <w:szCs w:val="20"/>
          </w:rPr>
          <w:br w:type="page"/>
        </w:r>
      </w:ins>
    </w:p>
    <w:p w14:paraId="0F9F9E8A" w14:textId="203D5245" w:rsidR="008A4EB6" w:rsidRPr="00CD1EC1" w:rsidDel="00C065F5" w:rsidRDefault="008A4EB6" w:rsidP="00CD1EC1">
      <w:pPr>
        <w:spacing w:before="0" w:after="0"/>
        <w:rPr>
          <w:del w:id="975" w:author="Jason Rhee" w:date="2024-08-26T12:53:00Z" w16du:dateUtc="2024-08-26T02:53:00Z"/>
          <w:rFonts w:eastAsia="Courier New" w:cs="Arial"/>
          <w:b/>
          <w:bCs/>
          <w:szCs w:val="20"/>
        </w:rPr>
      </w:pPr>
    </w:p>
    <w:p w14:paraId="3D253F8D" w14:textId="1EA7D8D9" w:rsidR="008A4EB6" w:rsidRDefault="008A4EB6" w:rsidP="00716349">
      <w:pPr>
        <w:pStyle w:val="Annex-Heading3"/>
      </w:pPr>
      <w:bookmarkStart w:id="976" w:name="Simple_Type_underKeelClearanceCalculatio"/>
      <w:bookmarkStart w:id="977" w:name="_bookmark20"/>
      <w:bookmarkEnd w:id="976"/>
      <w:bookmarkEnd w:id="977"/>
      <w:r>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978" w:name="_Toc454280016"/>
      <w:bookmarkStart w:id="979" w:name="_Ref534271635"/>
      <w:bookmarkEnd w:id="605"/>
      <w:bookmarkEnd w:id="606"/>
      <w:bookmarkEnd w:id="795"/>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980" w:name="_Toc127463885"/>
      <w:bookmarkStart w:id="981" w:name="_Toc128125511"/>
      <w:bookmarkStart w:id="982" w:name="_Toc141176293"/>
      <w:bookmarkStart w:id="983" w:name="_Toc141176458"/>
      <w:bookmarkStart w:id="984" w:name="_Toc141177090"/>
      <w:bookmarkStart w:id="985" w:name="_Toc172898083"/>
      <w:r w:rsidRPr="00D009CB">
        <w:lastRenderedPageBreak/>
        <w:t>Feature</w:t>
      </w:r>
      <w:r w:rsidRPr="00D129DC">
        <w:t xml:space="preserve"> Catalogue</w:t>
      </w:r>
      <w:bookmarkEnd w:id="978"/>
      <w:bookmarkEnd w:id="979"/>
      <w:bookmarkEnd w:id="980"/>
      <w:bookmarkEnd w:id="981"/>
      <w:bookmarkEnd w:id="982"/>
      <w:bookmarkEnd w:id="983"/>
      <w:bookmarkEnd w:id="984"/>
      <w:bookmarkEnd w:id="985"/>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986" w:name="idmarkerx16777217x585"/>
      <w:bookmarkStart w:id="987" w:name="_Toc527705873"/>
      <w:bookmarkStart w:id="988" w:name="_Toc528589761"/>
      <w:bookmarkStart w:id="989" w:name="_Toc516370"/>
      <w:bookmarkStart w:id="990" w:name="_Toc127463886"/>
      <w:bookmarkStart w:id="991" w:name="_Toc128125512"/>
      <w:bookmarkStart w:id="992" w:name="_Toc141176294"/>
      <w:bookmarkStart w:id="993" w:name="_Toc141176459"/>
      <w:bookmarkStart w:id="994" w:name="_Toc141177091"/>
      <w:bookmarkStart w:id="995" w:name="_Toc172898084"/>
      <w:bookmarkEnd w:id="986"/>
      <w:r w:rsidRPr="00D72A08">
        <w:t>Catalogue header information</w:t>
      </w:r>
      <w:bookmarkEnd w:id="987"/>
      <w:bookmarkEnd w:id="988"/>
      <w:bookmarkEnd w:id="989"/>
      <w:bookmarkEnd w:id="990"/>
      <w:bookmarkEnd w:id="991"/>
      <w:bookmarkEnd w:id="992"/>
      <w:bookmarkEnd w:id="993"/>
      <w:bookmarkEnd w:id="994"/>
      <w:bookmarkEnd w:id="995"/>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996" w:name="idmarkerx16777217x1358"/>
      <w:bookmarkStart w:id="997" w:name="_Toc527705874"/>
      <w:bookmarkStart w:id="998" w:name="_Toc528589762"/>
      <w:bookmarkStart w:id="999" w:name="_Toc516371"/>
      <w:bookmarkStart w:id="1000" w:name="_Toc127463887"/>
      <w:bookmarkStart w:id="1001" w:name="_Toc128125513"/>
      <w:bookmarkStart w:id="1002" w:name="_Toc141176295"/>
      <w:bookmarkStart w:id="1003" w:name="_Toc141176460"/>
      <w:bookmarkStart w:id="1004" w:name="_Toc141177092"/>
      <w:bookmarkStart w:id="1005" w:name="_Toc172898085"/>
      <w:bookmarkEnd w:id="996"/>
      <w:r>
        <w:lastRenderedPageBreak/>
        <w:t>Definition Sources</w:t>
      </w:r>
      <w:bookmarkEnd w:id="997"/>
      <w:bookmarkEnd w:id="998"/>
      <w:bookmarkEnd w:id="999"/>
      <w:bookmarkEnd w:id="1000"/>
      <w:bookmarkEnd w:id="1001"/>
      <w:bookmarkEnd w:id="1002"/>
      <w:bookmarkEnd w:id="1003"/>
      <w:bookmarkEnd w:id="1004"/>
      <w:bookmarkEnd w:id="1005"/>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1006" w:name="idmarkerx16777217x1382"/>
      <w:bookmarkStart w:id="1007" w:name="_Toc527705875"/>
      <w:bookmarkStart w:id="1008" w:name="_Toc528589763"/>
      <w:bookmarkStart w:id="1009" w:name="_Toc516372"/>
      <w:bookmarkStart w:id="1010" w:name="_Toc127463888"/>
      <w:bookmarkStart w:id="1011" w:name="_Toc128125514"/>
      <w:bookmarkStart w:id="1012" w:name="_Toc141176296"/>
      <w:bookmarkStart w:id="1013" w:name="_Toc141176461"/>
      <w:bookmarkStart w:id="1014" w:name="_Toc141177093"/>
      <w:bookmarkStart w:id="1015" w:name="_Toc172898086"/>
      <w:bookmarkEnd w:id="1006"/>
      <w:r>
        <w:lastRenderedPageBreak/>
        <w:t>Simple Attribute</w:t>
      </w:r>
      <w:r w:rsidR="00D91CFA">
        <w:t>s</w:t>
      </w:r>
      <w:bookmarkEnd w:id="1007"/>
      <w:bookmarkEnd w:id="1008"/>
      <w:bookmarkEnd w:id="1009"/>
      <w:bookmarkEnd w:id="1010"/>
      <w:bookmarkEnd w:id="1011"/>
      <w:bookmarkEnd w:id="1012"/>
      <w:bookmarkEnd w:id="1013"/>
      <w:bookmarkEnd w:id="1014"/>
      <w:bookmarkEnd w:id="1015"/>
    </w:p>
    <w:p w14:paraId="3FBC3C20" w14:textId="126B275F" w:rsidR="003E0B96" w:rsidRPr="0069011F" w:rsidRDefault="003E0B96" w:rsidP="002721B0">
      <w:pPr>
        <w:pStyle w:val="Annex-Heading3"/>
        <w:rPr>
          <w:rFonts w:ascii="Times New Roman" w:hAnsi="Times New Roman"/>
          <w:szCs w:val="24"/>
        </w:rPr>
      </w:pPr>
      <w:bookmarkStart w:id="1016" w:name="idmarkerx16777217x1399"/>
      <w:bookmarkStart w:id="1017" w:name="_Toc527705876"/>
      <w:bookmarkStart w:id="1018" w:name="_Toc528589764"/>
      <w:bookmarkEnd w:id="1016"/>
      <w:r w:rsidRPr="0069011F">
        <w:t>Generation</w:t>
      </w:r>
      <w:r>
        <w:t xml:space="preserve"> Time</w:t>
      </w:r>
      <w:bookmarkEnd w:id="1017"/>
      <w:bookmarkEnd w:id="1018"/>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1019" w:name="_Toc527705877"/>
      <w:bookmarkStart w:id="1020" w:name="_Toc528589765"/>
      <w:r w:rsidRPr="006E3438">
        <w:t xml:space="preserve">Vessel </w:t>
      </w:r>
      <w:r w:rsidR="003E0B96" w:rsidRPr="006E3438">
        <w:t>ID</w:t>
      </w:r>
      <w:bookmarkEnd w:id="1019"/>
      <w:bookmarkEnd w:id="1020"/>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1021" w:name="idmarkerx16777217x1507"/>
      <w:bookmarkStart w:id="1022" w:name="_Toc527705878"/>
      <w:bookmarkStart w:id="1023" w:name="_Toc528589766"/>
      <w:bookmarkEnd w:id="1021"/>
      <w:r>
        <w:t>Source Route Name</w:t>
      </w:r>
      <w:bookmarkEnd w:id="1022"/>
      <w:bookmarkEnd w:id="1023"/>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1024" w:name="idmarkerx16777217x1561"/>
      <w:bookmarkStart w:id="1025" w:name="_Toc527705879"/>
      <w:bookmarkStart w:id="1026" w:name="_Toc528589767"/>
      <w:bookmarkEnd w:id="1024"/>
      <w:r>
        <w:t>Source Route Version</w:t>
      </w:r>
      <w:bookmarkEnd w:id="1025"/>
      <w:bookmarkEnd w:id="1026"/>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1027" w:name="idmarkerx16777217x1618"/>
      <w:bookmarkStart w:id="1028" w:name="_Toc527705880"/>
      <w:bookmarkStart w:id="1029" w:name="_Toc528589768"/>
      <w:bookmarkEnd w:id="1027"/>
      <w:r>
        <w:t>Maximum Draught</w:t>
      </w:r>
      <w:bookmarkEnd w:id="1028"/>
      <w:bookmarkEnd w:id="1029"/>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1030" w:name="idmarkerx16777217x1673"/>
      <w:bookmarkStart w:id="1031" w:name="_Toc527705881"/>
      <w:bookmarkStart w:id="1032" w:name="_Toc528589769"/>
      <w:bookmarkEnd w:id="1030"/>
      <w:r>
        <w:t>Distance Above UKC Limit</w:t>
      </w:r>
      <w:bookmarkEnd w:id="1031"/>
      <w:bookmarkEnd w:id="1032"/>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1033" w:name="idmarkerx16777217x5781"/>
      <w:bookmarkStart w:id="1034" w:name="_Toc527705882"/>
      <w:bookmarkStart w:id="1035" w:name="_Toc528589770"/>
      <w:bookmarkEnd w:id="1033"/>
      <w:r>
        <w:t>Scale Minimum</w:t>
      </w:r>
      <w:bookmarkEnd w:id="1034"/>
      <w:bookmarkEnd w:id="1035"/>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rPr>
          <w:ins w:id="1036" w:author="Jason Rhee" w:date="2024-08-26T12:54:00Z" w16du:dateUtc="2024-08-26T02:54:00Z"/>
        </w:rPr>
      </w:pPr>
      <w:ins w:id="1037" w:author="Jason Rhee" w:date="2024-08-26T12:54:00Z" w16du:dateUtc="2024-08-26T02:54:00Z">
        <w:r>
          <w:t>Language</w:t>
        </w:r>
      </w:ins>
    </w:p>
    <w:p w14:paraId="104AF6F5" w14:textId="6C122E87" w:rsidR="00BB616D" w:rsidRDefault="00BB616D" w:rsidP="00BB616D">
      <w:pPr>
        <w:rPr>
          <w:ins w:id="1038" w:author="Jason Rhee" w:date="2024-08-26T12:54:00Z" w16du:dateUtc="2024-08-26T02:54:00Z"/>
        </w:rPr>
      </w:pPr>
      <w:ins w:id="1039" w:author="Jason Rhee" w:date="2024-08-26T12:54:00Z" w16du:dateUtc="2024-08-26T02:54:00Z">
        <w:r w:rsidRPr="00FB4D5E">
          <w:rPr>
            <w:b/>
            <w:bCs/>
          </w:rPr>
          <w:t>Name</w:t>
        </w:r>
        <w:r>
          <w:t>: Language</w:t>
        </w:r>
      </w:ins>
    </w:p>
    <w:p w14:paraId="26F0DC90" w14:textId="7BEB3224" w:rsidR="00BB616D" w:rsidRDefault="00BB616D" w:rsidP="00BB616D">
      <w:pPr>
        <w:rPr>
          <w:ins w:id="1040" w:author="Jason Rhee" w:date="2024-08-26T12:54:00Z" w16du:dateUtc="2024-08-26T02:54:00Z"/>
        </w:rPr>
      </w:pPr>
      <w:ins w:id="1041" w:author="Jason Rhee" w:date="2024-08-26T12:54:00Z" w16du:dateUtc="2024-08-26T02:54:00Z">
        <w:r w:rsidRPr="00FB4D5E">
          <w:rPr>
            <w:b/>
            <w:bCs/>
          </w:rPr>
          <w:t>Definition</w:t>
        </w:r>
        <w:r>
          <w:t xml:space="preserve">: </w:t>
        </w:r>
      </w:ins>
      <w:ins w:id="1042" w:author="Jason Rhee" w:date="2024-08-26T12:55:00Z" w16du:dateUtc="2024-08-26T02:55:00Z">
        <w:r w:rsidR="00B641D8" w:rsidRPr="00B641D8">
          <w:t>The method of human communication, either spoken or written, consisting of the use of words in a structured and conventional way.</w:t>
        </w:r>
      </w:ins>
    </w:p>
    <w:p w14:paraId="014A45B3" w14:textId="02796516" w:rsidR="00BB616D" w:rsidRDefault="00BB616D" w:rsidP="00BB616D">
      <w:pPr>
        <w:rPr>
          <w:ins w:id="1043" w:author="Jason Rhee" w:date="2024-08-26T12:54:00Z" w16du:dateUtc="2024-08-26T02:54:00Z"/>
        </w:rPr>
      </w:pPr>
      <w:ins w:id="1044" w:author="Jason Rhee" w:date="2024-08-26T12:54:00Z" w16du:dateUtc="2024-08-26T02:54:00Z">
        <w:r w:rsidRPr="00FB4D5E">
          <w:rPr>
            <w:b/>
            <w:bCs/>
          </w:rPr>
          <w:t>Code</w:t>
        </w:r>
        <w:r>
          <w:t>: ‘</w:t>
        </w:r>
        <w:r>
          <w:rPr>
            <w:rFonts w:ascii="Courier New" w:hAnsi="Courier New" w:cs="Courier New"/>
          </w:rPr>
          <w:t>language</w:t>
        </w:r>
        <w:r>
          <w:t>’</w:t>
        </w:r>
      </w:ins>
    </w:p>
    <w:p w14:paraId="19609F26" w14:textId="77777777" w:rsidR="00BB616D" w:rsidRDefault="00BB616D" w:rsidP="00BB616D">
      <w:pPr>
        <w:rPr>
          <w:ins w:id="1045" w:author="Jason Rhee" w:date="2024-08-26T12:54:00Z" w16du:dateUtc="2024-08-26T02:54:00Z"/>
        </w:rPr>
      </w:pPr>
      <w:ins w:id="1046" w:author="Jason Rhee" w:date="2024-08-26T12:54:00Z" w16du:dateUtc="2024-08-26T02:54:00Z">
        <w:r w:rsidRPr="00FB4D5E">
          <w:rPr>
            <w:b/>
            <w:bCs/>
          </w:rPr>
          <w:t>Remarks</w:t>
        </w:r>
        <w:r>
          <w:t>:</w:t>
        </w:r>
      </w:ins>
    </w:p>
    <w:p w14:paraId="2AC63459" w14:textId="77777777" w:rsidR="00BB616D" w:rsidRDefault="00BB616D" w:rsidP="00BB616D">
      <w:pPr>
        <w:rPr>
          <w:ins w:id="1047" w:author="Jason Rhee" w:date="2024-08-26T12:54:00Z" w16du:dateUtc="2024-08-26T02:54:00Z"/>
        </w:rPr>
      </w:pPr>
      <w:ins w:id="1048" w:author="Jason Rhee" w:date="2024-08-26T12:54:00Z" w16du:dateUtc="2024-08-26T02:54:00Z">
        <w:r w:rsidRPr="00FB4D5E">
          <w:rPr>
            <w:b/>
            <w:bCs/>
          </w:rPr>
          <w:t>Aliases</w:t>
        </w:r>
        <w:r>
          <w:t>:</w:t>
        </w:r>
      </w:ins>
    </w:p>
    <w:p w14:paraId="611FFBE1" w14:textId="61D2B329" w:rsidR="00BB616D" w:rsidRDefault="00BB616D" w:rsidP="00BB616D">
      <w:pPr>
        <w:rPr>
          <w:ins w:id="1049" w:author="Jason Rhee" w:date="2024-08-26T12:54:00Z" w16du:dateUtc="2024-08-26T02:54:00Z"/>
        </w:rPr>
      </w:pPr>
      <w:ins w:id="1050" w:author="Jason Rhee" w:date="2024-08-26T12:54:00Z" w16du:dateUtc="2024-08-26T02:54:00Z">
        <w:r w:rsidRPr="00FB4D5E">
          <w:rPr>
            <w:b/>
            <w:bCs/>
          </w:rPr>
          <w:t>Value</w:t>
        </w:r>
        <w:r>
          <w:t xml:space="preserve"> </w:t>
        </w:r>
        <w:r w:rsidRPr="00FB4D5E">
          <w:rPr>
            <w:b/>
            <w:bCs/>
          </w:rPr>
          <w:t>Type</w:t>
        </w:r>
        <w:r>
          <w:t>: text</w:t>
        </w:r>
      </w:ins>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pPr>
        <w:rPr>
          <w:ins w:id="1051" w:author="Jason Rhee" w:date="2024-08-26T12:55:00Z" w16du:dateUtc="2024-08-26T02:55:00Z"/>
        </w:rPr>
      </w:pPr>
      <w:r w:rsidRPr="00FB4D5E">
        <w:rPr>
          <w:b/>
          <w:bCs/>
        </w:rPr>
        <w:t>Value</w:t>
      </w:r>
      <w:r>
        <w:t xml:space="preserve"> </w:t>
      </w:r>
      <w:r w:rsidRPr="00FB4D5E">
        <w:rPr>
          <w:b/>
          <w:bCs/>
        </w:rPr>
        <w:t>Type</w:t>
      </w:r>
      <w:r>
        <w:t xml:space="preserve">: </w:t>
      </w:r>
      <w:r w:rsidR="00F11F86">
        <w:t>text</w:t>
      </w:r>
    </w:p>
    <w:p w14:paraId="4C3EB4BE" w14:textId="2208331B" w:rsidR="00F64B2B" w:rsidDel="002544AA" w:rsidRDefault="00F64B2B" w:rsidP="00F64B2B">
      <w:pPr>
        <w:rPr>
          <w:del w:id="1052" w:author="Jason Rhee" w:date="2024-08-26T13:00:00Z" w16du:dateUtc="2024-08-26T03:00:00Z"/>
        </w:rPr>
      </w:pPr>
    </w:p>
    <w:p w14:paraId="53C7D565" w14:textId="77777777" w:rsidR="003E0B96" w:rsidRDefault="003E0B96" w:rsidP="002721B0">
      <w:pPr>
        <w:pStyle w:val="Annex-Heading3"/>
        <w:rPr>
          <w:rFonts w:ascii="Times New Roman" w:hAnsi="Times New Roman"/>
          <w:szCs w:val="24"/>
        </w:rPr>
      </w:pPr>
      <w:bookmarkStart w:id="1053" w:name="_Toc527705884"/>
      <w:bookmarkStart w:id="1054" w:name="_Toc528589772"/>
      <w:r>
        <w:t>Expect</w:t>
      </w:r>
      <w:r w:rsidR="001C64E5">
        <w:t>ed</w:t>
      </w:r>
      <w:r>
        <w:t xml:space="preserve"> Passing Time</w:t>
      </w:r>
      <w:bookmarkEnd w:id="1053"/>
      <w:bookmarkEnd w:id="1054"/>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lastRenderedPageBreak/>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1055" w:name="_Toc527705885"/>
      <w:bookmarkStart w:id="1056" w:name="_Toc528589773"/>
      <w:r>
        <w:t>Expect</w:t>
      </w:r>
      <w:r w:rsidR="001C64E5">
        <w:t>ed</w:t>
      </w:r>
      <w:r>
        <w:t xml:space="preserve"> Passing Speed</w:t>
      </w:r>
      <w:bookmarkEnd w:id="1055"/>
      <w:bookmarkEnd w:id="1056"/>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lastRenderedPageBreak/>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1057" w:name="_Toc527705886"/>
      <w:bookmarkStart w:id="1058" w:name="_Toc528589774"/>
      <w:bookmarkStart w:id="1059" w:name="_Toc516373"/>
      <w:bookmarkStart w:id="1060" w:name="_Toc127463889"/>
      <w:bookmarkStart w:id="1061" w:name="_Toc128125515"/>
      <w:bookmarkStart w:id="1062" w:name="_Toc141176297"/>
      <w:bookmarkStart w:id="1063" w:name="_Toc141176462"/>
      <w:bookmarkStart w:id="1064" w:name="_Toc141177094"/>
      <w:bookmarkStart w:id="1065" w:name="_Toc172898087"/>
      <w:r>
        <w:lastRenderedPageBreak/>
        <w:t>Enumerations</w:t>
      </w:r>
      <w:bookmarkEnd w:id="1057"/>
      <w:bookmarkEnd w:id="1058"/>
      <w:bookmarkEnd w:id="1059"/>
      <w:bookmarkEnd w:id="1060"/>
      <w:bookmarkEnd w:id="1061"/>
      <w:bookmarkEnd w:id="1062"/>
      <w:bookmarkEnd w:id="1063"/>
      <w:bookmarkEnd w:id="1064"/>
      <w:bookmarkEnd w:id="1065"/>
    </w:p>
    <w:p w14:paraId="1AB634BF" w14:textId="7D8BDD40" w:rsidR="002D3B94" w:rsidRDefault="002D3B94" w:rsidP="002D3B94">
      <w:pPr>
        <w:pStyle w:val="Annex-Heading3"/>
        <w:rPr>
          <w:ins w:id="1066" w:author="Jason Rhee" w:date="2024-08-26T13:01:00Z" w16du:dateUtc="2024-08-26T03:01:00Z"/>
        </w:rPr>
      </w:pPr>
      <w:bookmarkStart w:id="1067" w:name="idmarkerx16777217x100082"/>
      <w:bookmarkStart w:id="1068" w:name="idmarkerx16777217x103713"/>
      <w:bookmarkStart w:id="1069" w:name="idmarkerx16777217x106868"/>
      <w:bookmarkStart w:id="1070" w:name="idmarkerx16777217x106922"/>
      <w:bookmarkStart w:id="1071" w:name="idmarkerx16777217x106976"/>
      <w:bookmarkStart w:id="1072" w:name="idmarkerx16777217x109894"/>
      <w:bookmarkStart w:id="1073" w:name="idmarkerx16777217x110618"/>
      <w:bookmarkStart w:id="1074" w:name="idmarkerx16777217x111342"/>
      <w:bookmarkStart w:id="1075" w:name="idmarkerx16777217x112099"/>
      <w:bookmarkStart w:id="1076" w:name="idmarkerx16777217x112157"/>
      <w:bookmarkStart w:id="1077" w:name="idmarkerx16777217x112916"/>
      <w:bookmarkStart w:id="1078" w:name="idmarkerx16777217x112971"/>
      <w:bookmarkStart w:id="1079" w:name="idmarkerx16777217x113025"/>
      <w:bookmarkStart w:id="1080" w:name="idmarkerx16777217x114038"/>
      <w:bookmarkStart w:id="1081" w:name="idmarkerx16777217x118148"/>
      <w:bookmarkStart w:id="1082" w:name="idmarkerx16777217x121544"/>
      <w:bookmarkStart w:id="1083" w:name="idmarkerx16777217x122560"/>
      <w:bookmarkStart w:id="1084" w:name="idmarkerx16777217x126908"/>
      <w:bookmarkStart w:id="1085" w:name="idmarkerx16777217x129828"/>
      <w:bookmarkStart w:id="1086" w:name="_Toc527705887"/>
      <w:bookmarkStart w:id="1087" w:name="_Toc528589775"/>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ins w:id="1088" w:author="Jason Rhee" w:date="2024-08-26T13:01:00Z" w16du:dateUtc="2024-08-26T03:01:00Z">
        <w:r w:rsidRPr="00505498">
          <w:t>Name Usage</w:t>
        </w:r>
      </w:ins>
    </w:p>
    <w:p w14:paraId="0ACDE76A" w14:textId="49F0FFC6" w:rsidR="002D3B94" w:rsidRDefault="002D3B94" w:rsidP="00505498">
      <w:pPr>
        <w:rPr>
          <w:ins w:id="1089" w:author="Jason Rhee" w:date="2024-08-26T13:01:00Z" w16du:dateUtc="2024-08-26T03:01:00Z"/>
        </w:rPr>
      </w:pPr>
      <w:ins w:id="1090" w:author="Jason Rhee" w:date="2024-08-26T13:01:00Z" w16du:dateUtc="2024-08-26T03:01:00Z">
        <w:r>
          <w:t>Name: Name Usage</w:t>
        </w:r>
      </w:ins>
    </w:p>
    <w:p w14:paraId="18338FBF" w14:textId="5ECEFFBA" w:rsidR="002D3B94" w:rsidRDefault="002D3B94" w:rsidP="00505498">
      <w:pPr>
        <w:rPr>
          <w:ins w:id="1091" w:author="Jason Rhee" w:date="2024-08-26T13:01:00Z" w16du:dateUtc="2024-08-26T03:01:00Z"/>
        </w:rPr>
      </w:pPr>
      <w:ins w:id="1092" w:author="Jason Rhee" w:date="2024-08-26T13:01:00Z" w16du:dateUtc="2024-08-26T03:01:00Z">
        <w:r>
          <w:t xml:space="preserve">Definition: </w:t>
        </w:r>
      </w:ins>
      <w:ins w:id="1093" w:author="Jason Rhee" w:date="2024-08-26T13:02:00Z" w16du:dateUtc="2024-08-26T03:02:00Z">
        <w:r w:rsidR="00505498" w:rsidRPr="00505498">
          <w:t>Classification of the type and display level of the name of a feature in an end-user system.</w:t>
        </w:r>
      </w:ins>
    </w:p>
    <w:p w14:paraId="0D1E5BBF" w14:textId="57D4438E" w:rsidR="002D3B94" w:rsidRDefault="002D3B94" w:rsidP="00505498">
      <w:pPr>
        <w:rPr>
          <w:ins w:id="1094" w:author="Jason Rhee" w:date="2024-08-26T13:01:00Z" w16du:dateUtc="2024-08-26T03:01:00Z"/>
        </w:rPr>
      </w:pPr>
      <w:ins w:id="1095" w:author="Jason Rhee" w:date="2024-08-26T13:01:00Z" w16du:dateUtc="2024-08-26T03:01:00Z">
        <w:r>
          <w:t>Code: '</w:t>
        </w:r>
      </w:ins>
      <w:ins w:id="1096" w:author="Jason Rhee" w:date="2024-08-26T13:02:00Z" w16du:dateUtc="2024-08-26T03:02:00Z">
        <w:r w:rsidR="00505498">
          <w:t>nameUsage</w:t>
        </w:r>
      </w:ins>
      <w:ins w:id="1097" w:author="Jason Rhee" w:date="2024-08-26T13:01:00Z" w16du:dateUtc="2024-08-26T03:01:00Z">
        <w:r>
          <w:t>'</w:t>
        </w:r>
      </w:ins>
    </w:p>
    <w:p w14:paraId="60B25B31" w14:textId="77777777" w:rsidR="002D3B94" w:rsidRDefault="002D3B94" w:rsidP="00505498">
      <w:pPr>
        <w:rPr>
          <w:ins w:id="1098" w:author="Jason Rhee" w:date="2024-08-26T13:01:00Z" w16du:dateUtc="2024-08-26T03:01:00Z"/>
        </w:rPr>
      </w:pPr>
      <w:ins w:id="1099" w:author="Jason Rhee" w:date="2024-08-26T13:01:00Z" w16du:dateUtc="2024-08-26T03:01:00Z">
        <w:r>
          <w:t>Remarks:</w:t>
        </w:r>
      </w:ins>
    </w:p>
    <w:p w14:paraId="35615878" w14:textId="77777777" w:rsidR="002D3B94" w:rsidRDefault="002D3B94" w:rsidP="00505498">
      <w:pPr>
        <w:rPr>
          <w:ins w:id="1100" w:author="Jason Rhee" w:date="2024-08-26T13:01:00Z" w16du:dateUtc="2024-08-26T03:01:00Z"/>
        </w:rPr>
      </w:pPr>
      <w:ins w:id="1101" w:author="Jason Rhee" w:date="2024-08-26T13:01:00Z" w16du:dateUtc="2024-08-26T03:01:00Z">
        <w:r>
          <w:t>Aliases: (none)</w:t>
        </w:r>
      </w:ins>
    </w:p>
    <w:p w14:paraId="7FA1EADC" w14:textId="728BBC1F" w:rsidR="002D3B94" w:rsidRDefault="002D3B94" w:rsidP="002D3B94">
      <w:pPr>
        <w:rPr>
          <w:ins w:id="1102" w:author="Jason Rhee" w:date="2024-08-26T13:02:00Z" w16du:dateUtc="2024-08-26T03:02:00Z"/>
        </w:rPr>
      </w:pPr>
      <w:ins w:id="1103" w:author="Jason Rhee" w:date="2024-08-26T13:01:00Z" w16du:dateUtc="2024-08-26T03:01:00Z">
        <w:r>
          <w:t>Value Type: enumeration</w:t>
        </w:r>
      </w:ins>
    </w:p>
    <w:p w14:paraId="5913832C" w14:textId="77777777" w:rsidR="00505498" w:rsidRDefault="00505498" w:rsidP="00505498">
      <w:pPr>
        <w:spacing w:before="160" w:after="160"/>
        <w:jc w:val="center"/>
        <w:rPr>
          <w:ins w:id="1104" w:author="Jason Rhee" w:date="2024-08-26T13:02:00Z" w16du:dateUtc="2024-08-26T03:02:00Z"/>
        </w:rPr>
      </w:pPr>
      <w:ins w:id="1105" w:author="Jason Rhee" w:date="2024-08-26T13:02:00Z" w16du:dateUtc="2024-08-26T03:02:00Z">
        <w:r>
          <w:t>Listed Values</w:t>
        </w:r>
      </w:ins>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ins w:id="110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pPr>
              <w:rPr>
                <w:ins w:id="1107" w:author="Jason Rhee" w:date="2024-08-26T13:02:00Z" w16du:dateUtc="2024-08-26T03:02:00Z"/>
              </w:rPr>
            </w:pPr>
            <w:ins w:id="1108" w:author="Jason Rhee" w:date="2024-08-26T13:02:00Z" w16du:dateUtc="2024-08-26T03:02:00Z">
              <w:r>
                <w:rPr>
                  <w:b/>
                  <w:bCs/>
                </w:rPr>
                <w:t>Label</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rPr>
                <w:ins w:id="1109" w:author="Jason Rhee" w:date="2024-08-26T13:02:00Z" w16du:dateUtc="2024-08-26T03:02:00Z"/>
              </w:rPr>
            </w:pPr>
            <w:ins w:id="1110" w:author="Jason Rhee" w:date="2024-08-26T13:02:00Z" w16du:dateUtc="2024-08-26T03:02:00Z">
              <w:r>
                <w:rPr>
                  <w:b/>
                  <w:bCs/>
                </w:rPr>
                <w:t>Definition</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pPr>
              <w:rPr>
                <w:ins w:id="1111" w:author="Jason Rhee" w:date="2024-08-26T13:02:00Z" w16du:dateUtc="2024-08-26T03:02:00Z"/>
              </w:rPr>
            </w:pPr>
            <w:ins w:id="1112" w:author="Jason Rhee" w:date="2024-08-26T13:02:00Z" w16du:dateUtc="2024-08-26T03:02:00Z">
              <w:r>
                <w:rPr>
                  <w:b/>
                  <w:bCs/>
                </w:rPr>
                <w:t>Code</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pPr>
              <w:rPr>
                <w:ins w:id="1113" w:author="Jason Rhee" w:date="2024-08-26T13:02:00Z" w16du:dateUtc="2024-08-26T03:02:00Z"/>
              </w:rPr>
            </w:pPr>
            <w:ins w:id="1114" w:author="Jason Rhee" w:date="2024-08-26T13:02:00Z" w16du:dateUtc="2024-08-26T03:02:00Z">
              <w:r>
                <w:rPr>
                  <w:b/>
                  <w:bCs/>
                </w:rPr>
                <w:t>Remarks</w:t>
              </w:r>
            </w:ins>
          </w:p>
        </w:tc>
      </w:tr>
      <w:tr w:rsidR="00505498" w14:paraId="03325A77" w14:textId="77777777" w:rsidTr="00BC5EE9">
        <w:trPr>
          <w:ins w:id="1115"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rPr>
                <w:ins w:id="1116" w:author="Jason Rhee" w:date="2024-08-26T13:02:00Z" w16du:dateUtc="2024-08-26T03:02:00Z"/>
              </w:rPr>
            </w:pPr>
            <w:ins w:id="1117" w:author="Jason Rhee" w:date="2024-08-26T13:02:00Z" w16du:dateUtc="2024-08-26T03:02:00Z">
              <w:r>
                <w:t>'</w:t>
              </w:r>
            </w:ins>
            <w:ins w:id="1118" w:author="Jason Rhee" w:date="2024-08-26T13:03:00Z" w16du:dateUtc="2024-08-26T03:03:00Z">
              <w:r w:rsidR="00257B70" w:rsidRPr="0069039E">
                <w:rPr>
                  <w:rFonts w:ascii="Courier New" w:hAnsi="Courier New" w:cs="Courier New"/>
                </w:rPr>
                <w:t>defaultNameDisplay</w:t>
              </w:r>
            </w:ins>
            <w:ins w:id="1119"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ins w:id="1120" w:author="Jason Rhee" w:date="2024-08-26T13:02:00Z" w16du:dateUtc="2024-08-26T03:02:00Z"/>
                <w:rFonts w:cs="Arial"/>
                <w:color w:val="464646"/>
                <w:szCs w:val="17"/>
              </w:rPr>
            </w:pPr>
            <w:ins w:id="1121" w:author="Jason Rhee" w:date="2024-08-26T13:03:00Z" w16du:dateUtc="2024-08-26T03:03:00Z">
              <w:r w:rsidRPr="00257B70">
                <w:rPr>
                  <w:rFonts w:cs="Arial"/>
                  <w:color w:val="464646"/>
                  <w:szCs w:val="17"/>
                </w:rPr>
                <w:t>The name is intended to be displayed when the end-user system is set to the default name/text display setting.</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rPr>
                <w:ins w:id="1122" w:author="Jason Rhee" w:date="2024-08-26T13:02:00Z" w16du:dateUtc="2024-08-26T03:02:00Z"/>
              </w:rPr>
            </w:pPr>
            <w:ins w:id="1123" w:author="Jason Rhee" w:date="2024-08-26T13:02:00Z" w16du:dateUtc="2024-08-26T03:02:00Z">
              <w:r>
                <w:rPr>
                  <w:rFonts w:ascii="Courier New" w:hAnsi="Courier New" w:cs="Courier New"/>
                  <w:szCs w:val="22"/>
                </w:rPr>
                <w:t>1</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rPr>
                <w:ins w:id="1124" w:author="Jason Rhee" w:date="2024-08-26T13:02:00Z" w16du:dateUtc="2024-08-26T03:02:00Z"/>
              </w:rPr>
            </w:pPr>
          </w:p>
        </w:tc>
      </w:tr>
      <w:tr w:rsidR="00505498" w14:paraId="1CF3B17E" w14:textId="77777777" w:rsidTr="00BC5EE9">
        <w:trPr>
          <w:ins w:id="1125"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rPr>
                <w:ins w:id="1126" w:author="Jason Rhee" w:date="2024-08-26T13:02:00Z" w16du:dateUtc="2024-08-26T03:02:00Z"/>
              </w:rPr>
            </w:pPr>
            <w:ins w:id="1127" w:author="Jason Rhee" w:date="2024-08-26T13:02:00Z" w16du:dateUtc="2024-08-26T03:02:00Z">
              <w:r>
                <w:t>'</w:t>
              </w:r>
            </w:ins>
            <w:ins w:id="1128" w:author="Jason Rhee" w:date="2024-08-26T13:03:00Z" w16du:dateUtc="2024-08-26T03:03:00Z">
              <w:r w:rsidR="00257B70" w:rsidRPr="00257B70">
                <w:rPr>
                  <w:rFonts w:ascii="Courier New" w:hAnsi="Courier New" w:cs="Courier New"/>
                  <w:szCs w:val="22"/>
                </w:rPr>
                <w:t>alternateNameDisplay</w:t>
              </w:r>
            </w:ins>
            <w:ins w:id="1129"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ins w:id="1130" w:author="Jason Rhee" w:date="2024-08-26T13:02:00Z" w16du:dateUtc="2024-08-26T03:02:00Z"/>
                <w:rFonts w:cs="Arial"/>
                <w:color w:val="464646"/>
                <w:szCs w:val="17"/>
              </w:rPr>
            </w:pPr>
            <w:ins w:id="1131" w:author="Jason Rhee" w:date="2024-08-26T13:03:00Z" w16du:dateUtc="2024-08-26T03:03:00Z">
              <w:r w:rsidRPr="00BC5EE9">
                <w:rPr>
                  <w:rFonts w:cs="Arial"/>
                  <w:color w:val="464646"/>
                  <w:szCs w:val="17"/>
                </w:rPr>
                <w:t>The name is intended to be displayed when the end-user system is set to an alternate name/text display setting, for example an alternate language.</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rPr>
                <w:ins w:id="1132" w:author="Jason Rhee" w:date="2024-08-26T13:02:00Z" w16du:dateUtc="2024-08-26T03:02:00Z"/>
              </w:rPr>
            </w:pPr>
            <w:ins w:id="1133" w:author="Jason Rhee" w:date="2024-08-26T13:02:00Z" w16du:dateUtc="2024-08-26T03:02:00Z">
              <w:r>
                <w:rPr>
                  <w:rFonts w:ascii="Courier New" w:hAnsi="Courier New" w:cs="Courier New"/>
                  <w:szCs w:val="22"/>
                </w:rPr>
                <w:t>2</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rPr>
                <w:ins w:id="1134" w:author="Jason Rhee" w:date="2024-08-26T13:02:00Z" w16du:dateUtc="2024-08-26T03:02:00Z"/>
              </w:rPr>
            </w:pPr>
          </w:p>
        </w:tc>
      </w:tr>
    </w:tbl>
    <w:p w14:paraId="7EC2DCA2" w14:textId="77777777" w:rsidR="00505498" w:rsidRPr="002D3B94" w:rsidRDefault="00505498" w:rsidP="00505498">
      <w:pPr>
        <w:rPr>
          <w:ins w:id="1135" w:author="Jason Rhee" w:date="2024-08-26T13:01:00Z" w16du:dateUtc="2024-08-26T03:01:00Z"/>
        </w:rPr>
      </w:pPr>
    </w:p>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1086"/>
      <w:bookmarkEnd w:id="1087"/>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rPr>
          <w:ins w:id="1136" w:author="Jason Rhee" w:date="2024-08-26T13:04:00Z" w16du:dateUtc="2024-08-26T03:04:00Z"/>
        </w:rPr>
      </w:pPr>
      <w:r>
        <w:t>Value Type:</w:t>
      </w:r>
      <w:r w:rsidR="00A454C8">
        <w:t xml:space="preserve"> </w:t>
      </w:r>
      <w:r w:rsidR="00E67EBE">
        <w:t>e</w:t>
      </w:r>
      <w:r w:rsidR="005C64A0">
        <w:t>numeration</w:t>
      </w:r>
      <w:ins w:id="1137" w:author="Jason Rhee" w:date="2024-08-26T13:04:00Z" w16du:dateUtc="2024-08-26T03:04:00Z">
        <w:r w:rsidR="00BC5EE9">
          <w:br w:type="page"/>
        </w:r>
      </w:ins>
    </w:p>
    <w:p w14:paraId="6DFC82FD" w14:textId="73605AE9" w:rsidR="003E0B96" w:rsidDel="00BC5EE9" w:rsidRDefault="003E0B96" w:rsidP="007D127A">
      <w:pPr>
        <w:spacing w:before="0"/>
        <w:rPr>
          <w:del w:id="1138" w:author="Jason Rhee" w:date="2024-08-26T13:04:00Z" w16du:dateUtc="2024-08-26T03:04:00Z"/>
        </w:rPr>
      </w:pP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1139" w:name="_Toc527705888"/>
      <w:bookmarkStart w:id="1140"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1139"/>
      <w:bookmarkEnd w:id="1140"/>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1141" w:name="idmarkerx16777217x132034"/>
      <w:bookmarkStart w:id="1142" w:name="idmarkerx16777217x133047"/>
      <w:bookmarkStart w:id="1143" w:name="idmarkerx16777217x133587"/>
      <w:bookmarkStart w:id="1144" w:name="idmarkerx16777217x133649"/>
      <w:bookmarkEnd w:id="1141"/>
      <w:bookmarkEnd w:id="1142"/>
      <w:bookmarkEnd w:id="1143"/>
      <w:bookmarkEnd w:id="1144"/>
      <w:r>
        <w:br w:type="page"/>
      </w:r>
      <w:bookmarkStart w:id="1145" w:name="_Toc527705889"/>
      <w:bookmarkStart w:id="1146" w:name="_Toc528589777"/>
      <w:bookmarkStart w:id="1147" w:name="_Toc516374"/>
      <w:bookmarkStart w:id="1148" w:name="_Toc127463890"/>
      <w:bookmarkStart w:id="1149" w:name="_Toc128125516"/>
      <w:bookmarkStart w:id="1150" w:name="_Toc141176298"/>
      <w:bookmarkStart w:id="1151" w:name="_Toc141176463"/>
      <w:bookmarkStart w:id="1152" w:name="_Toc141177095"/>
      <w:bookmarkStart w:id="1153" w:name="_Toc172898088"/>
      <w:r>
        <w:lastRenderedPageBreak/>
        <w:t>Complex Attributes</w:t>
      </w:r>
      <w:bookmarkEnd w:id="1145"/>
      <w:bookmarkEnd w:id="1146"/>
      <w:bookmarkEnd w:id="1147"/>
      <w:bookmarkEnd w:id="1148"/>
      <w:bookmarkEnd w:id="1149"/>
      <w:bookmarkEnd w:id="1150"/>
      <w:bookmarkEnd w:id="1151"/>
      <w:bookmarkEnd w:id="1152"/>
      <w:bookmarkEnd w:id="1153"/>
    </w:p>
    <w:p w14:paraId="4BCF9873" w14:textId="07C39DE5" w:rsidR="003E0B96" w:rsidRDefault="003E0B96" w:rsidP="00716349">
      <w:pPr>
        <w:pStyle w:val="Annex-Heading3"/>
        <w:rPr>
          <w:rFonts w:ascii="Times New Roman" w:hAnsi="Times New Roman"/>
          <w:szCs w:val="24"/>
        </w:rPr>
      </w:pPr>
      <w:bookmarkStart w:id="1154" w:name="idmarkerx16777217x133666"/>
      <w:bookmarkStart w:id="1155" w:name="_Toc527705890"/>
      <w:bookmarkStart w:id="1156" w:name="_Toc528589778"/>
      <w:bookmarkEnd w:id="1154"/>
      <w:r>
        <w:t>Fixed Time Range</w:t>
      </w:r>
      <w:bookmarkEnd w:id="1155"/>
      <w:bookmarkEnd w:id="1156"/>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ins w:id="1157" w:author="Jason Rhee" w:date="2024-08-26T13:11:00Z" w16du:dateUtc="2024-08-26T03:11:00Z">
        <w:r w:rsidR="00596DD8">
          <w:t xml:space="preserve"> </w:t>
        </w:r>
        <w:r w:rsidR="00596DD8" w:rsidRPr="00596DD8">
          <w:t>Time interval.</w:t>
        </w:r>
      </w:ins>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rPr>
          <w:ins w:id="1158" w:author="Jason Rhee" w:date="2024-08-26T13:05:00Z" w16du:dateUtc="2024-08-26T03:05:00Z"/>
        </w:rPr>
      </w:pPr>
      <w:ins w:id="1159" w:author="Jason Rhee" w:date="2024-08-26T13:05:00Z" w16du:dateUtc="2024-08-26T03:05:00Z">
        <w:r>
          <w:t>Feature Name</w:t>
        </w:r>
      </w:ins>
    </w:p>
    <w:p w14:paraId="0018ED33" w14:textId="3652688C" w:rsidR="00CD5CA3" w:rsidRDefault="00CD5CA3" w:rsidP="00A43D0D">
      <w:pPr>
        <w:rPr>
          <w:ins w:id="1160" w:author="Jason Rhee" w:date="2024-08-26T13:10:00Z" w16du:dateUtc="2024-08-26T03:10:00Z"/>
        </w:rPr>
      </w:pPr>
      <w:ins w:id="1161" w:author="Jason Rhee" w:date="2024-08-26T13:10:00Z" w16du:dateUtc="2024-08-26T03:10:00Z">
        <w:r>
          <w:t>Name: Feature Name</w:t>
        </w:r>
      </w:ins>
    </w:p>
    <w:p w14:paraId="57507E57" w14:textId="58D1E57C" w:rsidR="00CD5CA3" w:rsidRDefault="00CD5CA3" w:rsidP="00A43D0D">
      <w:pPr>
        <w:rPr>
          <w:ins w:id="1162" w:author="Jason Rhee" w:date="2024-08-26T13:10:00Z" w16du:dateUtc="2024-08-26T03:10:00Z"/>
        </w:rPr>
      </w:pPr>
      <w:ins w:id="1163" w:author="Jason Rhee" w:date="2024-08-26T13:10:00Z" w16du:dateUtc="2024-08-26T03:10:00Z">
        <w:r>
          <w:t>Definition:</w:t>
        </w:r>
        <w:r w:rsidR="009D3CF1">
          <w:t xml:space="preserve"> </w:t>
        </w:r>
        <w:r w:rsidR="009D3CF1" w:rsidRPr="009D3CF1">
          <w:t>Provides the name of an entity, defines the national language of the name, and provides the option to display the name at various system display settings.</w:t>
        </w:r>
      </w:ins>
    </w:p>
    <w:p w14:paraId="460BAE04" w14:textId="4191FF19" w:rsidR="00CD5CA3" w:rsidRDefault="00CD5CA3" w:rsidP="00A43D0D">
      <w:pPr>
        <w:rPr>
          <w:ins w:id="1164" w:author="Jason Rhee" w:date="2024-08-26T13:10:00Z" w16du:dateUtc="2024-08-26T03:10:00Z"/>
        </w:rPr>
      </w:pPr>
      <w:ins w:id="1165" w:author="Jason Rhee" w:date="2024-08-26T13:10:00Z" w16du:dateUtc="2024-08-26T03:10:00Z">
        <w:r>
          <w:t>Code: '</w:t>
        </w:r>
        <w:r w:rsidR="009D3CF1" w:rsidRPr="00A43D0D">
          <w:rPr>
            <w:rFonts w:ascii="Courier New" w:hAnsi="Courier New" w:cs="Courier New"/>
          </w:rPr>
          <w:t>featureName</w:t>
        </w:r>
        <w:r>
          <w:t>'</w:t>
        </w:r>
      </w:ins>
    </w:p>
    <w:p w14:paraId="491FB1D5" w14:textId="77777777" w:rsidR="00CD5CA3" w:rsidRDefault="00CD5CA3" w:rsidP="00A43D0D">
      <w:pPr>
        <w:rPr>
          <w:ins w:id="1166" w:author="Jason Rhee" w:date="2024-08-26T13:10:00Z" w16du:dateUtc="2024-08-26T03:10:00Z"/>
        </w:rPr>
      </w:pPr>
      <w:ins w:id="1167" w:author="Jason Rhee" w:date="2024-08-26T13:10:00Z" w16du:dateUtc="2024-08-26T03:10:00Z">
        <w:r>
          <w:t>Remarks:</w:t>
        </w:r>
      </w:ins>
    </w:p>
    <w:p w14:paraId="5FF6252C" w14:textId="77777777" w:rsidR="00CD5CA3" w:rsidRDefault="00CD5CA3" w:rsidP="00A43D0D">
      <w:pPr>
        <w:rPr>
          <w:ins w:id="1168" w:author="Jason Rhee" w:date="2024-08-26T13:10:00Z" w16du:dateUtc="2024-08-26T03:10:00Z"/>
        </w:rPr>
      </w:pPr>
      <w:ins w:id="1169" w:author="Jason Rhee" w:date="2024-08-26T13:10:00Z" w16du:dateUtc="2024-08-26T03:10:00Z">
        <w:r>
          <w:t>Aliases: (none)</w:t>
        </w:r>
      </w:ins>
    </w:p>
    <w:p w14:paraId="00FCFF4D" w14:textId="77777777" w:rsidR="00CD5CA3" w:rsidRPr="003E6193" w:rsidRDefault="00CD5CA3" w:rsidP="00A43D0D">
      <w:pPr>
        <w:jc w:val="center"/>
        <w:rPr>
          <w:ins w:id="1170" w:author="Jason Rhee" w:date="2024-08-26T13:10:00Z" w16du:dateUtc="2024-08-26T03:10:00Z"/>
        </w:rPr>
      </w:pPr>
      <w:ins w:id="1171" w:author="Jason Rhee" w:date="2024-08-26T13:10:00Z" w16du:dateUtc="2024-08-26T03:10:00Z">
        <w:r w:rsidRPr="003E6193">
          <w:t>Sub-Attributes</w:t>
        </w:r>
      </w:ins>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ins w:id="1172"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pPr>
              <w:rPr>
                <w:ins w:id="1173" w:author="Jason Rhee" w:date="2024-08-26T13:10:00Z" w16du:dateUtc="2024-08-26T03:10:00Z"/>
              </w:rPr>
            </w:pPr>
            <w:ins w:id="1174" w:author="Jason Rhee" w:date="2024-08-26T13:10:00Z" w16du:dateUtc="2024-08-26T03:10:00Z">
              <w:r>
                <w:rPr>
                  <w:b/>
                  <w:bCs/>
                </w:rPr>
                <w:t>Sub-attribute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pPr>
              <w:rPr>
                <w:ins w:id="1175" w:author="Jason Rhee" w:date="2024-08-26T13:10:00Z" w16du:dateUtc="2024-08-26T03:10:00Z"/>
              </w:rPr>
            </w:pPr>
            <w:ins w:id="1176" w:author="Jason Rhee" w:date="2024-08-26T13:10:00Z" w16du:dateUtc="2024-08-26T03:10:00Z">
              <w:r>
                <w:rPr>
                  <w:b/>
                  <w:bCs/>
                </w:rPr>
                <w:t>Type</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pPr>
              <w:rPr>
                <w:ins w:id="1177" w:author="Jason Rhee" w:date="2024-08-26T13:10:00Z" w16du:dateUtc="2024-08-26T03:10:00Z"/>
              </w:rPr>
            </w:pPr>
            <w:ins w:id="1178" w:author="Jason Rhee" w:date="2024-08-26T13:10:00Z" w16du:dateUtc="2024-08-26T03:10:00Z">
              <w:r>
                <w:rPr>
                  <w:b/>
                  <w:bCs/>
                </w:rPr>
                <w:t>Mult.</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pPr>
              <w:rPr>
                <w:ins w:id="1179" w:author="Jason Rhee" w:date="2024-08-26T13:10:00Z" w16du:dateUtc="2024-08-26T03:10:00Z"/>
              </w:rPr>
            </w:pPr>
            <w:ins w:id="1180" w:author="Jason Rhee" w:date="2024-08-26T13:10:00Z" w16du:dateUtc="2024-08-26T03:10:00Z">
              <w:r>
                <w:rPr>
                  <w:b/>
                  <w:bCs/>
                </w:rPr>
                <w:t>Permitted Values</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pPr>
              <w:rPr>
                <w:ins w:id="1181" w:author="Jason Rhee" w:date="2024-08-26T13:10:00Z" w16du:dateUtc="2024-08-26T03:10:00Z"/>
              </w:rPr>
            </w:pPr>
            <w:ins w:id="1182" w:author="Jason Rhee" w:date="2024-08-26T13:10:00Z" w16du:dateUtc="2024-08-26T03:10:00Z">
              <w:r>
                <w:rPr>
                  <w:b/>
                  <w:bCs/>
                </w:rPr>
                <w:t>sequential</w:t>
              </w:r>
            </w:ins>
          </w:p>
        </w:tc>
      </w:tr>
      <w:tr w:rsidR="00A43D0D" w14:paraId="536AF334" w14:textId="77777777" w:rsidTr="00A43D0D">
        <w:trPr>
          <w:ins w:id="1183"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rPr>
                <w:ins w:id="1184" w:author="Jason Rhee" w:date="2024-08-26T13:10:00Z" w16du:dateUtc="2024-08-26T03:10:00Z"/>
              </w:rPr>
            </w:pPr>
            <w:ins w:id="1185" w:author="Jason Rhee" w:date="2024-08-26T13:11:00Z" w16du:dateUtc="2024-08-26T03:11:00Z">
              <w:r>
                <w:t>l</w:t>
              </w:r>
              <w:r w:rsidR="00596DD8">
                <w:t>anguage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rPr>
                <w:ins w:id="1186" w:author="Jason Rhee" w:date="2024-08-26T13:10:00Z" w16du:dateUtc="2024-08-26T03:10:00Z"/>
              </w:rPr>
            </w:pPr>
            <w:ins w:id="1187" w:author="Jason Rhee" w:date="2024-08-26T13:11:00Z" w16du:dateUtc="2024-08-26T03:11:00Z">
              <w:r>
                <w:t>text</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ins w:id="1188" w:author="Jason Rhee" w:date="2024-08-26T13:10:00Z" w16du:dateUtc="2024-08-26T03:10:00Z"/>
                <w:rFonts w:eastAsiaTheme="minorEastAsia"/>
                <w:lang w:eastAsia="ko-KR"/>
              </w:rPr>
            </w:pPr>
            <w:ins w:id="1189"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rPr>
                <w:ins w:id="1190" w:author="Jason Rhee" w:date="2024-08-26T13:10:00Z" w16du:dateUtc="2024-08-26T03:10:00Z"/>
              </w:rPr>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rPr>
                <w:ins w:id="1191" w:author="Jason Rhee" w:date="2024-08-26T13:10:00Z" w16du:dateUtc="2024-08-26T03:10:00Z"/>
              </w:rPr>
            </w:pPr>
            <w:ins w:id="1192" w:author="Jason Rhee" w:date="2024-08-26T13:10:00Z" w16du:dateUtc="2024-08-26T03:10:00Z">
              <w:r>
                <w:t>false</w:t>
              </w:r>
            </w:ins>
          </w:p>
        </w:tc>
      </w:tr>
      <w:tr w:rsidR="00B714EE" w14:paraId="5CBD9910" w14:textId="77777777" w:rsidTr="00A43D0D">
        <w:trPr>
          <w:ins w:id="1193" w:author="Jason Rhee" w:date="2024-08-26T13:10:00Z"/>
        </w:trPr>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rPr>
                <w:ins w:id="1194" w:author="Jason Rhee" w:date="2024-08-26T13:10:00Z" w16du:dateUtc="2024-08-26T03:10:00Z"/>
              </w:rPr>
            </w:pPr>
            <w:ins w:id="1195" w:author="Jason Rhee" w:date="2024-08-26T13:11:00Z" w16du:dateUtc="2024-08-26T03:11:00Z">
              <w:r>
                <w:t>name</w:t>
              </w:r>
            </w:ins>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rPr>
                <w:ins w:id="1196" w:author="Jason Rhee" w:date="2024-08-26T13:10:00Z" w16du:dateUtc="2024-08-26T03:10:00Z"/>
              </w:rPr>
            </w:pPr>
            <w:ins w:id="1197" w:author="Jason Rhee" w:date="2024-08-26T13:11:00Z" w16du:dateUtc="2024-08-26T03:11:00Z">
              <w:r>
                <w:t>text</w:t>
              </w:r>
            </w:ins>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rPr>
                <w:ins w:id="1198" w:author="Jason Rhee" w:date="2024-08-26T13:10:00Z" w16du:dateUtc="2024-08-26T03:10:00Z"/>
              </w:rPr>
            </w:pPr>
            <w:ins w:id="1199"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rPr>
                <w:ins w:id="1200" w:author="Jason Rhee" w:date="2024-08-26T13:10:00Z" w16du:dateUtc="2024-08-26T03:10:00Z"/>
              </w:rPr>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rPr>
                <w:ins w:id="1201" w:author="Jason Rhee" w:date="2024-08-26T13:10:00Z" w16du:dateUtc="2024-08-26T03:10:00Z"/>
              </w:rPr>
            </w:pPr>
            <w:ins w:id="1202" w:author="Jason Rhee" w:date="2024-08-26T13:10:00Z" w16du:dateUtc="2024-08-26T03:10:00Z">
              <w:r>
                <w:t>false</w:t>
              </w:r>
            </w:ins>
          </w:p>
        </w:tc>
      </w:tr>
      <w:tr w:rsidR="00A43D0D" w14:paraId="1145E2F7" w14:textId="77777777" w:rsidTr="00A43D0D">
        <w:trPr>
          <w:ins w:id="1203" w:author="Jason Rhee" w:date="2024-08-26T13:11: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rPr>
                <w:ins w:id="1204" w:author="Jason Rhee" w:date="2024-08-26T13:11:00Z" w16du:dateUtc="2024-08-26T03:11:00Z"/>
              </w:rPr>
            </w:pPr>
            <w:ins w:id="1205" w:author="Jason Rhee" w:date="2024-08-26T13:11:00Z" w16du:dateUtc="2024-08-26T03:11:00Z">
              <w:r>
                <w:t>nameUsage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rPr>
                <w:ins w:id="1206" w:author="Jason Rhee" w:date="2024-08-26T13:11:00Z" w16du:dateUtc="2024-08-26T03:11:00Z"/>
              </w:rPr>
            </w:pPr>
            <w:ins w:id="1207" w:author="Jason Rhee" w:date="2024-08-26T13:11:00Z" w16du:dateUtc="2024-08-26T03:11:00Z">
              <w:r>
                <w:t>enumeration</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ins w:id="1208" w:author="Jason Rhee" w:date="2024-08-26T13:11:00Z" w16du:dateUtc="2024-08-26T03:11:00Z"/>
                <w:rFonts w:eastAsiaTheme="minorEastAsia"/>
                <w:lang w:eastAsia="ko-KR"/>
              </w:rPr>
            </w:pPr>
            <w:ins w:id="1209" w:author="Jason Rhee" w:date="2024-08-26T13:11:00Z" w16du:dateUtc="2024-08-26T03:11:00Z">
              <w:r>
                <w:rPr>
                  <w:rFonts w:eastAsiaTheme="minorEastAsia" w:hint="eastAsia"/>
                  <w:lang w:eastAsia="ko-KR"/>
                </w:rPr>
                <w:t>[0..1]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rPr>
                <w:ins w:id="1210" w:author="Jason Rhee" w:date="2024-08-26T13:12:00Z" w16du:dateUtc="2024-08-26T03:12:00Z"/>
              </w:rPr>
            </w:pPr>
            <w:ins w:id="1211" w:author="Jason Rhee" w:date="2024-08-26T13:12:00Z" w16du:dateUtc="2024-08-26T03:12:00Z">
              <w:r>
                <w:t>1</w:t>
              </w:r>
              <w:r w:rsidR="00A43D0D">
                <w:t>:</w:t>
              </w:r>
              <w:r>
                <w:t xml:space="preserve"> </w:t>
              </w:r>
              <w:r w:rsidRPr="00B714EE">
                <w:t>defaultNameDisplay</w:t>
              </w:r>
            </w:ins>
          </w:p>
          <w:p w14:paraId="66E68C40" w14:textId="2A915C8E" w:rsidR="00B714EE" w:rsidRDefault="00B714EE" w:rsidP="000901CA">
            <w:pPr>
              <w:spacing w:line="276" w:lineRule="auto"/>
              <w:rPr>
                <w:ins w:id="1212" w:author="Jason Rhee" w:date="2024-08-26T13:11:00Z" w16du:dateUtc="2024-08-26T03:11:00Z"/>
              </w:rPr>
            </w:pPr>
            <w:ins w:id="1213" w:author="Jason Rhee" w:date="2024-08-26T13:12:00Z" w16du:dateUtc="2024-08-26T03:12:00Z">
              <w:r>
                <w:t>2</w:t>
              </w:r>
              <w:r w:rsidR="00A43D0D">
                <w:t>:</w:t>
              </w:r>
              <w:r>
                <w:t xml:space="preserve"> </w:t>
              </w:r>
              <w:r w:rsidRPr="00B714EE">
                <w:t>alternateNameDisplay</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rPr>
                <w:ins w:id="1214" w:author="Jason Rhee" w:date="2024-08-26T13:11:00Z" w16du:dateUtc="2024-08-26T03:11:00Z"/>
              </w:rPr>
            </w:pPr>
            <w:ins w:id="1215" w:author="Jason Rhee" w:date="2024-08-26T13:12:00Z" w16du:dateUtc="2024-08-26T03:12:00Z">
              <w:r>
                <w:t>false</w:t>
              </w:r>
            </w:ins>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1216" w:name="idmarkerx16777217x135570"/>
      <w:bookmarkStart w:id="1217" w:name="idmarkerx16777217x137332"/>
      <w:bookmarkStart w:id="1218" w:name="idmarkerx16777217x138529"/>
      <w:bookmarkStart w:id="1219" w:name="idmarkerx16777217x139446"/>
      <w:bookmarkStart w:id="1220" w:name="idmarkerx16777217x140640"/>
      <w:bookmarkStart w:id="1221" w:name="idmarkerx16777217x142401"/>
      <w:bookmarkStart w:id="1222" w:name="idmarkerx16777217x144167"/>
      <w:bookmarkStart w:id="1223" w:name="idmarkerx16777217x145381"/>
      <w:bookmarkStart w:id="1224" w:name="idmarkerx16777217x147812"/>
      <w:bookmarkStart w:id="1225" w:name="idmarkerx16777217x148726"/>
      <w:bookmarkStart w:id="1226" w:name="idmarkerx16777217x149665"/>
      <w:bookmarkStart w:id="1227" w:name="idmarkerx16777217x150582"/>
      <w:bookmarkStart w:id="1228" w:name="idmarkerx16777217x153857"/>
      <w:bookmarkStart w:id="1229" w:name="idmarkerx16777217x155318"/>
      <w:bookmarkStart w:id="1230" w:name="idmarkerx16777217x157588"/>
      <w:bookmarkStart w:id="1231" w:name="idmarkerx16777217x158502"/>
      <w:bookmarkStart w:id="1232" w:name="idmarkerx16777217x160654"/>
      <w:bookmarkStart w:id="1233" w:name="idmarkerx16777217x162160"/>
      <w:bookmarkStart w:id="1234" w:name="idmarkerx16777217x163701"/>
      <w:bookmarkStart w:id="1235" w:name="idmarkerx16777217x165199"/>
      <w:bookmarkStart w:id="1236" w:name="idmarkerx16777217x166968"/>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r>
        <w:br w:type="column"/>
      </w:r>
      <w:bookmarkStart w:id="1237" w:name="_Toc527705891"/>
      <w:bookmarkStart w:id="1238" w:name="_Toc528589779"/>
      <w:bookmarkStart w:id="1239" w:name="_Toc516375"/>
      <w:bookmarkStart w:id="1240" w:name="_Toc127463891"/>
      <w:bookmarkStart w:id="1241" w:name="_Toc128125517"/>
      <w:bookmarkStart w:id="1242" w:name="_Toc141176299"/>
      <w:bookmarkStart w:id="1243" w:name="_Toc141176464"/>
      <w:bookmarkStart w:id="1244" w:name="_Toc141177096"/>
      <w:bookmarkStart w:id="1245" w:name="_Toc172898089"/>
      <w:r w:rsidRPr="006E3A8C">
        <w:lastRenderedPageBreak/>
        <w:t>Roles</w:t>
      </w:r>
      <w:bookmarkEnd w:id="1237"/>
      <w:bookmarkEnd w:id="1238"/>
      <w:bookmarkEnd w:id="1239"/>
      <w:bookmarkEnd w:id="1240"/>
      <w:bookmarkEnd w:id="1241"/>
      <w:bookmarkEnd w:id="1242"/>
      <w:bookmarkEnd w:id="1243"/>
      <w:bookmarkEnd w:id="1244"/>
      <w:bookmarkEnd w:id="1245"/>
    </w:p>
    <w:p w14:paraId="0E5811DA" w14:textId="77777777" w:rsidR="00086AF2" w:rsidRDefault="00086AF2" w:rsidP="00716349">
      <w:pPr>
        <w:pStyle w:val="Annex-Heading3"/>
      </w:pPr>
      <w:bookmarkStart w:id="1246" w:name="idmarkerx16777217x166989"/>
      <w:bookmarkStart w:id="1247" w:name="_Toc527705892"/>
      <w:bookmarkStart w:id="1248" w:name="_Toc528589780"/>
      <w:bookmarkEnd w:id="1246"/>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1247"/>
    <w:bookmarkEnd w:id="1248"/>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1249" w:name="idmarkerx16777217x167040"/>
      <w:bookmarkEnd w:id="1249"/>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1250" w:name="idmarkerx16777217x168592"/>
      <w:bookmarkStart w:id="1251" w:name="idmarkerx16777217x170959"/>
      <w:bookmarkStart w:id="1252" w:name="idmarkerx16777217x171296"/>
      <w:bookmarkStart w:id="1253" w:name="idmarkerx16777217x194551"/>
      <w:bookmarkStart w:id="1254" w:name="_Toc527705894"/>
      <w:bookmarkStart w:id="1255" w:name="_Toc528589782"/>
      <w:bookmarkStart w:id="1256" w:name="_Toc516376"/>
      <w:bookmarkStart w:id="1257" w:name="_Toc127463892"/>
      <w:bookmarkStart w:id="1258" w:name="_Toc128125518"/>
      <w:bookmarkStart w:id="1259" w:name="_Toc141176300"/>
      <w:bookmarkStart w:id="1260" w:name="_Toc141176465"/>
      <w:bookmarkStart w:id="1261" w:name="_Toc141177097"/>
      <w:bookmarkStart w:id="1262" w:name="_Toc172898090"/>
      <w:bookmarkEnd w:id="1250"/>
      <w:bookmarkEnd w:id="1251"/>
      <w:bookmarkEnd w:id="1252"/>
      <w:bookmarkEnd w:id="1253"/>
      <w:r>
        <w:lastRenderedPageBreak/>
        <w:t>Feature Types</w:t>
      </w:r>
      <w:bookmarkEnd w:id="1254"/>
      <w:bookmarkEnd w:id="1255"/>
      <w:bookmarkEnd w:id="1256"/>
      <w:bookmarkEnd w:id="1257"/>
      <w:bookmarkEnd w:id="1258"/>
      <w:bookmarkEnd w:id="1259"/>
      <w:bookmarkEnd w:id="1260"/>
      <w:bookmarkEnd w:id="1261"/>
      <w:bookmarkEnd w:id="1262"/>
    </w:p>
    <w:p w14:paraId="3B82484E" w14:textId="248190AC" w:rsidR="003E0B96" w:rsidRDefault="003E0B96" w:rsidP="008524C7">
      <w:pPr>
        <w:pStyle w:val="Annex-Heading3"/>
        <w:rPr>
          <w:rFonts w:ascii="Times New Roman" w:hAnsi="Times New Roman"/>
          <w:szCs w:val="24"/>
        </w:rPr>
      </w:pPr>
      <w:bookmarkStart w:id="1263" w:name="idmarkerx16777217x194572"/>
      <w:bookmarkStart w:id="1264" w:name="_Toc527705895"/>
      <w:bookmarkStart w:id="1265" w:name="_Toc528589783"/>
      <w:bookmarkEnd w:id="1263"/>
      <w:r>
        <w:t>UnderKeelClearancePlan</w:t>
      </w:r>
      <w:bookmarkEnd w:id="1264"/>
      <w:bookmarkEnd w:id="1265"/>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ins w:id="1266" w:author="Jason Rhee" w:date="2024-08-26T13:21:00Z" w16du:dateUtc="2024-08-26T03:21:00Z"/>
          <w:rFonts w:ascii="Arial" w:hAnsi="Arial" w:cs="Arial"/>
        </w:rPr>
      </w:pPr>
      <w:ins w:id="1267" w:author="Jason Rhee" w:date="2024-08-26T13:21:00Z" w16du:dateUtc="2024-08-26T03:21:00Z">
        <w:r>
          <w:rPr>
            <w:rFonts w:ascii="Arial" w:hAnsi="Arial" w:cs="Arial"/>
          </w:rPr>
          <w:br w:type="page"/>
        </w:r>
      </w:ins>
    </w:p>
    <w:p w14:paraId="562B2AC9" w14:textId="19EA9F83" w:rsidR="003E0B96" w:rsidRPr="006952C2" w:rsidDel="0069039E" w:rsidRDefault="003E0B96" w:rsidP="006952C2">
      <w:pPr>
        <w:pStyle w:val="Center"/>
        <w:jc w:val="left"/>
        <w:rPr>
          <w:del w:id="1268" w:author="Jason Rhee" w:date="2024-08-26T13:21:00Z" w16du:dateUtc="2024-08-26T03:21:00Z"/>
          <w:rFonts w:ascii="Arial" w:hAnsi="Arial" w:cs="Arial"/>
        </w:rPr>
      </w:pPr>
    </w:p>
    <w:p w14:paraId="1180A2D3" w14:textId="34FD2787" w:rsidR="002F6AFA" w:rsidRPr="00841212" w:rsidRDefault="002F6AFA" w:rsidP="00716349">
      <w:pPr>
        <w:pStyle w:val="Annex-Heading3"/>
        <w:rPr>
          <w:szCs w:val="24"/>
        </w:rPr>
      </w:pPr>
      <w:bookmarkStart w:id="1269" w:name="idmarkerx16777217x198100"/>
      <w:bookmarkStart w:id="1270" w:name="_Toc527705896"/>
      <w:bookmarkStart w:id="1271" w:name="_Toc528589784"/>
      <w:bookmarkEnd w:id="1269"/>
      <w:r w:rsidRPr="00841212">
        <w:rPr>
          <w:rFonts w:eastAsiaTheme="minorEastAsia"/>
          <w:szCs w:val="24"/>
          <w:lang w:eastAsia="ko-KR"/>
        </w:rPr>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1270"/>
      <w:bookmarkEnd w:id="1271"/>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rPr>
          <w:ins w:id="1272" w:author="Jason Rhee" w:date="2024-08-26T13:22:00Z" w16du:dateUtc="2024-08-26T03:22:00Z"/>
        </w:rPr>
      </w:pPr>
      <w:r>
        <w:t>Permitted primitives: surface</w:t>
      </w:r>
      <w:ins w:id="1273" w:author="Jason Rhee" w:date="2024-08-26T13:22:00Z" w16du:dateUtc="2024-08-26T03:22:00Z">
        <w:r w:rsidR="0069039E">
          <w:br w:type="page"/>
        </w:r>
      </w:ins>
    </w:p>
    <w:p w14:paraId="611B54B1" w14:textId="67F6BA40" w:rsidR="003E0B96" w:rsidDel="0069039E" w:rsidRDefault="003E0B96" w:rsidP="00A51240">
      <w:pPr>
        <w:spacing w:before="0"/>
        <w:rPr>
          <w:del w:id="1274" w:author="Jason Rhee" w:date="2024-08-26T13:22:00Z" w16du:dateUtc="2024-08-26T03:22:00Z"/>
        </w:rPr>
      </w:pP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1275" w:name="idmarkerx16777217x198807"/>
      <w:bookmarkStart w:id="1276" w:name="_Toc527705897"/>
      <w:bookmarkStart w:id="1277" w:name="_Toc528589785"/>
      <w:bookmarkEnd w:id="1275"/>
      <w:r>
        <w:t>UnderKeelClearanceAlmost</w:t>
      </w:r>
      <w:r w:rsidR="0002483E">
        <w:t>N</w:t>
      </w:r>
      <w:r w:rsidR="00C92FE4">
        <w:t>on</w:t>
      </w:r>
      <w:r>
        <w:t>NavigableArea</w:t>
      </w:r>
      <w:bookmarkEnd w:id="1276"/>
      <w:bookmarkEnd w:id="1277"/>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rPr>
          <w:ins w:id="1278" w:author="Jason Rhee" w:date="2024-08-26T13:22:00Z" w16du:dateUtc="2024-08-26T03:22:00Z"/>
        </w:rPr>
      </w:pPr>
      <w:ins w:id="1279" w:author="Jason Rhee" w:date="2024-08-26T13:22:00Z" w16du:dateUtc="2024-08-26T03:22:00Z">
        <w:r>
          <w:br w:type="page"/>
        </w:r>
      </w:ins>
    </w:p>
    <w:p w14:paraId="1ADC5A3E" w14:textId="3AFD55F3" w:rsidR="003E0B96" w:rsidDel="0069039E" w:rsidRDefault="003E0B96" w:rsidP="00A51240">
      <w:pPr>
        <w:pStyle w:val="Center"/>
        <w:jc w:val="left"/>
        <w:rPr>
          <w:del w:id="1280" w:author="Jason Rhee" w:date="2024-08-26T13:22:00Z" w16du:dateUtc="2024-08-26T03:22:00Z"/>
        </w:rPr>
      </w:pPr>
    </w:p>
    <w:p w14:paraId="6012D467" w14:textId="77777777" w:rsidR="003E0B96" w:rsidRDefault="003E0B96" w:rsidP="002721B0">
      <w:pPr>
        <w:pStyle w:val="Annex-Heading3"/>
        <w:rPr>
          <w:rFonts w:ascii="Times New Roman" w:hAnsi="Times New Roman"/>
          <w:szCs w:val="24"/>
        </w:rPr>
      </w:pPr>
      <w:bookmarkStart w:id="1281" w:name="_Toc527705898"/>
      <w:bookmarkStart w:id="1282" w:name="_Toc528589786"/>
      <w:r>
        <w:t>UnderKeelClearanceControlPoint</w:t>
      </w:r>
      <w:bookmarkEnd w:id="1281"/>
      <w:bookmarkEnd w:id="1282"/>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941"/>
        <w:gridCol w:w="1461"/>
        <w:gridCol w:w="657"/>
        <w:gridCol w:w="287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ins w:id="1283" w:author="Jason Rhee" w:date="2024-08-26T13:14:00Z" w16du:dateUtc="2024-08-26T03:14:00Z">
              <w:r>
                <w:t>feature</w:t>
              </w:r>
            </w:ins>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D3F3158" w:rsidR="003E0B96" w:rsidRDefault="003E0B96" w:rsidP="0094165D">
            <w:pPr>
              <w:spacing w:line="276" w:lineRule="auto"/>
              <w:rPr>
                <w:lang w:eastAsia="ko-KR"/>
              </w:rPr>
            </w:pPr>
            <w:del w:id="1284" w:author="Jason Rhee" w:date="2024-08-26T13:14:00Z" w16du:dateUtc="2024-08-26T03:14:00Z">
              <w:r w:rsidDel="006824A0">
                <w:rPr>
                  <w:rFonts w:hint="eastAsia"/>
                  <w:lang w:eastAsia="ko-KR"/>
                </w:rPr>
                <w:delText>Simple</w:delText>
              </w:r>
            </w:del>
            <w:ins w:id="1285" w:author="Jason Rhee" w:date="2024-08-26T13:14:00Z" w16du:dateUtc="2024-08-26T03:14:00Z">
              <w:r w:rsidR="006824A0">
                <w:rPr>
                  <w:lang w:eastAsia="ko-KR"/>
                </w:rPr>
                <w:t>Complex</w:t>
              </w:r>
            </w:ins>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1286" w:name="_Toc528325769"/>
      <w:bookmarkStart w:id="1287" w:name="_Toc127463893"/>
      <w:bookmarkStart w:id="1288" w:name="_Toc128125519"/>
      <w:bookmarkStart w:id="1289" w:name="_Toc141176301"/>
      <w:bookmarkStart w:id="1290" w:name="_Toc141176466"/>
      <w:bookmarkStart w:id="1291" w:name="_Toc141177098"/>
      <w:bookmarkStart w:id="1292" w:name="_Toc172898091"/>
      <w:bookmarkEnd w:id="1286"/>
      <w:r w:rsidRPr="00D129DC">
        <w:lastRenderedPageBreak/>
        <w:t>Portrayal Catalogue</w:t>
      </w:r>
      <w:bookmarkEnd w:id="1287"/>
      <w:bookmarkEnd w:id="1288"/>
      <w:bookmarkEnd w:id="1289"/>
      <w:bookmarkEnd w:id="1290"/>
      <w:bookmarkEnd w:id="1291"/>
      <w:bookmarkEnd w:id="1292"/>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1293" w:name="_Toc527707420"/>
      <w:bookmarkStart w:id="1294" w:name="_Toc528589788"/>
      <w:bookmarkStart w:id="1295" w:name="_Toc516378"/>
      <w:bookmarkStart w:id="1296" w:name="_Toc127463894"/>
      <w:bookmarkStart w:id="1297" w:name="_Toc128125520"/>
      <w:bookmarkStart w:id="1298" w:name="_Toc141176302"/>
      <w:bookmarkStart w:id="1299" w:name="_Toc141176467"/>
      <w:bookmarkStart w:id="1300" w:name="_Toc141177099"/>
      <w:bookmarkStart w:id="1301" w:name="_Toc172898092"/>
      <w:r>
        <w:t>Catalogue header information</w:t>
      </w:r>
      <w:bookmarkEnd w:id="1293"/>
      <w:bookmarkEnd w:id="1294"/>
      <w:bookmarkEnd w:id="1295"/>
      <w:bookmarkEnd w:id="1296"/>
      <w:bookmarkEnd w:id="1297"/>
      <w:bookmarkEnd w:id="1298"/>
      <w:bookmarkEnd w:id="1299"/>
      <w:bookmarkEnd w:id="1300"/>
      <w:bookmarkEnd w:id="1301"/>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1302" w:name="_Toc527707421"/>
      <w:bookmarkStart w:id="1303" w:name="_Toc528589789"/>
      <w:bookmarkStart w:id="1304" w:name="_Toc516379"/>
      <w:bookmarkStart w:id="1305" w:name="_Toc127463895"/>
      <w:bookmarkStart w:id="1306" w:name="_Toc128125521"/>
      <w:bookmarkStart w:id="1307" w:name="_Toc141176303"/>
      <w:bookmarkStart w:id="1308" w:name="_Toc141176468"/>
      <w:bookmarkStart w:id="1309" w:name="_Toc141177100"/>
      <w:bookmarkStart w:id="1310" w:name="_Toc172898093"/>
      <w:r>
        <w:lastRenderedPageBreak/>
        <w:t>Definition Sources</w:t>
      </w:r>
      <w:bookmarkEnd w:id="1302"/>
      <w:bookmarkEnd w:id="1303"/>
      <w:bookmarkEnd w:id="1304"/>
      <w:bookmarkEnd w:id="1305"/>
      <w:bookmarkEnd w:id="1306"/>
      <w:bookmarkEnd w:id="1307"/>
      <w:bookmarkEnd w:id="1308"/>
      <w:bookmarkEnd w:id="1309"/>
      <w:bookmarkEnd w:id="1310"/>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1311" w:name="_Toc527707422"/>
      <w:bookmarkStart w:id="1312" w:name="_Toc528589790"/>
      <w:bookmarkStart w:id="1313" w:name="_Toc516380"/>
      <w:bookmarkStart w:id="1314" w:name="_Toc127463896"/>
      <w:bookmarkStart w:id="1315" w:name="_Toc128125522"/>
      <w:bookmarkStart w:id="1316" w:name="_Toc141176304"/>
      <w:bookmarkStart w:id="1317" w:name="_Toc141176469"/>
      <w:bookmarkStart w:id="1318" w:name="_Toc141177101"/>
      <w:bookmarkStart w:id="1319" w:name="_Toc172898094"/>
      <w:r>
        <w:lastRenderedPageBreak/>
        <w:t>Color Profiles</w:t>
      </w:r>
      <w:bookmarkEnd w:id="1311"/>
      <w:bookmarkEnd w:id="1312"/>
      <w:bookmarkEnd w:id="1313"/>
      <w:bookmarkEnd w:id="1314"/>
      <w:bookmarkEnd w:id="1315"/>
      <w:bookmarkEnd w:id="1316"/>
      <w:bookmarkEnd w:id="1317"/>
      <w:bookmarkEnd w:id="1318"/>
      <w:bookmarkEnd w:id="1319"/>
    </w:p>
    <w:p w14:paraId="0FACBD4E" w14:textId="11F82A58" w:rsidR="003E0B96" w:rsidRDefault="003E0B96" w:rsidP="00716349">
      <w:pPr>
        <w:pStyle w:val="Annex-Heading3"/>
        <w:rPr>
          <w:rFonts w:ascii="Times New Roman" w:hAnsi="Times New Roman"/>
          <w:szCs w:val="24"/>
        </w:rPr>
      </w:pPr>
      <w:bookmarkStart w:id="1320" w:name="_Toc527707423"/>
      <w:bookmarkStart w:id="1321" w:name="_Toc528589791"/>
      <w:r>
        <w:t>UKC color profile</w:t>
      </w:r>
      <w:bookmarkEnd w:id="1320"/>
      <w:bookmarkEnd w:id="1321"/>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1322" w:name="_Toc527707424"/>
      <w:bookmarkStart w:id="1323" w:name="_Toc528589792"/>
      <w:bookmarkStart w:id="1324" w:name="_Toc516381"/>
      <w:bookmarkStart w:id="1325" w:name="_Toc127463897"/>
      <w:bookmarkStart w:id="1326" w:name="_Toc128125523"/>
      <w:bookmarkStart w:id="1327" w:name="_Toc141176305"/>
      <w:bookmarkStart w:id="1328" w:name="_Toc141176470"/>
      <w:bookmarkStart w:id="1329" w:name="_Toc141177102"/>
      <w:bookmarkStart w:id="1330" w:name="_Toc172898095"/>
      <w:r w:rsidRPr="002464F7">
        <w:lastRenderedPageBreak/>
        <w:t>Symbols</w:t>
      </w:r>
      <w:bookmarkEnd w:id="1322"/>
      <w:bookmarkEnd w:id="1323"/>
      <w:bookmarkEnd w:id="1324"/>
      <w:bookmarkEnd w:id="1325"/>
      <w:bookmarkEnd w:id="1326"/>
      <w:bookmarkEnd w:id="1327"/>
      <w:bookmarkEnd w:id="1328"/>
      <w:bookmarkEnd w:id="1329"/>
      <w:bookmarkEnd w:id="1330"/>
    </w:p>
    <w:p w14:paraId="472A99F2" w14:textId="476D4AD7" w:rsidR="003E0B96" w:rsidRDefault="002C4B93" w:rsidP="00716349">
      <w:pPr>
        <w:pStyle w:val="Annex-Heading3"/>
        <w:rPr>
          <w:rFonts w:ascii="Times New Roman" w:hAnsi="Times New Roman"/>
          <w:szCs w:val="24"/>
        </w:rPr>
      </w:pPr>
      <w:bookmarkStart w:id="1331" w:name="_Toc527707425"/>
      <w:bookmarkStart w:id="1332" w:name="_Toc528589793"/>
      <w:r w:rsidRPr="002C4B93">
        <w:t>UKCCONPT</w:t>
      </w:r>
      <w:bookmarkEnd w:id="1331"/>
      <w:bookmarkEnd w:id="1332"/>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7777777" w:rsidR="00ED1CF6" w:rsidRDefault="00ED1CF6" w:rsidP="00841212">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1333" w:name="_Toc527707426"/>
      <w:bookmarkStart w:id="1334" w:name="_Toc528589794"/>
      <w:bookmarkStart w:id="1335" w:name="_Toc516382"/>
      <w:bookmarkStart w:id="1336" w:name="_Toc127463898"/>
      <w:bookmarkStart w:id="1337" w:name="_Toc128125524"/>
      <w:bookmarkStart w:id="1338" w:name="_Toc141176306"/>
      <w:bookmarkStart w:id="1339" w:name="_Toc141176471"/>
      <w:bookmarkStart w:id="1340" w:name="_Toc141177103"/>
      <w:bookmarkStart w:id="1341" w:name="_Toc172898096"/>
      <w:r>
        <w:rPr>
          <w:rFonts w:hint="eastAsia"/>
        </w:rPr>
        <w:lastRenderedPageBreak/>
        <w:t>Line</w:t>
      </w:r>
      <w:r>
        <w:t xml:space="preserve"> </w:t>
      </w:r>
      <w:r>
        <w:rPr>
          <w:rFonts w:hint="eastAsia"/>
        </w:rPr>
        <w:t>styles</w:t>
      </w:r>
      <w:bookmarkEnd w:id="1333"/>
      <w:bookmarkEnd w:id="1334"/>
      <w:bookmarkEnd w:id="1335"/>
      <w:bookmarkEnd w:id="1336"/>
      <w:bookmarkEnd w:id="1337"/>
      <w:bookmarkEnd w:id="1338"/>
      <w:bookmarkEnd w:id="1339"/>
      <w:bookmarkEnd w:id="1340"/>
      <w:bookmarkEnd w:id="1341"/>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06FA2FB6" w:rsidR="003E0B96" w:rsidRDefault="003E0B96" w:rsidP="00B3435A">
      <w:pPr>
        <w:pStyle w:val="Annexheader-level2"/>
      </w:pPr>
      <w:r>
        <w:br w:type="page"/>
      </w:r>
      <w:bookmarkStart w:id="1342" w:name="_Toc527707428"/>
      <w:bookmarkStart w:id="1343" w:name="_Toc528589796"/>
      <w:bookmarkStart w:id="1344" w:name="_Toc516383"/>
      <w:bookmarkStart w:id="1345" w:name="_Toc127463899"/>
      <w:bookmarkStart w:id="1346" w:name="_Toc128125525"/>
      <w:bookmarkStart w:id="1347" w:name="_Toc141176307"/>
      <w:bookmarkStart w:id="1348" w:name="_Toc141176472"/>
      <w:bookmarkStart w:id="1349" w:name="_Toc141177104"/>
      <w:bookmarkStart w:id="1350" w:name="_Toc172898097"/>
      <w:commentRangeStart w:id="1351"/>
      <w:r>
        <w:rPr>
          <w:rFonts w:hint="eastAsia"/>
        </w:rPr>
        <w:lastRenderedPageBreak/>
        <w:t>Area Fills</w:t>
      </w:r>
      <w:bookmarkEnd w:id="1342"/>
      <w:bookmarkEnd w:id="1343"/>
      <w:bookmarkEnd w:id="1344"/>
      <w:bookmarkEnd w:id="1345"/>
      <w:bookmarkEnd w:id="1346"/>
      <w:bookmarkEnd w:id="1347"/>
      <w:bookmarkEnd w:id="1348"/>
      <w:bookmarkEnd w:id="1349"/>
      <w:bookmarkEnd w:id="1350"/>
      <w:commentRangeEnd w:id="1351"/>
      <w:r w:rsidR="00C24047">
        <w:rPr>
          <w:rStyle w:val="CommentReference"/>
          <w:rFonts w:cs="Times New Roman"/>
          <w:b w:val="0"/>
          <w:bCs w:val="0"/>
          <w:color w:val="auto"/>
          <w:szCs w:val="20"/>
        </w:rPr>
        <w:commentReference w:id="1351"/>
      </w:r>
    </w:p>
    <w:p w14:paraId="08ECE8AA" w14:textId="373550D9" w:rsidR="003E0B96" w:rsidRDefault="000C75B3" w:rsidP="00DB6272">
      <w:pPr>
        <w:pStyle w:val="Annex-Heading3"/>
        <w:rPr>
          <w:rFonts w:ascii="Times New Roman" w:hAnsi="Times New Roman"/>
          <w:szCs w:val="24"/>
        </w:rPr>
      </w:pPr>
      <w:r>
        <w:rPr>
          <w:rFonts w:eastAsiaTheme="minorEastAsia" w:hint="eastAsia"/>
          <w:lang w:eastAsia="ko-KR"/>
        </w:rPr>
        <w:t>ANA</w:t>
      </w:r>
    </w:p>
    <w:p w14:paraId="03A68832" w14:textId="63408DDE" w:rsidR="006916E5" w:rsidRPr="00841212" w:rsidRDefault="003E0B96" w:rsidP="007D127A">
      <w:pPr>
        <w:spacing w:before="0"/>
        <w:rPr>
          <w:rFonts w:eastAsiaTheme="minorEastAsia"/>
          <w:lang w:eastAsia="ko-KR"/>
        </w:rPr>
      </w:pPr>
      <w:r>
        <w:t xml:space="preserve">Name: </w:t>
      </w:r>
      <w:r w:rsidR="006C5872">
        <w:rPr>
          <w:rFonts w:eastAsiaTheme="minorEastAsia" w:hint="eastAsia"/>
          <w:lang w:eastAsia="ko-KR"/>
        </w:rPr>
        <w:t>ANA</w:t>
      </w:r>
    </w:p>
    <w:p w14:paraId="26C38FC0" w14:textId="72A9430F" w:rsidR="003E0B96" w:rsidRPr="00841212" w:rsidRDefault="003E0B96" w:rsidP="007D127A">
      <w:pPr>
        <w:spacing w:before="0"/>
        <w:rPr>
          <w:rFonts w:eastAsiaTheme="minorEastAsia"/>
          <w:lang w:eastAsia="ko-KR"/>
        </w:rPr>
      </w:pPr>
      <w:r>
        <w:t>Description:</w:t>
      </w:r>
      <w:r w:rsidR="000C75B3">
        <w:rPr>
          <w:rFonts w:eastAsiaTheme="minorEastAsia" w:hint="eastAsia"/>
          <w:lang w:eastAsia="ko-KR"/>
        </w:rPr>
        <w:t xml:space="preserve"> </w:t>
      </w:r>
      <w:r w:rsidR="000C75B3" w:rsidRPr="000C75B3">
        <w:rPr>
          <w:rFonts w:eastAsiaTheme="minorEastAsia"/>
          <w:lang w:eastAsia="ko-KR"/>
        </w:rPr>
        <w:t>Area fill for Under Keel Clearance Almost Non Navigable Area</w:t>
      </w:r>
    </w:p>
    <w:p w14:paraId="0118DCCA" w14:textId="77777777" w:rsidR="0035179E" w:rsidRDefault="003E0B96" w:rsidP="007D127A">
      <w:pPr>
        <w:spacing w:before="0"/>
        <w:rPr>
          <w:rFonts w:eastAsiaTheme="minorEastAsia"/>
          <w:lang w:eastAsia="ko-KR"/>
        </w:rPr>
      </w:pPr>
      <w:r>
        <w:t>ID: ANA</w:t>
      </w:r>
    </w:p>
    <w:p w14:paraId="5432B7E1" w14:textId="63BE5490" w:rsidR="007163BD" w:rsidRPr="007163BD" w:rsidRDefault="007163BD" w:rsidP="007D127A">
      <w:pPr>
        <w:spacing w:before="0"/>
        <w:rPr>
          <w:rFonts w:eastAsiaTheme="minorEastAsia"/>
          <w:lang w:eastAsia="ko-KR"/>
        </w:rPr>
      </w:pPr>
      <w:r>
        <w:t>Language: en (English)</w:t>
      </w:r>
    </w:p>
    <w:p w14:paraId="376E8B52" w14:textId="332CFF01" w:rsidR="006916E5" w:rsidRPr="00841212" w:rsidRDefault="003E0B96" w:rsidP="007D127A">
      <w:pPr>
        <w:spacing w:before="0"/>
        <w:rPr>
          <w:rFonts w:eastAsiaTheme="minorEastAsia"/>
          <w:lang w:eastAsia="ko-KR"/>
        </w:rPr>
      </w:pPr>
      <w:r>
        <w:t>Remarks</w:t>
      </w:r>
      <w:r w:rsidR="00B2121A">
        <w:rPr>
          <w:rFonts w:eastAsiaTheme="minorEastAsia" w:hint="eastAsia"/>
          <w:lang w:eastAsia="ko-KR"/>
        </w:rPr>
        <w:t>:</w:t>
      </w:r>
    </w:p>
    <w:p w14:paraId="26E3A913" w14:textId="77777777" w:rsidR="006916E5" w:rsidRDefault="003E0B96" w:rsidP="007D127A">
      <w:pPr>
        <w:spacing w:before="0"/>
      </w:pPr>
      <w:r>
        <w:t>File Name: ANA.xml</w:t>
      </w:r>
    </w:p>
    <w:p w14:paraId="06DA010B" w14:textId="77777777" w:rsidR="003E0B96" w:rsidRDefault="003E0B96" w:rsidP="007D127A">
      <w:pPr>
        <w:spacing w:before="0"/>
      </w:pPr>
      <w:r>
        <w:t>File Type: AreaFill</w:t>
      </w:r>
    </w:p>
    <w:p w14:paraId="7466ACE1" w14:textId="77777777" w:rsidR="003E0B96" w:rsidRDefault="003E0B96" w:rsidP="007D127A">
      <w:pPr>
        <w:spacing w:before="0"/>
      </w:pPr>
      <w:r>
        <w:t>File Format: XML</w:t>
      </w:r>
    </w:p>
    <w:p w14:paraId="6D433505" w14:textId="5519C5C0" w:rsidR="003E0B96" w:rsidRDefault="0068744B" w:rsidP="00DB6272">
      <w:pPr>
        <w:pStyle w:val="Annex-Heading3"/>
        <w:rPr>
          <w:rFonts w:ascii="Times New Roman" w:hAnsi="Times New Roman"/>
          <w:szCs w:val="24"/>
        </w:rPr>
      </w:pPr>
      <w:r>
        <w:rPr>
          <w:rFonts w:eastAsiaTheme="minorEastAsia" w:hint="eastAsia"/>
          <w:lang w:eastAsia="ko-KR"/>
        </w:rPr>
        <w:t>NNA</w:t>
      </w:r>
    </w:p>
    <w:p w14:paraId="4655F9C0" w14:textId="47BBC4A6" w:rsidR="006916E5" w:rsidRPr="00841212" w:rsidRDefault="003E0B96" w:rsidP="007D127A">
      <w:pPr>
        <w:spacing w:before="0"/>
        <w:rPr>
          <w:rFonts w:eastAsiaTheme="minorEastAsia"/>
          <w:lang w:eastAsia="ko-KR"/>
        </w:rPr>
      </w:pPr>
      <w:r>
        <w:t xml:space="preserve">Name: </w:t>
      </w:r>
      <w:r w:rsidR="0068744B">
        <w:rPr>
          <w:rFonts w:eastAsiaTheme="minorEastAsia" w:hint="eastAsia"/>
          <w:lang w:eastAsia="ko-KR"/>
        </w:rPr>
        <w:t>NNA</w:t>
      </w:r>
    </w:p>
    <w:p w14:paraId="6B5B1B2E" w14:textId="19195C6F" w:rsidR="003E0B96" w:rsidRPr="00841212" w:rsidRDefault="003E0B96" w:rsidP="007D127A">
      <w:pPr>
        <w:spacing w:before="0"/>
        <w:rPr>
          <w:rFonts w:eastAsiaTheme="minorEastAsia"/>
          <w:lang w:eastAsia="ko-KR"/>
        </w:rPr>
      </w:pPr>
      <w:r>
        <w:t>Description:</w:t>
      </w:r>
      <w:r w:rsidR="0068744B">
        <w:rPr>
          <w:rFonts w:eastAsiaTheme="minorEastAsia" w:hint="eastAsia"/>
          <w:lang w:eastAsia="ko-KR"/>
        </w:rPr>
        <w:t xml:space="preserve"> </w:t>
      </w:r>
      <w:r w:rsidR="0068744B" w:rsidRPr="0068744B">
        <w:rPr>
          <w:rFonts w:eastAsiaTheme="minorEastAsia"/>
          <w:lang w:eastAsia="ko-KR"/>
        </w:rPr>
        <w:t>Area fill for Under Keel Clearance Non Navigable Area</w:t>
      </w:r>
    </w:p>
    <w:p w14:paraId="212EAB26" w14:textId="0973F0C5" w:rsidR="006916E5" w:rsidRDefault="003E0B96" w:rsidP="007D127A">
      <w:pPr>
        <w:spacing w:before="0"/>
        <w:rPr>
          <w:rFonts w:eastAsiaTheme="minorEastAsia"/>
          <w:lang w:eastAsia="ko-KR"/>
        </w:rPr>
      </w:pPr>
      <w:r>
        <w:t xml:space="preserve">ID: </w:t>
      </w:r>
      <w:r w:rsidR="0068744B">
        <w:rPr>
          <w:rFonts w:eastAsiaTheme="minorEastAsia" w:hint="eastAsia"/>
          <w:lang w:eastAsia="ko-KR"/>
        </w:rPr>
        <w:t>N</w:t>
      </w:r>
      <w:r w:rsidR="0068744B">
        <w:t>NA</w:t>
      </w:r>
    </w:p>
    <w:p w14:paraId="54AB42C7" w14:textId="492DBE8F" w:rsidR="007163BD" w:rsidRPr="00841212" w:rsidRDefault="007163BD" w:rsidP="007D127A">
      <w:pPr>
        <w:spacing w:before="0"/>
        <w:rPr>
          <w:rFonts w:eastAsiaTheme="minorEastAsia"/>
          <w:lang w:eastAsia="ko-KR"/>
        </w:rPr>
      </w:pPr>
      <w:r>
        <w:t>Language: en (English)</w:t>
      </w:r>
    </w:p>
    <w:p w14:paraId="166898F7" w14:textId="77777777" w:rsidR="006916E5" w:rsidRDefault="003E0B96" w:rsidP="007D127A">
      <w:pPr>
        <w:spacing w:before="0"/>
      </w:pPr>
      <w:r>
        <w:t>Remarks:</w:t>
      </w:r>
    </w:p>
    <w:p w14:paraId="45C0EC22" w14:textId="77777777" w:rsidR="006916E5" w:rsidRDefault="003E0B96" w:rsidP="007D127A">
      <w:pPr>
        <w:spacing w:before="0"/>
      </w:pPr>
      <w:r>
        <w:t>File Name: NNA.xml</w:t>
      </w:r>
    </w:p>
    <w:p w14:paraId="152FBB3B" w14:textId="77777777" w:rsidR="003E0B96" w:rsidRDefault="003E0B96" w:rsidP="007D127A">
      <w:pPr>
        <w:spacing w:before="0"/>
      </w:pPr>
      <w:r>
        <w:t>File Type: AreaFill</w:t>
      </w:r>
    </w:p>
    <w:p w14:paraId="632E88F8" w14:textId="77777777" w:rsidR="003E0B96" w:rsidRDefault="003E0B96" w:rsidP="007D127A">
      <w:pPr>
        <w:spacing w:before="0"/>
      </w:pPr>
      <w:r>
        <w:t>File Format: XML</w:t>
      </w:r>
    </w:p>
    <w:p w14:paraId="0B497753" w14:textId="7E95BDD2" w:rsidR="003E0B96" w:rsidRDefault="003E0B96" w:rsidP="00B3435A">
      <w:pPr>
        <w:pStyle w:val="Annexheader-level2"/>
      </w:pPr>
      <w:r>
        <w:br w:type="page"/>
      </w:r>
      <w:bookmarkStart w:id="1352" w:name="_Toc527707431"/>
      <w:bookmarkStart w:id="1353" w:name="_Toc528589799"/>
      <w:bookmarkStart w:id="1354" w:name="_Toc516384"/>
      <w:bookmarkStart w:id="1355" w:name="_Toc127463900"/>
      <w:bookmarkStart w:id="1356" w:name="_Toc128125526"/>
      <w:bookmarkStart w:id="1357" w:name="_Toc141176308"/>
      <w:bookmarkStart w:id="1358" w:name="_Toc141176473"/>
      <w:bookmarkStart w:id="1359" w:name="_Toc141177105"/>
      <w:bookmarkStart w:id="1360" w:name="_Toc172898098"/>
      <w:r>
        <w:rPr>
          <w:rFonts w:hint="eastAsia"/>
        </w:rPr>
        <w:lastRenderedPageBreak/>
        <w:t>Fonts</w:t>
      </w:r>
      <w:bookmarkEnd w:id="1352"/>
      <w:bookmarkEnd w:id="1353"/>
      <w:bookmarkEnd w:id="1354"/>
      <w:bookmarkEnd w:id="1355"/>
      <w:bookmarkEnd w:id="1356"/>
      <w:bookmarkEnd w:id="1357"/>
      <w:bookmarkEnd w:id="1358"/>
      <w:bookmarkEnd w:id="1359"/>
      <w:bookmarkEnd w:id="1360"/>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1361" w:name="_Toc527707432"/>
      <w:bookmarkStart w:id="1362" w:name="_Toc528589800"/>
      <w:bookmarkStart w:id="1363" w:name="_Toc516385"/>
      <w:bookmarkStart w:id="1364" w:name="_Toc127463901"/>
      <w:bookmarkStart w:id="1365" w:name="_Toc128125527"/>
      <w:bookmarkStart w:id="1366" w:name="_Toc141176309"/>
      <w:bookmarkStart w:id="1367" w:name="_Toc141176474"/>
      <w:bookmarkStart w:id="1368" w:name="_Toc141177106"/>
      <w:bookmarkStart w:id="1369" w:name="_Toc172898099"/>
      <w:commentRangeStart w:id="1370"/>
      <w:r>
        <w:lastRenderedPageBreak/>
        <w:t>Viewing Group</w:t>
      </w:r>
      <w:bookmarkEnd w:id="1361"/>
      <w:bookmarkEnd w:id="1362"/>
      <w:bookmarkEnd w:id="1363"/>
      <w:bookmarkEnd w:id="1364"/>
      <w:bookmarkEnd w:id="1365"/>
      <w:bookmarkEnd w:id="1366"/>
      <w:bookmarkEnd w:id="1367"/>
      <w:bookmarkEnd w:id="1368"/>
      <w:bookmarkEnd w:id="1369"/>
      <w:commentRangeEnd w:id="1370"/>
      <w:r w:rsidR="00C24047">
        <w:rPr>
          <w:rStyle w:val="CommentReference"/>
          <w:rFonts w:cs="Times New Roman"/>
          <w:b w:val="0"/>
          <w:bCs w:val="0"/>
          <w:color w:val="auto"/>
          <w:szCs w:val="20"/>
        </w:rPr>
        <w:commentReference w:id="1370"/>
      </w:r>
    </w:p>
    <w:p w14:paraId="591FFC7F" w14:textId="7DB88FB6" w:rsidR="003C2556" w:rsidRPr="00841212" w:rsidRDefault="003C2556" w:rsidP="003C2556">
      <w:pPr>
        <w:pStyle w:val="Annex-Heading3"/>
      </w:pPr>
      <w:r>
        <w:rPr>
          <w:rFonts w:eastAsiaTheme="minorEastAsia" w:hint="eastAsia"/>
          <w:lang w:eastAsia="ko-KR"/>
        </w:rPr>
        <w:t>UKCViewingGroup</w:t>
      </w:r>
    </w:p>
    <w:p w14:paraId="7CFE902C" w14:textId="51CB9DC7" w:rsidR="000B128A" w:rsidRPr="00FF24A0" w:rsidRDefault="000B128A" w:rsidP="00841212">
      <w:pPr>
        <w:rPr>
          <w:rFonts w:eastAsiaTheme="minorEastAsia"/>
          <w:lang w:eastAsia="ko-KR"/>
        </w:rPr>
      </w:pPr>
      <w:r>
        <w:t xml:space="preserve">Name: </w:t>
      </w:r>
    </w:p>
    <w:p w14:paraId="4CEDDE85" w14:textId="482B2771" w:rsidR="000B128A" w:rsidRDefault="000B128A" w:rsidP="000B128A">
      <w:pPr>
        <w:rPr>
          <w:rFonts w:eastAsiaTheme="minorEastAsia"/>
          <w:lang w:eastAsia="ko-KR"/>
        </w:rPr>
      </w:pPr>
      <w:r>
        <w:t>Description:</w:t>
      </w:r>
      <w:r>
        <w:rPr>
          <w:rFonts w:eastAsiaTheme="minorEastAsia" w:hint="eastAsia"/>
          <w:lang w:eastAsia="ko-KR"/>
        </w:rPr>
        <w:t xml:space="preserve"> </w:t>
      </w:r>
    </w:p>
    <w:p w14:paraId="03849799" w14:textId="363C653D" w:rsidR="0009187F" w:rsidRPr="00FF24A0" w:rsidRDefault="0009187F" w:rsidP="00841212">
      <w:pPr>
        <w:rPr>
          <w:rFonts w:eastAsiaTheme="minorEastAsia"/>
          <w:lang w:eastAsia="ko-KR"/>
        </w:rPr>
      </w:pPr>
      <w:r>
        <w:rPr>
          <w:rFonts w:eastAsiaTheme="minorEastAsia" w:hint="eastAsia"/>
          <w:lang w:eastAsia="ko-KR"/>
        </w:rPr>
        <w:t xml:space="preserve">ID: </w:t>
      </w:r>
      <w:r w:rsidRPr="0009187F">
        <w:rPr>
          <w:rFonts w:eastAsiaTheme="minorEastAsia"/>
          <w:lang w:eastAsia="ko-KR"/>
        </w:rPr>
        <w:t>UKCViewingGroup</w:t>
      </w:r>
    </w:p>
    <w:p w14:paraId="7B65AE67" w14:textId="77777777" w:rsidR="000B128A" w:rsidRPr="00FF24A0" w:rsidRDefault="000B128A" w:rsidP="00841212">
      <w:pPr>
        <w:rPr>
          <w:rFonts w:eastAsiaTheme="minorEastAsia"/>
          <w:lang w:eastAsia="ko-KR"/>
        </w:rPr>
      </w:pPr>
      <w:r>
        <w:t>Language: en (English)</w:t>
      </w:r>
    </w:p>
    <w:p w14:paraId="35850E3E" w14:textId="77777777" w:rsidR="003C2556" w:rsidRDefault="003C2556" w:rsidP="00841212">
      <w:pPr>
        <w:rPr>
          <w:rFonts w:eastAsiaTheme="minorEastAsia"/>
        </w:rPr>
      </w:pP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1371" w:name="_Toc527707433"/>
      <w:bookmarkStart w:id="1372" w:name="_Toc528589801"/>
      <w:bookmarkStart w:id="1373" w:name="_Toc516386"/>
      <w:bookmarkStart w:id="1374" w:name="_Toc127463902"/>
      <w:bookmarkStart w:id="1375" w:name="_Toc128125528"/>
      <w:bookmarkStart w:id="1376" w:name="_Toc141176310"/>
      <w:bookmarkStart w:id="1377" w:name="_Toc141176475"/>
      <w:bookmarkStart w:id="1378" w:name="_Toc141177107"/>
      <w:bookmarkStart w:id="1379" w:name="_Toc172898100"/>
      <w:r>
        <w:rPr>
          <w:rFonts w:hint="eastAsia"/>
        </w:rPr>
        <w:lastRenderedPageBreak/>
        <w:t>Rules</w:t>
      </w:r>
      <w:bookmarkEnd w:id="1371"/>
      <w:bookmarkEnd w:id="1372"/>
      <w:bookmarkEnd w:id="1373"/>
      <w:bookmarkEnd w:id="1374"/>
      <w:bookmarkEnd w:id="1375"/>
      <w:bookmarkEnd w:id="1376"/>
      <w:bookmarkEnd w:id="1377"/>
      <w:bookmarkEnd w:id="1378"/>
      <w:bookmarkEnd w:id="1379"/>
    </w:p>
    <w:p w14:paraId="3F137553" w14:textId="52E75319" w:rsidR="003E0B96" w:rsidRDefault="003E0B96" w:rsidP="00331C2F">
      <w:pPr>
        <w:pStyle w:val="Annex-Heading3"/>
        <w:rPr>
          <w:rFonts w:ascii="Times New Roman" w:hAnsi="Times New Roman"/>
          <w:szCs w:val="24"/>
        </w:rPr>
      </w:pPr>
      <w:bookmarkStart w:id="1380" w:name="_Toc527707434"/>
      <w:bookmarkStart w:id="1381" w:name="_Toc528589802"/>
      <w:r>
        <w:t>Main</w:t>
      </w:r>
      <w:bookmarkEnd w:id="1380"/>
      <w:bookmarkEnd w:id="1381"/>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1382" w:name="_Toc527707435"/>
      <w:bookmarkStart w:id="1383" w:name="_Toc528589803"/>
      <w:r>
        <w:t>Control Point</w:t>
      </w:r>
      <w:bookmarkEnd w:id="1382"/>
      <w:bookmarkEnd w:id="1383"/>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1384" w:name="_Toc527707436"/>
      <w:bookmarkStart w:id="1385" w:name="_Toc528589804"/>
      <w:r>
        <w:t>Information Box</w:t>
      </w:r>
      <w:bookmarkEnd w:id="1384"/>
      <w:bookmarkEnd w:id="1385"/>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1386" w:name="_Toc527707437"/>
      <w:bookmarkStart w:id="1387" w:name="_Toc528589805"/>
      <w:r>
        <w:t xml:space="preserve">Almost </w:t>
      </w:r>
      <w:r w:rsidR="00C92FE4">
        <w:t>Non</w:t>
      </w:r>
      <w:r w:rsidR="002E5829">
        <w:rPr>
          <w:rFonts w:eastAsiaTheme="minorEastAsia" w:hint="eastAsia"/>
          <w:lang w:eastAsia="ko-KR"/>
        </w:rPr>
        <w:t xml:space="preserve"> </w:t>
      </w:r>
      <w:r>
        <w:t>Navigable Area</w:t>
      </w:r>
      <w:bookmarkEnd w:id="1386"/>
      <w:bookmarkEnd w:id="1387"/>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1388" w:name="_Toc527707438"/>
      <w:bookmarkStart w:id="1389" w:name="_Toc528589806"/>
      <w:r>
        <w:t>Non</w:t>
      </w:r>
      <w:r w:rsidR="002E5829">
        <w:rPr>
          <w:rFonts w:eastAsiaTheme="minorEastAsia" w:hint="eastAsia"/>
          <w:lang w:eastAsia="ko-KR"/>
        </w:rPr>
        <w:t xml:space="preserve"> </w:t>
      </w:r>
      <w:r>
        <w:t>Navigable Area</w:t>
      </w:r>
      <w:bookmarkEnd w:id="1388"/>
      <w:bookmarkEnd w:id="1389"/>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1390" w:name="_Toc127463903"/>
      <w:bookmarkStart w:id="1391" w:name="_Toc128125529"/>
      <w:bookmarkStart w:id="1392" w:name="_Toc141176311"/>
      <w:bookmarkStart w:id="1393" w:name="_Toc141176476"/>
      <w:bookmarkStart w:id="1394" w:name="_Toc141177108"/>
      <w:bookmarkStart w:id="1395" w:name="_Toc172898101"/>
      <w:r>
        <w:lastRenderedPageBreak/>
        <w:t xml:space="preserve">Data </w:t>
      </w:r>
      <w:r w:rsidR="002F4516" w:rsidRPr="00D129DC">
        <w:t>Validation Checks</w:t>
      </w:r>
      <w:bookmarkEnd w:id="1390"/>
      <w:bookmarkEnd w:id="1391"/>
      <w:bookmarkEnd w:id="1392"/>
      <w:bookmarkEnd w:id="1393"/>
      <w:bookmarkEnd w:id="1394"/>
      <w:bookmarkEnd w:id="1395"/>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85"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1396" w:name="_Toc127463904"/>
      <w:bookmarkStart w:id="1397" w:name="_Toc128125530"/>
      <w:bookmarkStart w:id="1398" w:name="_Toc141176312"/>
      <w:bookmarkStart w:id="1399" w:name="_Toc141176477"/>
      <w:bookmarkStart w:id="1400" w:name="_Toc141177109"/>
      <w:bookmarkStart w:id="1401" w:name="_Toc172898102"/>
      <w:r>
        <w:lastRenderedPageBreak/>
        <w:t>Geometry</w:t>
      </w:r>
      <w:bookmarkEnd w:id="1396"/>
      <w:bookmarkEnd w:id="1397"/>
      <w:bookmarkEnd w:id="1398"/>
      <w:bookmarkEnd w:id="1399"/>
      <w:bookmarkEnd w:id="1400"/>
      <w:bookmarkEnd w:id="1401"/>
    </w:p>
    <w:p w14:paraId="6EE95239" w14:textId="4C9E6286" w:rsidR="003E0B96" w:rsidRPr="0069011F" w:rsidRDefault="002464F7" w:rsidP="00B3435A">
      <w:pPr>
        <w:pStyle w:val="Annexheader-level2"/>
      </w:pPr>
      <w:bookmarkStart w:id="1402" w:name="_Toc516389"/>
      <w:bookmarkStart w:id="1403" w:name="_Toc127463905"/>
      <w:bookmarkStart w:id="1404" w:name="_Toc128125531"/>
      <w:bookmarkStart w:id="1405" w:name="_Toc141176313"/>
      <w:bookmarkStart w:id="1406" w:name="_Toc141176478"/>
      <w:bookmarkStart w:id="1407" w:name="_Toc141177110"/>
      <w:bookmarkStart w:id="1408" w:name="_Toc172898103"/>
      <w:r>
        <w:t>Introduction</w:t>
      </w:r>
      <w:bookmarkEnd w:id="1402"/>
      <w:bookmarkEnd w:id="1403"/>
      <w:bookmarkEnd w:id="1404"/>
      <w:bookmarkEnd w:id="1405"/>
      <w:bookmarkEnd w:id="1406"/>
      <w:bookmarkEnd w:id="1407"/>
      <w:bookmarkEnd w:id="1408"/>
    </w:p>
    <w:p w14:paraId="08044A7F" w14:textId="104D626F" w:rsidR="003E0B96" w:rsidRDefault="003E0B96" w:rsidP="00D41B9A">
      <w:pPr>
        <w:pStyle w:val="Annex-Heading3"/>
      </w:pPr>
      <w:bookmarkStart w:id="1409" w:name="_Toc528589814"/>
      <w:r w:rsidRPr="000A7861">
        <w:t>ISO 19125-1:2004</w:t>
      </w:r>
      <w:r>
        <w:t xml:space="preserve"> geometry</w:t>
      </w:r>
      <w:bookmarkEnd w:id="1409"/>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1410" w:name="_Toc516390"/>
      <w:bookmarkStart w:id="1411" w:name="_Toc127463906"/>
      <w:bookmarkStart w:id="1412" w:name="_Toc128125532"/>
      <w:bookmarkStart w:id="1413" w:name="_Toc141176314"/>
      <w:bookmarkStart w:id="1414" w:name="_Toc141176479"/>
      <w:bookmarkStart w:id="1415" w:name="_Toc141177111"/>
      <w:bookmarkStart w:id="1416" w:name="_Toc172898104"/>
      <w:r>
        <w:t>Geometric Operator Definitions</w:t>
      </w:r>
      <w:bookmarkEnd w:id="1410"/>
      <w:bookmarkEnd w:id="1411"/>
      <w:bookmarkEnd w:id="1412"/>
      <w:bookmarkEnd w:id="1413"/>
      <w:bookmarkEnd w:id="1414"/>
      <w:bookmarkEnd w:id="1415"/>
      <w:bookmarkEnd w:id="1416"/>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7777777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1417" w:name="_Toc516391"/>
      <w:r w:rsidR="00683BAD" w:rsidRPr="00683BAD">
        <w:rPr>
          <w:snapToGrid w:val="0"/>
        </w:rPr>
        <w:t xml:space="preserve">F.3 </w:t>
      </w:r>
      <w:r w:rsidRPr="00683BAD">
        <w:rPr>
          <w:snapToGrid w:val="0"/>
        </w:rPr>
        <w:t>Bibliography</w:t>
      </w:r>
      <w:bookmarkEnd w:id="1417"/>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95"/>
      <w:headerReference w:type="default" r:id="rId96"/>
      <w:footerReference w:type="even" r:id="rId97"/>
      <w:footerReference w:type="default" r:id="rId98"/>
      <w:headerReference w:type="first" r:id="rId99"/>
      <w:footerReference w:type="first" r:id="rId100"/>
      <w:pgSz w:w="11906" w:h="16838"/>
      <w:pgMar w:top="1134" w:right="1418" w:bottom="1418" w:left="1418" w:header="709" w:footer="788"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4" w:author="Jason Rhee" w:date="2024-08-23T10:27:00Z" w:initials="JR">
    <w:p w14:paraId="4475D61C" w14:textId="77777777" w:rsidR="00B121B9" w:rsidRDefault="00B121B9" w:rsidP="00B121B9">
      <w:pPr>
        <w:pStyle w:val="CommentText"/>
        <w:jc w:val="left"/>
      </w:pPr>
      <w:r>
        <w:rPr>
          <w:rStyle w:val="CommentReference"/>
        </w:rPr>
        <w:annotationRef/>
      </w:r>
      <w:r>
        <w:t>Needs updating</w:t>
      </w:r>
    </w:p>
  </w:comment>
  <w:comment w:id="852" w:author="Jason Rhee" w:date="2024-08-26T13:07:00Z" w:initials="JR">
    <w:p w14:paraId="2011D9F5" w14:textId="77777777" w:rsidR="00B77DCE" w:rsidRDefault="00B77DCE" w:rsidP="00B77DCE">
      <w:pPr>
        <w:pStyle w:val="CommentText"/>
        <w:jc w:val="left"/>
      </w:pPr>
      <w:r>
        <w:rPr>
          <w:rStyle w:val="CommentReference"/>
        </w:rPr>
        <w:annotationRef/>
      </w:r>
      <w:r>
        <w:t>Need diagram here</w:t>
      </w:r>
    </w:p>
  </w:comment>
  <w:comment w:id="892" w:author="Jason Rhee" w:date="2024-08-26T12:47:00Z" w:initials="JR">
    <w:p w14:paraId="1914A595" w14:textId="5E5634C8" w:rsidR="005F1F51" w:rsidRDefault="005F1F51" w:rsidP="005F1F51">
      <w:pPr>
        <w:pStyle w:val="CommentText"/>
        <w:jc w:val="left"/>
      </w:pPr>
      <w:r>
        <w:rPr>
          <w:rStyle w:val="CommentReference"/>
        </w:rPr>
        <w:annotationRef/>
      </w:r>
      <w:r>
        <w:t>Needs updating to replace “name” with “featureName”</w:t>
      </w:r>
    </w:p>
  </w:comment>
  <w:comment w:id="937" w:author="Jason Rhee" w:date="2024-08-26T12:49:00Z" w:initials="JR">
    <w:p w14:paraId="3EDB9469" w14:textId="77777777" w:rsidR="002E0906" w:rsidRDefault="002E0906" w:rsidP="002E0906">
      <w:pPr>
        <w:pStyle w:val="CommentText"/>
        <w:jc w:val="left"/>
      </w:pPr>
      <w:r>
        <w:rPr>
          <w:rStyle w:val="CommentReference"/>
        </w:rPr>
        <w:annotationRef/>
      </w:r>
      <w:r>
        <w:t>Need diagram here</w:t>
      </w:r>
    </w:p>
  </w:comment>
  <w:comment w:id="1351" w:author="Jason Rhee" w:date="2024-08-26T13:15:00Z" w:initials="JR">
    <w:p w14:paraId="5EAA95AC" w14:textId="77777777" w:rsidR="00C24047" w:rsidRDefault="00C24047" w:rsidP="00C24047">
      <w:pPr>
        <w:pStyle w:val="CommentText"/>
        <w:jc w:val="left"/>
      </w:pPr>
      <w:r>
        <w:rPr>
          <w:rStyle w:val="CommentReference"/>
        </w:rPr>
        <w:annotationRef/>
      </w:r>
      <w:r>
        <w:t>Probably need updating / removal</w:t>
      </w:r>
    </w:p>
  </w:comment>
  <w:comment w:id="1370" w:author="Jason Rhee" w:date="2024-08-26T13:15:00Z" w:initials="JR">
    <w:p w14:paraId="035F1CF2" w14:textId="225C8317" w:rsidR="00C24047" w:rsidRDefault="00C24047" w:rsidP="00C24047">
      <w:pPr>
        <w:pStyle w:val="CommentText"/>
        <w:jc w:val="left"/>
      </w:pPr>
      <w:r>
        <w:rPr>
          <w:rStyle w:val="CommentReference"/>
        </w:rPr>
        <w:annotationRef/>
      </w:r>
      <w:r>
        <w:t>Probably need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75D61C" w15:done="1"/>
  <w15:commentEx w15:paraId="2011D9F5" w15:done="1"/>
  <w15:commentEx w15:paraId="1914A595" w15:done="1"/>
  <w15:commentEx w15:paraId="3EDB9469" w15:done="1"/>
  <w15:commentEx w15:paraId="5EAA95AC" w15:done="0"/>
  <w15:commentEx w15:paraId="035F1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10576E" w16cex:dateUtc="2024-08-23T00:27:00Z"/>
  <w16cex:commentExtensible w16cex:durableId="14E3A0CB" w16cex:dateUtc="2024-08-26T03:07:00Z"/>
  <w16cex:commentExtensible w16cex:durableId="146B8B7D" w16cex:dateUtc="2024-08-26T02:47:00Z"/>
  <w16cex:commentExtensible w16cex:durableId="21226C9D" w16cex:dateUtc="2024-08-26T02:49:00Z"/>
  <w16cex:commentExtensible w16cex:durableId="743816B5" w16cex:dateUtc="2024-08-26T03:15:00Z"/>
  <w16cex:commentExtensible w16cex:durableId="11DE3095" w16cex:dateUtc="2024-08-26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75D61C" w16cid:durableId="2210576E"/>
  <w16cid:commentId w16cid:paraId="2011D9F5" w16cid:durableId="14E3A0CB"/>
  <w16cid:commentId w16cid:paraId="1914A595" w16cid:durableId="146B8B7D"/>
  <w16cid:commentId w16cid:paraId="3EDB9469" w16cid:durableId="21226C9D"/>
  <w16cid:commentId w16cid:paraId="5EAA95AC" w16cid:durableId="743816B5"/>
  <w16cid:commentId w16cid:paraId="035F1CF2" w16cid:durableId="11DE30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7BC1C" w14:textId="77777777" w:rsidR="00C12CB0" w:rsidRDefault="00C12CB0">
      <w:r>
        <w:separator/>
      </w:r>
    </w:p>
  </w:endnote>
  <w:endnote w:type="continuationSeparator" w:id="0">
    <w:p w14:paraId="1CA0F67C" w14:textId="77777777" w:rsidR="00C12CB0" w:rsidRDefault="00C1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02CEE177" w:rsidR="00997DC0" w:rsidRPr="00AB4346" w:rsidRDefault="00997DC0" w:rsidP="00AB4346">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DF7643">
      <w:rPr>
        <w:rFonts w:eastAsiaTheme="minorEastAsia" w:cs="Arial" w:hint="eastAsia"/>
        <w:sz w:val="16"/>
        <w:lang w:eastAsia="ko-KR"/>
      </w:rPr>
      <w:t>July 2024</w:t>
    </w:r>
    <w:r w:rsidRPr="007F6DC7">
      <w:rPr>
        <w:rFonts w:cs="Arial"/>
        <w:sz w:val="16"/>
      </w:rPr>
      <w:tab/>
    </w:r>
    <w:r w:rsidR="008F108C">
      <w:rPr>
        <w:rFonts w:cs="Arial"/>
        <w:sz w:val="16"/>
      </w:rPr>
      <w:t>Edition 1.2.0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725D38F0" w:rsidR="00997DC0" w:rsidRPr="000B6A0F" w:rsidRDefault="00997DC0" w:rsidP="000B6A0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05718C0B" w:rsidR="00997DC0" w:rsidRPr="009D72AB" w:rsidRDefault="00997DC0" w:rsidP="009D72A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0C4F38A7" w:rsidR="00997DC0" w:rsidRPr="00AB4346" w:rsidRDefault="00997DC0" w:rsidP="00AF15D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13961E22"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03B034EF"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6DC5C9C3" w:rsidR="00997DC0" w:rsidRPr="00634884" w:rsidRDefault="00997DC0" w:rsidP="00634884">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53DD1A4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ED5BE" w14:textId="77777777" w:rsidR="00C12CB0" w:rsidRDefault="00C12CB0">
      <w:r>
        <w:separator/>
      </w:r>
    </w:p>
  </w:footnote>
  <w:footnote w:type="continuationSeparator" w:id="0">
    <w:p w14:paraId="2647E533" w14:textId="77777777" w:rsidR="00C12CB0" w:rsidRDefault="00C12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0B6A0F">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A2262">
    <w:pPr>
      <w:tabs>
        <w:tab w:val="center" w:pos="6946"/>
        <w:tab w:val="right" w:pos="13750"/>
      </w:tabs>
      <w:spacing w:after="0"/>
      <w:ind w:right="360" w:firstLine="360"/>
      <w:jc w:val="right"/>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634884">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989"/>
    <w:rsid w:val="000049AF"/>
    <w:rsid w:val="00004B50"/>
    <w:rsid w:val="000052AD"/>
    <w:rsid w:val="000052BD"/>
    <w:rsid w:val="0000728E"/>
    <w:rsid w:val="0001166A"/>
    <w:rsid w:val="0001207C"/>
    <w:rsid w:val="00014234"/>
    <w:rsid w:val="000148EB"/>
    <w:rsid w:val="000158F8"/>
    <w:rsid w:val="00016BA6"/>
    <w:rsid w:val="00017F0D"/>
    <w:rsid w:val="00020699"/>
    <w:rsid w:val="00021149"/>
    <w:rsid w:val="00021383"/>
    <w:rsid w:val="0002185C"/>
    <w:rsid w:val="00021A3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87F"/>
    <w:rsid w:val="00091D11"/>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71D5"/>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1112"/>
    <w:rsid w:val="004C1657"/>
    <w:rsid w:val="004C175E"/>
    <w:rsid w:val="004C1E25"/>
    <w:rsid w:val="004C2C3C"/>
    <w:rsid w:val="004C3429"/>
    <w:rsid w:val="004C398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6258"/>
    <w:rsid w:val="005770C2"/>
    <w:rsid w:val="005772BA"/>
    <w:rsid w:val="005774E3"/>
    <w:rsid w:val="005778DB"/>
    <w:rsid w:val="00580D6D"/>
    <w:rsid w:val="005812CE"/>
    <w:rsid w:val="00581A41"/>
    <w:rsid w:val="00581AE1"/>
    <w:rsid w:val="00581D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ABF"/>
    <w:rsid w:val="005E62F8"/>
    <w:rsid w:val="005E6D36"/>
    <w:rsid w:val="005E6D54"/>
    <w:rsid w:val="005F0237"/>
    <w:rsid w:val="005F0964"/>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BF7"/>
    <w:rsid w:val="0089533D"/>
    <w:rsid w:val="008962A3"/>
    <w:rsid w:val="0089686B"/>
    <w:rsid w:val="0089691C"/>
    <w:rsid w:val="00897736"/>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2D0D"/>
    <w:rsid w:val="00A63D71"/>
    <w:rsid w:val="00A64803"/>
    <w:rsid w:val="00A64A96"/>
    <w:rsid w:val="00A64F3F"/>
    <w:rsid w:val="00A650D4"/>
    <w:rsid w:val="00A65BFF"/>
    <w:rsid w:val="00A65DB1"/>
    <w:rsid w:val="00A66C78"/>
    <w:rsid w:val="00A66F25"/>
    <w:rsid w:val="00A6740A"/>
    <w:rsid w:val="00A67E04"/>
    <w:rsid w:val="00A67EAC"/>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59C"/>
    <w:rsid w:val="00AE4687"/>
    <w:rsid w:val="00AE47AC"/>
    <w:rsid w:val="00AE47E5"/>
    <w:rsid w:val="00AE4A6F"/>
    <w:rsid w:val="00AE4B5B"/>
    <w:rsid w:val="00AE4BAC"/>
    <w:rsid w:val="00AE52AA"/>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44B0"/>
    <w:rsid w:val="00B857D3"/>
    <w:rsid w:val="00B85CE6"/>
    <w:rsid w:val="00B8612C"/>
    <w:rsid w:val="00B862A2"/>
    <w:rsid w:val="00B86481"/>
    <w:rsid w:val="00B86BA9"/>
    <w:rsid w:val="00B86DF9"/>
    <w:rsid w:val="00B87784"/>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766"/>
    <w:rsid w:val="00BE08D0"/>
    <w:rsid w:val="00BE13D6"/>
    <w:rsid w:val="00BE24F6"/>
    <w:rsid w:val="00BE2C8F"/>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109A7"/>
    <w:rsid w:val="00C118B9"/>
    <w:rsid w:val="00C12808"/>
    <w:rsid w:val="00C12CA0"/>
    <w:rsid w:val="00C12CB0"/>
    <w:rsid w:val="00C131D2"/>
    <w:rsid w:val="00C13555"/>
    <w:rsid w:val="00C13B4C"/>
    <w:rsid w:val="00C13C44"/>
    <w:rsid w:val="00C146B1"/>
    <w:rsid w:val="00C14F9E"/>
    <w:rsid w:val="00C153E1"/>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13F"/>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CC9"/>
    <w:rsid w:val="00DA4655"/>
    <w:rsid w:val="00DA4B97"/>
    <w:rsid w:val="00DA53FD"/>
    <w:rsid w:val="00DA582A"/>
    <w:rsid w:val="00DA60A6"/>
    <w:rsid w:val="00DA7867"/>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E48"/>
    <w:rsid w:val="00E14676"/>
    <w:rsid w:val="00E14AC8"/>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6261"/>
    <w:rsid w:val="00E36E63"/>
    <w:rsid w:val="00E3702A"/>
    <w:rsid w:val="00E3704E"/>
    <w:rsid w:val="00E37320"/>
    <w:rsid w:val="00E3743E"/>
    <w:rsid w:val="00E4047D"/>
    <w:rsid w:val="00E41D39"/>
    <w:rsid w:val="00E42944"/>
    <w:rsid w:val="00E429E8"/>
    <w:rsid w:val="00E4324C"/>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CED"/>
    <w:rsid w:val="00EB0CD9"/>
    <w:rsid w:val="00EB1648"/>
    <w:rsid w:val="00EB1A29"/>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489"/>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997"/>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5.emf"/><Relationship Id="rId47" Type="http://schemas.openxmlformats.org/officeDocument/2006/relationships/footer" Target="footer7.xm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35.jpeg"/><Relationship Id="rId89"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7.png"/><Relationship Id="rId32" Type="http://schemas.microsoft.com/office/2011/relationships/commentsExtended" Target="commentsExtended.xml"/><Relationship Id="rId37" Type="http://schemas.openxmlformats.org/officeDocument/2006/relationships/hyperlink" Target="http://www.epsg-registry.org/" TargetMode="External"/><Relationship Id="rId40" Type="http://schemas.openxmlformats.org/officeDocument/2006/relationships/image" Target="media/image13.jpeg"/><Relationship Id="rId45" Type="http://schemas.openxmlformats.org/officeDocument/2006/relationships/header" Target="header5.xml"/><Relationship Id="rId53" Type="http://schemas.openxmlformats.org/officeDocument/2006/relationships/hyperlink" Target="http://www.iho.int/S124/gml/cs0/0.1" TargetMode="External"/><Relationship Id="rId58" Type="http://schemas.openxmlformats.org/officeDocument/2006/relationships/hyperlink" Target="http://www.iho.int/S124/gml/cs0/0.1" TargetMode="External"/><Relationship Id="rId66" Type="http://schemas.openxmlformats.org/officeDocument/2006/relationships/image" Target="media/image25.jpeg"/><Relationship Id="rId74" Type="http://schemas.openxmlformats.org/officeDocument/2006/relationships/hyperlink" Target="http://www.iho.int/S124/gml/cs0/0.1" TargetMode="External"/><Relationship Id="rId79" Type="http://schemas.openxmlformats.org/officeDocument/2006/relationships/image" Target="media/image32.jpeg"/><Relationship Id="rId87" Type="http://schemas.openxmlformats.org/officeDocument/2006/relationships/image" Target="media/image37.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3.jpeg"/><Relationship Id="rId82" Type="http://schemas.openxmlformats.org/officeDocument/2006/relationships/image" Target="media/image34.png"/><Relationship Id="rId90" Type="http://schemas.openxmlformats.org/officeDocument/2006/relationships/image" Target="media/image40.png"/><Relationship Id="rId95" Type="http://schemas.openxmlformats.org/officeDocument/2006/relationships/header" Target="header6.xm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yperlink" Target="http://www.iho.int/S124/gml/cs0/0.1" TargetMode="External"/><Relationship Id="rId56" Type="http://schemas.openxmlformats.org/officeDocument/2006/relationships/image" Target="media/image20.png"/><Relationship Id="rId64" Type="http://schemas.openxmlformats.org/officeDocument/2006/relationships/hyperlink" Target="http://www.iho.int/S124/gml/cs0/0.1" TargetMode="External"/><Relationship Id="rId69" Type="http://schemas.openxmlformats.org/officeDocument/2006/relationships/image" Target="media/image27.jpeg"/><Relationship Id="rId77" Type="http://schemas.openxmlformats.org/officeDocument/2006/relationships/image" Target="media/image31.png"/><Relationship Id="rId100"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hyperlink" Target="http://www.iho.int/S124/gml/cs0/0.1" TargetMode="External"/><Relationship Id="rId72" Type="http://schemas.openxmlformats.org/officeDocument/2006/relationships/hyperlink" Target="http://www.iho.int/S124/gml/cs0/0.1" TargetMode="External"/><Relationship Id="rId80" Type="http://schemas.openxmlformats.org/officeDocument/2006/relationships/image" Target="media/image33.jpeg"/><Relationship Id="rId85" Type="http://schemas.openxmlformats.org/officeDocument/2006/relationships/hyperlink" Target="http://www.iho.int" TargetMode="External"/><Relationship Id="rId93" Type="http://schemas.openxmlformats.org/officeDocument/2006/relationships/image" Target="media/image43.png"/><Relationship Id="rId98"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microsoft.com/office/2016/09/relationships/commentsIds" Target="commentsIds.xml"/><Relationship Id="rId38" Type="http://schemas.openxmlformats.org/officeDocument/2006/relationships/hyperlink" Target="http://www.iogp.org" TargetMode="External"/><Relationship Id="rId46" Type="http://schemas.openxmlformats.org/officeDocument/2006/relationships/footer" Target="footer6.xml"/><Relationship Id="rId59" Type="http://schemas.openxmlformats.org/officeDocument/2006/relationships/image" Target="media/image22.jpeg"/><Relationship Id="rId67" Type="http://schemas.openxmlformats.org/officeDocument/2006/relationships/hyperlink" Target="http://www.iho.int/S124/gml/cs0/0.1" TargetMode="External"/><Relationship Id="rId103"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hyperlink" Target="http://www.iho.int/S124/gml/cs0/0.1" TargetMode="External"/><Relationship Id="rId70" Type="http://schemas.openxmlformats.org/officeDocument/2006/relationships/hyperlink" Target="http://www.iho.int/S124/gml/cs0/0.1" TargetMode="External"/><Relationship Id="rId75" Type="http://schemas.openxmlformats.org/officeDocument/2006/relationships/image" Target="media/image30.png"/><Relationship Id="rId83" Type="http://schemas.openxmlformats.org/officeDocument/2006/relationships/hyperlink" Target="http://www.iho.int/S124/gml/cs0/0.1" TargetMode="External"/><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image" Target="media/image12.png"/><Relationship Id="rId49" Type="http://schemas.openxmlformats.org/officeDocument/2006/relationships/hyperlink" Target="http://www.iho.int/S124/gml/cs0/0.1" TargetMode="External"/><Relationship Id="rId57" Type="http://schemas.openxmlformats.org/officeDocument/2006/relationships/image" Target="media/image21.jpeg"/><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header" Target="header4.xml"/><Relationship Id="rId52" Type="http://schemas.openxmlformats.org/officeDocument/2006/relationships/image" Target="media/image18.png"/><Relationship Id="rId60" Type="http://schemas.openxmlformats.org/officeDocument/2006/relationships/hyperlink" Target="http://www.iho.int/S124/gml/cs0/0.1" TargetMode="External"/><Relationship Id="rId65" Type="http://schemas.openxmlformats.org/officeDocument/2006/relationships/hyperlink" Target="http://www.iho.int/S124/gml/cs0/0.1" TargetMode="External"/><Relationship Id="rId73" Type="http://schemas.openxmlformats.org/officeDocument/2006/relationships/image" Target="media/image29.jpeg"/><Relationship Id="rId78" Type="http://schemas.openxmlformats.org/officeDocument/2006/relationships/hyperlink" Target="http://www.iho.int/S124/gml/cs0/0.1" TargetMode="External"/><Relationship Id="rId81" Type="http://schemas.openxmlformats.org/officeDocument/2006/relationships/hyperlink" Target="http://www.iho.int/S124/gml/cs0/0.1" TargetMode="External"/><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eader" Target="header8.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s://epsg.org/" TargetMode="External"/><Relationship Id="rId34" Type="http://schemas.microsoft.com/office/2018/08/relationships/commentsExtensible" Target="commentsExtensible.xml"/><Relationship Id="rId50" Type="http://schemas.openxmlformats.org/officeDocument/2006/relationships/image" Target="media/image17.png"/><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122</Pages>
  <Words>22469</Words>
  <Characters>128077</Characters>
  <Application>Microsoft Office Word</Application>
  <DocSecurity>0</DocSecurity>
  <Lines>1067</Lines>
  <Paragraphs>300</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150246</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710</cp:revision>
  <cp:lastPrinted>2024-02-27T09:27:00Z</cp:lastPrinted>
  <dcterms:created xsi:type="dcterms:W3CDTF">2024-02-27T08:59:00Z</dcterms:created>
  <dcterms:modified xsi:type="dcterms:W3CDTF">2024-08-28T05:18:00Z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