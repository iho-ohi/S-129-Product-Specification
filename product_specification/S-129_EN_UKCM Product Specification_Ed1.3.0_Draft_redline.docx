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4"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5"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6"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7"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8"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9"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6FAF7E83"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5"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del w:id="6" w:author="Jeff Wootton" w:date="2024-09-09T11:13:00Z" w16du:dateUtc="2024-09-09T09:13:00Z">
              <w:r w:rsidR="00F05598" w:rsidRPr="002F4B80" w:rsidDel="00FF2727">
                <w:rPr>
                  <w:rFonts w:ascii="Helvetica" w:hAnsi="Helvetica"/>
                  <w:sz w:val="22"/>
                  <w:szCs w:val="22"/>
                </w:rPr>
                <w:delText>20</w:delText>
              </w:r>
              <w:r w:rsidR="00F05598" w:rsidDel="00FF2727">
                <w:rPr>
                  <w:rFonts w:ascii="Helvetica" w:hAnsi="Helvetica"/>
                  <w:sz w:val="22"/>
                  <w:szCs w:val="22"/>
                </w:rPr>
                <w:delText>23</w:delText>
              </w:r>
            </w:del>
            <w:ins w:id="7" w:author="Jeff Wootton" w:date="2024-09-09T11:13:00Z" w16du:dateUtc="2024-09-09T09:13:00Z">
              <w:r w:rsidR="00FF2727" w:rsidRPr="002F4B80">
                <w:rPr>
                  <w:rFonts w:ascii="Helvetica" w:hAnsi="Helvetica"/>
                  <w:sz w:val="22"/>
                  <w:szCs w:val="22"/>
                </w:rPr>
                <w:t>20</w:t>
              </w:r>
              <w:r w:rsidR="00FF2727">
                <w:rPr>
                  <w:rFonts w:ascii="Helvetica" w:hAnsi="Helvetica"/>
                  <w:sz w:val="22"/>
                  <w:szCs w:val="22"/>
                </w:rPr>
                <w:t>24</w:t>
              </w:r>
            </w:ins>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8" w:name="_Toc127463809"/>
      <w:bookmarkStart w:id="9" w:name="_Toc128125435"/>
      <w:bookmarkStart w:id="10" w:name="_Toc141176160"/>
      <w:bookmarkStart w:id="11" w:name="_Toc141176315"/>
      <w:bookmarkStart w:id="12" w:name="_Toc141176946"/>
      <w:bookmarkStart w:id="13" w:name="_Toc176796656"/>
      <w:r>
        <w:lastRenderedPageBreak/>
        <w:t>Document Control</w:t>
      </w:r>
      <w:bookmarkEnd w:id="5"/>
      <w:bookmarkEnd w:id="8"/>
      <w:bookmarkEnd w:id="9"/>
      <w:bookmarkEnd w:id="10"/>
      <w:bookmarkEnd w:id="11"/>
      <w:bookmarkEnd w:id="12"/>
      <w:bookmarkEnd w:id="13"/>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ins w:id="14" w:author="Jason Rhee" w:date="2024-08-28T15:18:00Z" w16du:dateUtc="2024-08-28T05:18:00Z">
              <w:r>
                <w:rPr>
                  <w:rFonts w:cs="Arial"/>
                  <w:szCs w:val="20"/>
                </w:rPr>
                <w:t>1.3.0</w:t>
              </w:r>
            </w:ins>
          </w:p>
        </w:tc>
        <w:tc>
          <w:tcPr>
            <w:tcW w:w="1170" w:type="dxa"/>
          </w:tcPr>
          <w:p w14:paraId="51E27AED" w14:textId="7CE5671C" w:rsidR="004844E1" w:rsidRPr="00D129DC" w:rsidRDefault="00D07D35" w:rsidP="004844E1">
            <w:pPr>
              <w:spacing w:after="120"/>
              <w:ind w:left="-1" w:firstLine="1"/>
              <w:rPr>
                <w:rFonts w:cs="Arial"/>
                <w:szCs w:val="20"/>
              </w:rPr>
            </w:pPr>
            <w:ins w:id="15" w:author="Jason Rhee" w:date="2024-09-09T17:49:00Z" w16du:dateUtc="2024-09-09T07:49:00Z">
              <w:r>
                <w:rPr>
                  <w:rFonts w:eastAsiaTheme="minorEastAsia" w:cs="Arial" w:hint="eastAsia"/>
                  <w:szCs w:val="20"/>
                  <w:lang w:eastAsia="ko-KR"/>
                </w:rPr>
                <w:t>Sep</w:t>
              </w:r>
            </w:ins>
            <w:ins w:id="16" w:author="Jason Rhee" w:date="2024-08-28T15:18:00Z" w16du:dateUtc="2024-08-28T05:18:00Z">
              <w:r w:rsidR="00A431E7">
                <w:rPr>
                  <w:rFonts w:cs="Arial"/>
                  <w:szCs w:val="20"/>
                </w:rPr>
                <w:t xml:space="preserve"> 2024</w:t>
              </w:r>
            </w:ins>
          </w:p>
        </w:tc>
        <w:tc>
          <w:tcPr>
            <w:tcW w:w="1545" w:type="dxa"/>
          </w:tcPr>
          <w:p w14:paraId="7892C1C4" w14:textId="773BAA2D" w:rsidR="004844E1" w:rsidRPr="00D129DC" w:rsidRDefault="00A431E7" w:rsidP="004844E1">
            <w:pPr>
              <w:spacing w:after="120"/>
              <w:ind w:firstLine="21"/>
              <w:rPr>
                <w:rFonts w:cs="Arial"/>
                <w:szCs w:val="20"/>
              </w:rPr>
            </w:pPr>
            <w:ins w:id="17" w:author="Jason Rhee" w:date="2024-08-28T15:18:00Z" w16du:dateUtc="2024-08-28T05:18:00Z">
              <w:r>
                <w:rPr>
                  <w:rFonts w:cs="Arial"/>
                  <w:szCs w:val="20"/>
                </w:rPr>
                <w:t>S-129 PT</w:t>
              </w:r>
            </w:ins>
          </w:p>
        </w:tc>
        <w:tc>
          <w:tcPr>
            <w:tcW w:w="3855" w:type="dxa"/>
          </w:tcPr>
          <w:p w14:paraId="31207D15" w14:textId="6AA6DC95" w:rsidR="004844E1" w:rsidRPr="00D07D35" w:rsidRDefault="00D07D35">
            <w:pPr>
              <w:spacing w:after="120"/>
              <w:ind w:left="44"/>
              <w:rPr>
                <w:rFonts w:eastAsiaTheme="minorEastAsia" w:cs="Arial"/>
                <w:szCs w:val="20"/>
                <w:lang w:eastAsia="ko-KR"/>
                <w:rPrChange w:id="18" w:author="Jason Rhee" w:date="2024-09-09T17:49:00Z" w16du:dateUtc="2024-09-09T07:49:00Z">
                  <w:rPr>
                    <w:rFonts w:cs="Arial"/>
                    <w:szCs w:val="20"/>
                  </w:rPr>
                </w:rPrChange>
              </w:rPr>
              <w:pPrChange w:id="19" w:author="Jason Rhee" w:date="2024-09-09T17:57:00Z" w16du:dateUtc="2024-09-09T07:57:00Z">
                <w:pPr>
                  <w:spacing w:after="120"/>
                  <w:ind w:left="44" w:firstLine="43"/>
                </w:pPr>
              </w:pPrChange>
            </w:pPr>
            <w:ins w:id="20" w:author="Jason Rhee" w:date="2024-09-09T17:49:00Z" w16du:dateUtc="2024-09-09T07:49:00Z">
              <w:r>
                <w:rPr>
                  <w:rFonts w:eastAsiaTheme="minorEastAsia" w:cs="Arial" w:hint="eastAsia"/>
                  <w:szCs w:val="20"/>
                  <w:lang w:eastAsia="ko-KR"/>
                </w:rPr>
                <w:t>Revision based on comments made to S-1</w:t>
              </w:r>
            </w:ins>
            <w:ins w:id="21" w:author="Jason Rhee" w:date="2024-09-09T17:50:00Z" w16du:dateUtc="2024-09-09T07:50:00Z">
              <w:r>
                <w:rPr>
                  <w:rFonts w:eastAsiaTheme="minorEastAsia" w:cs="Arial" w:hint="eastAsia"/>
                  <w:szCs w:val="20"/>
                  <w:lang w:eastAsia="ko-KR"/>
                </w:rPr>
                <w:t>29 Edition 1.2.0</w:t>
              </w:r>
            </w:ins>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058D2F38" w:rsidR="00903D8C" w:rsidRDefault="00E17BD6">
          <w:pPr>
            <w:pStyle w:val="TOC1"/>
            <w:rPr>
              <w:ins w:id="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ins w:id="23" w:author="Jason Rhee" w:date="2024-09-09T17:50:00Z" w16du:dateUtc="2024-09-09T07:50:00Z">
            <w:r w:rsidR="00903D8C" w:rsidRPr="004D0C8F">
              <w:rPr>
                <w:rStyle w:val="Hyperlink"/>
                <w:noProof/>
              </w:rPr>
              <w:fldChar w:fldCharType="begin"/>
            </w:r>
            <w:r w:rsidR="00903D8C" w:rsidRPr="004D0C8F">
              <w:rPr>
                <w:rStyle w:val="Hyperlink"/>
                <w:noProof/>
              </w:rPr>
              <w:instrText xml:space="preserve"> </w:instrText>
            </w:r>
            <w:r w:rsidR="00903D8C">
              <w:rPr>
                <w:noProof/>
              </w:rPr>
              <w:instrText>HYPERLINK \l "_Toc176796656"</w:instrText>
            </w:r>
            <w:r w:rsidR="00903D8C" w:rsidRPr="004D0C8F">
              <w:rPr>
                <w:rStyle w:val="Hyperlink"/>
                <w:noProof/>
              </w:rPr>
              <w:instrText xml:space="preserve"> </w:instrText>
            </w:r>
            <w:r w:rsidR="00903D8C" w:rsidRPr="004D0C8F">
              <w:rPr>
                <w:rStyle w:val="Hyperlink"/>
                <w:noProof/>
              </w:rPr>
            </w:r>
            <w:r w:rsidR="00903D8C" w:rsidRPr="004D0C8F">
              <w:rPr>
                <w:rStyle w:val="Hyperlink"/>
                <w:noProof/>
              </w:rPr>
              <w:fldChar w:fldCharType="separate"/>
            </w:r>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ins>
          <w:r w:rsidR="00903D8C">
            <w:rPr>
              <w:noProof/>
              <w:webHidden/>
            </w:rPr>
          </w:r>
          <w:r w:rsidR="00903D8C">
            <w:rPr>
              <w:noProof/>
              <w:webHidden/>
            </w:rPr>
            <w:fldChar w:fldCharType="separate"/>
          </w:r>
          <w:ins w:id="24" w:author="Jeff Wootton" w:date="2024-09-09T11:56:00Z" w16du:dateUtc="2024-09-09T09:56:00Z">
            <w:r w:rsidR="00E35E36">
              <w:rPr>
                <w:noProof/>
                <w:webHidden/>
              </w:rPr>
              <w:t>iii</w:t>
            </w:r>
          </w:ins>
          <w:ins w:id="25" w:author="Jason Rhee" w:date="2024-09-09T17:50:00Z" w16du:dateUtc="2024-09-09T07:50:00Z">
            <w:r w:rsidR="00903D8C">
              <w:rPr>
                <w:noProof/>
                <w:webHidden/>
              </w:rPr>
              <w:fldChar w:fldCharType="end"/>
            </w:r>
            <w:r w:rsidR="00903D8C" w:rsidRPr="004D0C8F">
              <w:rPr>
                <w:rStyle w:val="Hyperlink"/>
                <w:noProof/>
              </w:rPr>
              <w:fldChar w:fldCharType="end"/>
            </w:r>
          </w:ins>
        </w:p>
        <w:p w14:paraId="5F8DADE5" w14:textId="3B2013B9" w:rsidR="00903D8C" w:rsidRDefault="00903D8C">
          <w:pPr>
            <w:pStyle w:val="TOC1"/>
            <w:rPr>
              <w:ins w:id="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Summary of Substantive Changes</w:t>
            </w:r>
            <w:r>
              <w:rPr>
                <w:noProof/>
                <w:webHidden/>
              </w:rPr>
              <w:tab/>
            </w:r>
            <w:r>
              <w:rPr>
                <w:noProof/>
                <w:webHidden/>
              </w:rPr>
              <w:fldChar w:fldCharType="begin"/>
            </w:r>
            <w:r>
              <w:rPr>
                <w:noProof/>
                <w:webHidden/>
              </w:rPr>
              <w:instrText xml:space="preserve"> PAGEREF _Toc176796657 \h </w:instrText>
            </w:r>
          </w:ins>
          <w:r>
            <w:rPr>
              <w:noProof/>
              <w:webHidden/>
            </w:rPr>
          </w:r>
          <w:r>
            <w:rPr>
              <w:noProof/>
              <w:webHidden/>
            </w:rPr>
            <w:fldChar w:fldCharType="separate"/>
          </w:r>
          <w:ins w:id="28" w:author="Jeff Wootton" w:date="2024-09-09T11:56:00Z" w16du:dateUtc="2024-09-09T09:56:00Z">
            <w:r w:rsidR="00E35E36">
              <w:rPr>
                <w:noProof/>
                <w:webHidden/>
              </w:rPr>
              <w:t>ix</w:t>
            </w:r>
          </w:ins>
          <w:ins w:id="29" w:author="Jason Rhee" w:date="2024-09-09T17:50:00Z" w16du:dateUtc="2024-09-09T07:50:00Z">
            <w:r>
              <w:rPr>
                <w:noProof/>
                <w:webHidden/>
              </w:rPr>
              <w:fldChar w:fldCharType="end"/>
            </w:r>
            <w:r w:rsidRPr="004D0C8F">
              <w:rPr>
                <w:rStyle w:val="Hyperlink"/>
                <w:noProof/>
              </w:rPr>
              <w:fldChar w:fldCharType="end"/>
            </w:r>
          </w:ins>
        </w:p>
        <w:p w14:paraId="59551424" w14:textId="42925589" w:rsidR="00903D8C" w:rsidRDefault="00903D8C">
          <w:pPr>
            <w:pStyle w:val="TOC1"/>
            <w:rPr>
              <w:ins w:id="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Overview</w:t>
            </w:r>
            <w:r>
              <w:rPr>
                <w:noProof/>
                <w:webHidden/>
              </w:rPr>
              <w:tab/>
            </w:r>
            <w:r>
              <w:rPr>
                <w:noProof/>
                <w:webHidden/>
              </w:rPr>
              <w:fldChar w:fldCharType="begin"/>
            </w:r>
            <w:r>
              <w:rPr>
                <w:noProof/>
                <w:webHidden/>
              </w:rPr>
              <w:instrText xml:space="preserve"> PAGEREF _Toc176796658 \h </w:instrText>
            </w:r>
          </w:ins>
          <w:r>
            <w:rPr>
              <w:noProof/>
              <w:webHidden/>
            </w:rPr>
          </w:r>
          <w:r>
            <w:rPr>
              <w:noProof/>
              <w:webHidden/>
            </w:rPr>
            <w:fldChar w:fldCharType="separate"/>
          </w:r>
          <w:ins w:id="32" w:author="Jeff Wootton" w:date="2024-09-09T11:56:00Z" w16du:dateUtc="2024-09-09T09:56:00Z">
            <w:r w:rsidR="00E35E36">
              <w:rPr>
                <w:noProof/>
                <w:webHidden/>
              </w:rPr>
              <w:t>1</w:t>
            </w:r>
          </w:ins>
          <w:ins w:id="33" w:author="Jason Rhee" w:date="2024-09-09T17:50:00Z" w16du:dateUtc="2024-09-09T07:50:00Z">
            <w:r>
              <w:rPr>
                <w:noProof/>
                <w:webHidden/>
              </w:rPr>
              <w:fldChar w:fldCharType="end"/>
            </w:r>
            <w:r w:rsidRPr="004D0C8F">
              <w:rPr>
                <w:rStyle w:val="Hyperlink"/>
                <w:noProof/>
              </w:rPr>
              <w:fldChar w:fldCharType="end"/>
            </w:r>
          </w:ins>
        </w:p>
        <w:p w14:paraId="2FF27CC6" w14:textId="241F2309" w:rsidR="00903D8C" w:rsidRDefault="00903D8C">
          <w:pPr>
            <w:pStyle w:val="TOC2"/>
            <w:rPr>
              <w:ins w:id="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_Toc176796659 \h </w:instrText>
            </w:r>
          </w:ins>
          <w:r>
            <w:rPr>
              <w:noProof/>
              <w:webHidden/>
            </w:rPr>
          </w:r>
          <w:r>
            <w:rPr>
              <w:noProof/>
              <w:webHidden/>
            </w:rPr>
            <w:fldChar w:fldCharType="separate"/>
          </w:r>
          <w:ins w:id="36" w:author="Jeff Wootton" w:date="2024-09-09T11:56:00Z" w16du:dateUtc="2024-09-09T09:56:00Z">
            <w:r w:rsidR="00E35E36">
              <w:rPr>
                <w:noProof/>
                <w:webHidden/>
              </w:rPr>
              <w:t>1</w:t>
            </w:r>
          </w:ins>
          <w:ins w:id="37" w:author="Jason Rhee" w:date="2024-09-09T17:50:00Z" w16du:dateUtc="2024-09-09T07:50:00Z">
            <w:r>
              <w:rPr>
                <w:noProof/>
                <w:webHidden/>
              </w:rPr>
              <w:fldChar w:fldCharType="end"/>
            </w:r>
            <w:r w:rsidRPr="004D0C8F">
              <w:rPr>
                <w:rStyle w:val="Hyperlink"/>
                <w:noProof/>
              </w:rPr>
              <w:fldChar w:fldCharType="end"/>
            </w:r>
          </w:ins>
        </w:p>
        <w:p w14:paraId="04A98DA7" w14:textId="7CCB0E3F" w:rsidR="00903D8C" w:rsidRDefault="00903D8C">
          <w:pPr>
            <w:pStyle w:val="TOC2"/>
            <w:rPr>
              <w:ins w:id="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_Toc176796660 \h </w:instrText>
            </w:r>
          </w:ins>
          <w:r>
            <w:rPr>
              <w:noProof/>
              <w:webHidden/>
            </w:rPr>
          </w:r>
          <w:r>
            <w:rPr>
              <w:noProof/>
              <w:webHidden/>
            </w:rPr>
            <w:fldChar w:fldCharType="separate"/>
          </w:r>
          <w:ins w:id="40" w:author="Jeff Wootton" w:date="2024-09-09T11:56:00Z" w16du:dateUtc="2024-09-09T09:56:00Z">
            <w:r w:rsidR="00E35E36">
              <w:rPr>
                <w:noProof/>
                <w:webHidden/>
              </w:rPr>
              <w:t>1</w:t>
            </w:r>
          </w:ins>
          <w:ins w:id="41" w:author="Jason Rhee" w:date="2024-09-09T17:50:00Z" w16du:dateUtc="2024-09-09T07:50:00Z">
            <w:r>
              <w:rPr>
                <w:noProof/>
                <w:webHidden/>
              </w:rPr>
              <w:fldChar w:fldCharType="end"/>
            </w:r>
            <w:r w:rsidRPr="004D0C8F">
              <w:rPr>
                <w:rStyle w:val="Hyperlink"/>
                <w:noProof/>
              </w:rPr>
              <w:fldChar w:fldCharType="end"/>
            </w:r>
          </w:ins>
        </w:p>
        <w:p w14:paraId="77ABEB59" w14:textId="1C87FD47" w:rsidR="00903D8C" w:rsidRDefault="00903D8C">
          <w:pPr>
            <w:pStyle w:val="TOC2"/>
            <w:rPr>
              <w:ins w:id="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_Toc176796661 \h </w:instrText>
            </w:r>
          </w:ins>
          <w:r>
            <w:rPr>
              <w:noProof/>
              <w:webHidden/>
            </w:rPr>
          </w:r>
          <w:r>
            <w:rPr>
              <w:noProof/>
              <w:webHidden/>
            </w:rPr>
            <w:fldChar w:fldCharType="separate"/>
          </w:r>
          <w:ins w:id="44" w:author="Jeff Wootton" w:date="2024-09-09T11:56:00Z" w16du:dateUtc="2024-09-09T09:56:00Z">
            <w:r w:rsidR="00E35E36">
              <w:rPr>
                <w:noProof/>
                <w:webHidden/>
              </w:rPr>
              <w:t>1</w:t>
            </w:r>
          </w:ins>
          <w:ins w:id="45" w:author="Jason Rhee" w:date="2024-09-09T17:50:00Z" w16du:dateUtc="2024-09-09T07:50:00Z">
            <w:r>
              <w:rPr>
                <w:noProof/>
                <w:webHidden/>
              </w:rPr>
              <w:fldChar w:fldCharType="end"/>
            </w:r>
            <w:r w:rsidRPr="004D0C8F">
              <w:rPr>
                <w:rStyle w:val="Hyperlink"/>
                <w:noProof/>
              </w:rPr>
              <w:fldChar w:fldCharType="end"/>
            </w:r>
          </w:ins>
        </w:p>
        <w:p w14:paraId="1970B191" w14:textId="796384BA" w:rsidR="00903D8C" w:rsidRDefault="00903D8C">
          <w:pPr>
            <w:pStyle w:val="TOC2"/>
            <w:rPr>
              <w:ins w:id="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Voyage monitoring</w:t>
            </w:r>
            <w:r>
              <w:rPr>
                <w:noProof/>
                <w:webHidden/>
              </w:rPr>
              <w:tab/>
            </w:r>
            <w:r>
              <w:rPr>
                <w:noProof/>
                <w:webHidden/>
              </w:rPr>
              <w:fldChar w:fldCharType="begin"/>
            </w:r>
            <w:r>
              <w:rPr>
                <w:noProof/>
                <w:webHidden/>
              </w:rPr>
              <w:instrText xml:space="preserve"> PAGEREF _Toc176796662 \h </w:instrText>
            </w:r>
          </w:ins>
          <w:r>
            <w:rPr>
              <w:noProof/>
              <w:webHidden/>
            </w:rPr>
          </w:r>
          <w:r>
            <w:rPr>
              <w:noProof/>
              <w:webHidden/>
            </w:rPr>
            <w:fldChar w:fldCharType="separate"/>
          </w:r>
          <w:ins w:id="48" w:author="Jeff Wootton" w:date="2024-09-09T11:56:00Z" w16du:dateUtc="2024-09-09T09:56:00Z">
            <w:r w:rsidR="00E35E36">
              <w:rPr>
                <w:noProof/>
                <w:webHidden/>
              </w:rPr>
              <w:t>2</w:t>
            </w:r>
          </w:ins>
          <w:ins w:id="49" w:author="Jason Rhee" w:date="2024-09-09T17:50:00Z" w16du:dateUtc="2024-09-09T07:50:00Z">
            <w:r>
              <w:rPr>
                <w:noProof/>
                <w:webHidden/>
              </w:rPr>
              <w:fldChar w:fldCharType="end"/>
            </w:r>
            <w:r w:rsidRPr="004D0C8F">
              <w:rPr>
                <w:rStyle w:val="Hyperlink"/>
                <w:noProof/>
              </w:rPr>
              <w:fldChar w:fldCharType="end"/>
            </w:r>
          </w:ins>
        </w:p>
        <w:p w14:paraId="1358C173" w14:textId="4BBD1B3C" w:rsidR="00903D8C" w:rsidRDefault="00903D8C">
          <w:pPr>
            <w:pStyle w:val="TOC1"/>
            <w:rPr>
              <w:ins w:id="5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References</w:t>
            </w:r>
            <w:r>
              <w:rPr>
                <w:noProof/>
                <w:webHidden/>
              </w:rPr>
              <w:tab/>
            </w:r>
            <w:r>
              <w:rPr>
                <w:noProof/>
                <w:webHidden/>
              </w:rPr>
              <w:fldChar w:fldCharType="begin"/>
            </w:r>
            <w:r>
              <w:rPr>
                <w:noProof/>
                <w:webHidden/>
              </w:rPr>
              <w:instrText xml:space="preserve"> PAGEREF _Toc176796663 \h </w:instrText>
            </w:r>
          </w:ins>
          <w:r>
            <w:rPr>
              <w:noProof/>
              <w:webHidden/>
            </w:rPr>
          </w:r>
          <w:r>
            <w:rPr>
              <w:noProof/>
              <w:webHidden/>
            </w:rPr>
            <w:fldChar w:fldCharType="separate"/>
          </w:r>
          <w:ins w:id="52" w:author="Jeff Wootton" w:date="2024-09-09T11:56:00Z" w16du:dateUtc="2024-09-09T09:56:00Z">
            <w:r w:rsidR="00E35E36">
              <w:rPr>
                <w:noProof/>
                <w:webHidden/>
              </w:rPr>
              <w:t>3</w:t>
            </w:r>
          </w:ins>
          <w:ins w:id="53" w:author="Jason Rhee" w:date="2024-09-09T17:50:00Z" w16du:dateUtc="2024-09-09T07:50:00Z">
            <w:r>
              <w:rPr>
                <w:noProof/>
                <w:webHidden/>
              </w:rPr>
              <w:fldChar w:fldCharType="end"/>
            </w:r>
            <w:r w:rsidRPr="004D0C8F">
              <w:rPr>
                <w:rStyle w:val="Hyperlink"/>
                <w:noProof/>
              </w:rPr>
              <w:fldChar w:fldCharType="end"/>
            </w:r>
          </w:ins>
        </w:p>
        <w:p w14:paraId="4F020DFA" w14:textId="68311ADA" w:rsidR="00903D8C" w:rsidRDefault="00903D8C">
          <w:pPr>
            <w:pStyle w:val="TOC2"/>
            <w:rPr>
              <w:ins w:id="5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Normative</w:t>
            </w:r>
            <w:r>
              <w:rPr>
                <w:noProof/>
                <w:webHidden/>
              </w:rPr>
              <w:tab/>
            </w:r>
            <w:r>
              <w:rPr>
                <w:noProof/>
                <w:webHidden/>
              </w:rPr>
              <w:fldChar w:fldCharType="begin"/>
            </w:r>
            <w:r>
              <w:rPr>
                <w:noProof/>
                <w:webHidden/>
              </w:rPr>
              <w:instrText xml:space="preserve"> PAGEREF _Toc176796664 \h </w:instrText>
            </w:r>
          </w:ins>
          <w:r>
            <w:rPr>
              <w:noProof/>
              <w:webHidden/>
            </w:rPr>
          </w:r>
          <w:r>
            <w:rPr>
              <w:noProof/>
              <w:webHidden/>
            </w:rPr>
            <w:fldChar w:fldCharType="separate"/>
          </w:r>
          <w:ins w:id="56" w:author="Jeff Wootton" w:date="2024-09-09T11:56:00Z" w16du:dateUtc="2024-09-09T09:56:00Z">
            <w:r w:rsidR="00E35E36">
              <w:rPr>
                <w:noProof/>
                <w:webHidden/>
              </w:rPr>
              <w:t>3</w:t>
            </w:r>
          </w:ins>
          <w:ins w:id="57" w:author="Jason Rhee" w:date="2024-09-09T17:50:00Z" w16du:dateUtc="2024-09-09T07:50:00Z">
            <w:r>
              <w:rPr>
                <w:noProof/>
                <w:webHidden/>
              </w:rPr>
              <w:fldChar w:fldCharType="end"/>
            </w:r>
            <w:r w:rsidRPr="004D0C8F">
              <w:rPr>
                <w:rStyle w:val="Hyperlink"/>
                <w:noProof/>
              </w:rPr>
              <w:fldChar w:fldCharType="end"/>
            </w:r>
          </w:ins>
        </w:p>
        <w:p w14:paraId="1CDF0850" w14:textId="3478FEE3" w:rsidR="00903D8C" w:rsidRDefault="00903D8C">
          <w:pPr>
            <w:pStyle w:val="TOC1"/>
            <w:rPr>
              <w:ins w:id="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Definitions and Abbreviations</w:t>
            </w:r>
            <w:r>
              <w:rPr>
                <w:noProof/>
                <w:webHidden/>
              </w:rPr>
              <w:tab/>
            </w:r>
            <w:r>
              <w:rPr>
                <w:noProof/>
                <w:webHidden/>
              </w:rPr>
              <w:fldChar w:fldCharType="begin"/>
            </w:r>
            <w:r>
              <w:rPr>
                <w:noProof/>
                <w:webHidden/>
              </w:rPr>
              <w:instrText xml:space="preserve"> PAGEREF _Toc176796665 \h </w:instrText>
            </w:r>
          </w:ins>
          <w:r>
            <w:rPr>
              <w:noProof/>
              <w:webHidden/>
            </w:rPr>
          </w:r>
          <w:r>
            <w:rPr>
              <w:noProof/>
              <w:webHidden/>
            </w:rPr>
            <w:fldChar w:fldCharType="separate"/>
          </w:r>
          <w:ins w:id="60" w:author="Jeff Wootton" w:date="2024-09-09T11:56:00Z" w16du:dateUtc="2024-09-09T09:56:00Z">
            <w:r w:rsidR="00E35E36">
              <w:rPr>
                <w:noProof/>
                <w:webHidden/>
              </w:rPr>
              <w:t>4</w:t>
            </w:r>
          </w:ins>
          <w:ins w:id="61" w:author="Jason Rhee" w:date="2024-09-09T17:50:00Z" w16du:dateUtc="2024-09-09T07:50:00Z">
            <w:r>
              <w:rPr>
                <w:noProof/>
                <w:webHidden/>
              </w:rPr>
              <w:fldChar w:fldCharType="end"/>
            </w:r>
            <w:r w:rsidRPr="004D0C8F">
              <w:rPr>
                <w:rStyle w:val="Hyperlink"/>
                <w:noProof/>
              </w:rPr>
              <w:fldChar w:fldCharType="end"/>
            </w:r>
          </w:ins>
        </w:p>
        <w:p w14:paraId="334EAC65" w14:textId="75FDB402" w:rsidR="00903D8C" w:rsidRDefault="00903D8C">
          <w:pPr>
            <w:pStyle w:val="TOC2"/>
            <w:rPr>
              <w:ins w:id="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Language</w:t>
            </w:r>
            <w:r>
              <w:rPr>
                <w:noProof/>
                <w:webHidden/>
              </w:rPr>
              <w:tab/>
            </w:r>
            <w:r>
              <w:rPr>
                <w:noProof/>
                <w:webHidden/>
              </w:rPr>
              <w:fldChar w:fldCharType="begin"/>
            </w:r>
            <w:r>
              <w:rPr>
                <w:noProof/>
                <w:webHidden/>
              </w:rPr>
              <w:instrText xml:space="preserve"> PAGEREF _Toc176796666 \h </w:instrText>
            </w:r>
          </w:ins>
          <w:r>
            <w:rPr>
              <w:noProof/>
              <w:webHidden/>
            </w:rPr>
          </w:r>
          <w:r>
            <w:rPr>
              <w:noProof/>
              <w:webHidden/>
            </w:rPr>
            <w:fldChar w:fldCharType="separate"/>
          </w:r>
          <w:ins w:id="64" w:author="Jeff Wootton" w:date="2024-09-09T11:56:00Z" w16du:dateUtc="2024-09-09T09:56:00Z">
            <w:r w:rsidR="00E35E36">
              <w:rPr>
                <w:noProof/>
                <w:webHidden/>
              </w:rPr>
              <w:t>4</w:t>
            </w:r>
          </w:ins>
          <w:ins w:id="65" w:author="Jason Rhee" w:date="2024-09-09T17:50:00Z" w16du:dateUtc="2024-09-09T07:50:00Z">
            <w:r>
              <w:rPr>
                <w:noProof/>
                <w:webHidden/>
              </w:rPr>
              <w:fldChar w:fldCharType="end"/>
            </w:r>
            <w:r w:rsidRPr="004D0C8F">
              <w:rPr>
                <w:rStyle w:val="Hyperlink"/>
                <w:noProof/>
              </w:rPr>
              <w:fldChar w:fldCharType="end"/>
            </w:r>
          </w:ins>
        </w:p>
        <w:p w14:paraId="6C387588" w14:textId="25DF3229" w:rsidR="00903D8C" w:rsidRDefault="00903D8C">
          <w:pPr>
            <w:pStyle w:val="TOC2"/>
            <w:rPr>
              <w:ins w:id="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and Definitions</w:t>
            </w:r>
            <w:r>
              <w:rPr>
                <w:noProof/>
                <w:webHidden/>
              </w:rPr>
              <w:tab/>
            </w:r>
            <w:r>
              <w:rPr>
                <w:noProof/>
                <w:webHidden/>
              </w:rPr>
              <w:fldChar w:fldCharType="begin"/>
            </w:r>
            <w:r>
              <w:rPr>
                <w:noProof/>
                <w:webHidden/>
              </w:rPr>
              <w:instrText xml:space="preserve"> PAGEREF _Toc176796667 \h </w:instrText>
            </w:r>
          </w:ins>
          <w:r>
            <w:rPr>
              <w:noProof/>
              <w:webHidden/>
            </w:rPr>
          </w:r>
          <w:r>
            <w:rPr>
              <w:noProof/>
              <w:webHidden/>
            </w:rPr>
            <w:fldChar w:fldCharType="separate"/>
          </w:r>
          <w:ins w:id="68" w:author="Jeff Wootton" w:date="2024-09-09T11:56:00Z" w16du:dateUtc="2024-09-09T09:56:00Z">
            <w:r w:rsidR="00E35E36">
              <w:rPr>
                <w:noProof/>
                <w:webHidden/>
              </w:rPr>
              <w:t>4</w:t>
            </w:r>
          </w:ins>
          <w:ins w:id="69" w:author="Jason Rhee" w:date="2024-09-09T17:50:00Z" w16du:dateUtc="2024-09-09T07:50:00Z">
            <w:r>
              <w:rPr>
                <w:noProof/>
                <w:webHidden/>
              </w:rPr>
              <w:fldChar w:fldCharType="end"/>
            </w:r>
            <w:r w:rsidRPr="004D0C8F">
              <w:rPr>
                <w:rStyle w:val="Hyperlink"/>
                <w:noProof/>
              </w:rPr>
              <w:fldChar w:fldCharType="end"/>
            </w:r>
          </w:ins>
        </w:p>
        <w:p w14:paraId="4D01D040" w14:textId="0FCFA0D1" w:rsidR="00903D8C" w:rsidRDefault="00903D8C">
          <w:pPr>
            <w:pStyle w:val="TOC2"/>
            <w:rPr>
              <w:ins w:id="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Abbreviations</w:t>
            </w:r>
            <w:r>
              <w:rPr>
                <w:noProof/>
                <w:webHidden/>
              </w:rPr>
              <w:tab/>
            </w:r>
            <w:r>
              <w:rPr>
                <w:noProof/>
                <w:webHidden/>
              </w:rPr>
              <w:fldChar w:fldCharType="begin"/>
            </w:r>
            <w:r>
              <w:rPr>
                <w:noProof/>
                <w:webHidden/>
              </w:rPr>
              <w:instrText xml:space="preserve"> PAGEREF _Toc176796668 \h </w:instrText>
            </w:r>
          </w:ins>
          <w:r>
            <w:rPr>
              <w:noProof/>
              <w:webHidden/>
            </w:rPr>
          </w:r>
          <w:r>
            <w:rPr>
              <w:noProof/>
              <w:webHidden/>
            </w:rPr>
            <w:fldChar w:fldCharType="separate"/>
          </w:r>
          <w:ins w:id="72" w:author="Jeff Wootton" w:date="2024-09-09T11:56:00Z" w16du:dateUtc="2024-09-09T09:56:00Z">
            <w:r w:rsidR="00E35E36">
              <w:rPr>
                <w:noProof/>
                <w:webHidden/>
              </w:rPr>
              <w:t>6</w:t>
            </w:r>
          </w:ins>
          <w:ins w:id="73" w:author="Jason Rhee" w:date="2024-09-09T17:50:00Z" w16du:dateUtc="2024-09-09T07:50:00Z">
            <w:r>
              <w:rPr>
                <w:noProof/>
                <w:webHidden/>
              </w:rPr>
              <w:fldChar w:fldCharType="end"/>
            </w:r>
            <w:r w:rsidRPr="004D0C8F">
              <w:rPr>
                <w:rStyle w:val="Hyperlink"/>
                <w:noProof/>
              </w:rPr>
              <w:fldChar w:fldCharType="end"/>
            </w:r>
          </w:ins>
        </w:p>
        <w:p w14:paraId="599F0C2D" w14:textId="15393AE3" w:rsidR="00903D8C" w:rsidRDefault="00903D8C">
          <w:pPr>
            <w:pStyle w:val="TOC1"/>
            <w:rPr>
              <w:ins w:id="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Description</w:t>
            </w:r>
            <w:r>
              <w:rPr>
                <w:noProof/>
                <w:webHidden/>
              </w:rPr>
              <w:tab/>
            </w:r>
            <w:r>
              <w:rPr>
                <w:noProof/>
                <w:webHidden/>
              </w:rPr>
              <w:fldChar w:fldCharType="begin"/>
            </w:r>
            <w:r>
              <w:rPr>
                <w:noProof/>
                <w:webHidden/>
              </w:rPr>
              <w:instrText xml:space="preserve"> PAGEREF _Toc176796669 \h </w:instrText>
            </w:r>
          </w:ins>
          <w:r>
            <w:rPr>
              <w:noProof/>
              <w:webHidden/>
            </w:rPr>
          </w:r>
          <w:r>
            <w:rPr>
              <w:noProof/>
              <w:webHidden/>
            </w:rPr>
            <w:fldChar w:fldCharType="separate"/>
          </w:r>
          <w:ins w:id="76" w:author="Jeff Wootton" w:date="2024-09-09T11:56:00Z" w16du:dateUtc="2024-09-09T09:56:00Z">
            <w:r w:rsidR="00E35E36">
              <w:rPr>
                <w:noProof/>
                <w:webHidden/>
              </w:rPr>
              <w:t>6</w:t>
            </w:r>
          </w:ins>
          <w:ins w:id="77" w:author="Jason Rhee" w:date="2024-09-09T17:50:00Z" w16du:dateUtc="2024-09-09T07:50:00Z">
            <w:r>
              <w:rPr>
                <w:noProof/>
                <w:webHidden/>
              </w:rPr>
              <w:fldChar w:fldCharType="end"/>
            </w:r>
            <w:r w:rsidRPr="004D0C8F">
              <w:rPr>
                <w:rStyle w:val="Hyperlink"/>
                <w:noProof/>
              </w:rPr>
              <w:fldChar w:fldCharType="end"/>
            </w:r>
          </w:ins>
        </w:p>
        <w:p w14:paraId="45A30DE3" w14:textId="1BC320D4" w:rsidR="00903D8C" w:rsidRDefault="00903D8C">
          <w:pPr>
            <w:pStyle w:val="TOC2"/>
            <w:rPr>
              <w:ins w:id="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S-129 General Data Product Description</w:t>
            </w:r>
            <w:r>
              <w:rPr>
                <w:noProof/>
                <w:webHidden/>
              </w:rPr>
              <w:tab/>
            </w:r>
            <w:r>
              <w:rPr>
                <w:noProof/>
                <w:webHidden/>
              </w:rPr>
              <w:fldChar w:fldCharType="begin"/>
            </w:r>
            <w:r>
              <w:rPr>
                <w:noProof/>
                <w:webHidden/>
              </w:rPr>
              <w:instrText xml:space="preserve"> PAGEREF _Toc176796670 \h </w:instrText>
            </w:r>
          </w:ins>
          <w:r>
            <w:rPr>
              <w:noProof/>
              <w:webHidden/>
            </w:rPr>
          </w:r>
          <w:r>
            <w:rPr>
              <w:noProof/>
              <w:webHidden/>
            </w:rPr>
            <w:fldChar w:fldCharType="separate"/>
          </w:r>
          <w:ins w:id="80" w:author="Jeff Wootton" w:date="2024-09-09T11:56:00Z" w16du:dateUtc="2024-09-09T09:56:00Z">
            <w:r w:rsidR="00E35E36">
              <w:rPr>
                <w:noProof/>
                <w:webHidden/>
              </w:rPr>
              <w:t>6</w:t>
            </w:r>
          </w:ins>
          <w:ins w:id="81" w:author="Jason Rhee" w:date="2024-09-09T17:50:00Z" w16du:dateUtc="2024-09-09T07:50:00Z">
            <w:r>
              <w:rPr>
                <w:noProof/>
                <w:webHidden/>
              </w:rPr>
              <w:fldChar w:fldCharType="end"/>
            </w:r>
            <w:r w:rsidRPr="004D0C8F">
              <w:rPr>
                <w:rStyle w:val="Hyperlink"/>
                <w:noProof/>
              </w:rPr>
              <w:fldChar w:fldCharType="end"/>
            </w:r>
          </w:ins>
        </w:p>
        <w:p w14:paraId="1B589AC1" w14:textId="4E3373B9" w:rsidR="00903D8C" w:rsidRDefault="00903D8C">
          <w:pPr>
            <w:pStyle w:val="TOC2"/>
            <w:rPr>
              <w:ins w:id="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Specification Metadata</w:t>
            </w:r>
            <w:r>
              <w:rPr>
                <w:noProof/>
                <w:webHidden/>
              </w:rPr>
              <w:tab/>
            </w:r>
            <w:r>
              <w:rPr>
                <w:noProof/>
                <w:webHidden/>
              </w:rPr>
              <w:fldChar w:fldCharType="begin"/>
            </w:r>
            <w:r>
              <w:rPr>
                <w:noProof/>
                <w:webHidden/>
              </w:rPr>
              <w:instrText xml:space="preserve"> PAGEREF _Toc176796671 \h </w:instrText>
            </w:r>
          </w:ins>
          <w:r>
            <w:rPr>
              <w:noProof/>
              <w:webHidden/>
            </w:rPr>
          </w:r>
          <w:r>
            <w:rPr>
              <w:noProof/>
              <w:webHidden/>
            </w:rPr>
            <w:fldChar w:fldCharType="separate"/>
          </w:r>
          <w:ins w:id="84" w:author="Jeff Wootton" w:date="2024-09-09T11:56:00Z" w16du:dateUtc="2024-09-09T09:56:00Z">
            <w:r w:rsidR="00E35E36">
              <w:rPr>
                <w:noProof/>
                <w:webHidden/>
              </w:rPr>
              <w:t>7</w:t>
            </w:r>
          </w:ins>
          <w:ins w:id="85" w:author="Jason Rhee" w:date="2024-09-09T17:50:00Z" w16du:dateUtc="2024-09-09T07:50:00Z">
            <w:r>
              <w:rPr>
                <w:noProof/>
                <w:webHidden/>
              </w:rPr>
              <w:fldChar w:fldCharType="end"/>
            </w:r>
            <w:r w:rsidRPr="004D0C8F">
              <w:rPr>
                <w:rStyle w:val="Hyperlink"/>
                <w:noProof/>
              </w:rPr>
              <w:fldChar w:fldCharType="end"/>
            </w:r>
          </w:ins>
        </w:p>
        <w:p w14:paraId="3135970F" w14:textId="2D211916" w:rsidR="00903D8C" w:rsidRDefault="00903D8C">
          <w:pPr>
            <w:pStyle w:val="TOC2"/>
            <w:rPr>
              <w:ins w:id="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IHO Product Specification Maintenance</w:t>
            </w:r>
            <w:r>
              <w:rPr>
                <w:noProof/>
                <w:webHidden/>
              </w:rPr>
              <w:tab/>
            </w:r>
            <w:r>
              <w:rPr>
                <w:noProof/>
                <w:webHidden/>
              </w:rPr>
              <w:fldChar w:fldCharType="begin"/>
            </w:r>
            <w:r>
              <w:rPr>
                <w:noProof/>
                <w:webHidden/>
              </w:rPr>
              <w:instrText xml:space="preserve"> PAGEREF _Toc176796672 \h </w:instrText>
            </w:r>
          </w:ins>
          <w:r>
            <w:rPr>
              <w:noProof/>
              <w:webHidden/>
            </w:rPr>
          </w:r>
          <w:r>
            <w:rPr>
              <w:noProof/>
              <w:webHidden/>
            </w:rPr>
            <w:fldChar w:fldCharType="separate"/>
          </w:r>
          <w:ins w:id="88" w:author="Jeff Wootton" w:date="2024-09-09T11:56:00Z" w16du:dateUtc="2024-09-09T09:56:00Z">
            <w:r w:rsidR="00E35E36">
              <w:rPr>
                <w:noProof/>
                <w:webHidden/>
              </w:rPr>
              <w:t>7</w:t>
            </w:r>
          </w:ins>
          <w:ins w:id="89" w:author="Jason Rhee" w:date="2024-09-09T17:50:00Z" w16du:dateUtc="2024-09-09T07:50:00Z">
            <w:r>
              <w:rPr>
                <w:noProof/>
                <w:webHidden/>
              </w:rPr>
              <w:fldChar w:fldCharType="end"/>
            </w:r>
            <w:r w:rsidRPr="004D0C8F">
              <w:rPr>
                <w:rStyle w:val="Hyperlink"/>
                <w:noProof/>
              </w:rPr>
              <w:fldChar w:fldCharType="end"/>
            </w:r>
          </w:ins>
        </w:p>
        <w:p w14:paraId="6FF0F615" w14:textId="58256FA4" w:rsidR="00903D8C" w:rsidRDefault="00903D8C">
          <w:pPr>
            <w:pStyle w:val="TOC1"/>
            <w:rPr>
              <w:ins w:id="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Scope</w:t>
            </w:r>
            <w:r>
              <w:rPr>
                <w:noProof/>
                <w:webHidden/>
              </w:rPr>
              <w:tab/>
            </w:r>
            <w:r>
              <w:rPr>
                <w:noProof/>
                <w:webHidden/>
              </w:rPr>
              <w:fldChar w:fldCharType="begin"/>
            </w:r>
            <w:r>
              <w:rPr>
                <w:noProof/>
                <w:webHidden/>
              </w:rPr>
              <w:instrText xml:space="preserve"> PAGEREF _Toc176796673 \h </w:instrText>
            </w:r>
          </w:ins>
          <w:r>
            <w:rPr>
              <w:noProof/>
              <w:webHidden/>
            </w:rPr>
          </w:r>
          <w:r>
            <w:rPr>
              <w:noProof/>
              <w:webHidden/>
            </w:rPr>
            <w:fldChar w:fldCharType="separate"/>
          </w:r>
          <w:ins w:id="92" w:author="Jeff Wootton" w:date="2024-09-09T11:56:00Z" w16du:dateUtc="2024-09-09T09:56:00Z">
            <w:r w:rsidR="00E35E36">
              <w:rPr>
                <w:noProof/>
                <w:webHidden/>
              </w:rPr>
              <w:t>8</w:t>
            </w:r>
          </w:ins>
          <w:ins w:id="93" w:author="Jason Rhee" w:date="2024-09-09T17:50:00Z" w16du:dateUtc="2024-09-09T07:50:00Z">
            <w:r>
              <w:rPr>
                <w:noProof/>
                <w:webHidden/>
              </w:rPr>
              <w:fldChar w:fldCharType="end"/>
            </w:r>
            <w:r w:rsidRPr="004D0C8F">
              <w:rPr>
                <w:rStyle w:val="Hyperlink"/>
                <w:noProof/>
              </w:rPr>
              <w:fldChar w:fldCharType="end"/>
            </w:r>
          </w:ins>
        </w:p>
        <w:p w14:paraId="0A1D8974" w14:textId="2F90D6AA" w:rsidR="00903D8C" w:rsidRDefault="00903D8C">
          <w:pPr>
            <w:pStyle w:val="TOC1"/>
            <w:rPr>
              <w:ins w:id="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Identification</w:t>
            </w:r>
            <w:r>
              <w:rPr>
                <w:noProof/>
                <w:webHidden/>
              </w:rPr>
              <w:tab/>
            </w:r>
            <w:r>
              <w:rPr>
                <w:noProof/>
                <w:webHidden/>
              </w:rPr>
              <w:fldChar w:fldCharType="begin"/>
            </w:r>
            <w:r>
              <w:rPr>
                <w:noProof/>
                <w:webHidden/>
              </w:rPr>
              <w:instrText xml:space="preserve"> PAGEREF _Toc176796674 \h </w:instrText>
            </w:r>
          </w:ins>
          <w:r>
            <w:rPr>
              <w:noProof/>
              <w:webHidden/>
            </w:rPr>
          </w:r>
          <w:r>
            <w:rPr>
              <w:noProof/>
              <w:webHidden/>
            </w:rPr>
            <w:fldChar w:fldCharType="separate"/>
          </w:r>
          <w:ins w:id="96" w:author="Jeff Wootton" w:date="2024-09-09T11:56:00Z" w16du:dateUtc="2024-09-09T09:56:00Z">
            <w:r w:rsidR="00E35E36">
              <w:rPr>
                <w:noProof/>
                <w:webHidden/>
              </w:rPr>
              <w:t>8</w:t>
            </w:r>
          </w:ins>
          <w:ins w:id="97" w:author="Jason Rhee" w:date="2024-09-09T17:50:00Z" w16du:dateUtc="2024-09-09T07:50:00Z">
            <w:r>
              <w:rPr>
                <w:noProof/>
                <w:webHidden/>
              </w:rPr>
              <w:fldChar w:fldCharType="end"/>
            </w:r>
            <w:r w:rsidRPr="004D0C8F">
              <w:rPr>
                <w:rStyle w:val="Hyperlink"/>
                <w:noProof/>
              </w:rPr>
              <w:fldChar w:fldCharType="end"/>
            </w:r>
          </w:ins>
        </w:p>
        <w:p w14:paraId="2A2EEA81" w14:textId="17BEFBC7" w:rsidR="00903D8C" w:rsidRDefault="00903D8C">
          <w:pPr>
            <w:pStyle w:val="TOC1"/>
            <w:rPr>
              <w:ins w:id="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Content and Structure</w:t>
            </w:r>
            <w:r>
              <w:rPr>
                <w:noProof/>
                <w:webHidden/>
              </w:rPr>
              <w:tab/>
            </w:r>
            <w:r>
              <w:rPr>
                <w:noProof/>
                <w:webHidden/>
              </w:rPr>
              <w:fldChar w:fldCharType="begin"/>
            </w:r>
            <w:r>
              <w:rPr>
                <w:noProof/>
                <w:webHidden/>
              </w:rPr>
              <w:instrText xml:space="preserve"> PAGEREF _Toc176796675 \h </w:instrText>
            </w:r>
          </w:ins>
          <w:r>
            <w:rPr>
              <w:noProof/>
              <w:webHidden/>
            </w:rPr>
          </w:r>
          <w:r>
            <w:rPr>
              <w:noProof/>
              <w:webHidden/>
            </w:rPr>
            <w:fldChar w:fldCharType="separate"/>
          </w:r>
          <w:ins w:id="100" w:author="Jeff Wootton" w:date="2024-09-09T11:56:00Z" w16du:dateUtc="2024-09-09T09:56:00Z">
            <w:r w:rsidR="00E35E36">
              <w:rPr>
                <w:noProof/>
                <w:webHidden/>
              </w:rPr>
              <w:t>9</w:t>
            </w:r>
          </w:ins>
          <w:ins w:id="101" w:author="Jason Rhee" w:date="2024-09-09T17:50:00Z" w16du:dateUtc="2024-09-09T07:50:00Z">
            <w:r>
              <w:rPr>
                <w:noProof/>
                <w:webHidden/>
              </w:rPr>
              <w:fldChar w:fldCharType="end"/>
            </w:r>
            <w:r w:rsidRPr="004D0C8F">
              <w:rPr>
                <w:rStyle w:val="Hyperlink"/>
                <w:noProof/>
              </w:rPr>
              <w:fldChar w:fldCharType="end"/>
            </w:r>
          </w:ins>
        </w:p>
        <w:p w14:paraId="64E715A7" w14:textId="31EA8342" w:rsidR="00903D8C" w:rsidRDefault="00903D8C">
          <w:pPr>
            <w:pStyle w:val="TOC2"/>
            <w:rPr>
              <w:ins w:id="1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_Toc176796676 \h </w:instrText>
            </w:r>
          </w:ins>
          <w:r>
            <w:rPr>
              <w:noProof/>
              <w:webHidden/>
            </w:rPr>
          </w:r>
          <w:r>
            <w:rPr>
              <w:noProof/>
              <w:webHidden/>
            </w:rPr>
            <w:fldChar w:fldCharType="separate"/>
          </w:r>
          <w:ins w:id="104" w:author="Jeff Wootton" w:date="2024-09-09T11:56:00Z" w16du:dateUtc="2024-09-09T09:56:00Z">
            <w:r w:rsidR="00E35E36">
              <w:rPr>
                <w:noProof/>
                <w:webHidden/>
              </w:rPr>
              <w:t>9</w:t>
            </w:r>
          </w:ins>
          <w:ins w:id="105" w:author="Jason Rhee" w:date="2024-09-09T17:50:00Z" w16du:dateUtc="2024-09-09T07:50:00Z">
            <w:r>
              <w:rPr>
                <w:noProof/>
                <w:webHidden/>
              </w:rPr>
              <w:fldChar w:fldCharType="end"/>
            </w:r>
            <w:r w:rsidRPr="004D0C8F">
              <w:rPr>
                <w:rStyle w:val="Hyperlink"/>
                <w:noProof/>
              </w:rPr>
              <w:fldChar w:fldCharType="end"/>
            </w:r>
          </w:ins>
        </w:p>
        <w:p w14:paraId="103689C1" w14:textId="614F3EE0" w:rsidR="00903D8C" w:rsidRDefault="00903D8C">
          <w:pPr>
            <w:pStyle w:val="TOC2"/>
            <w:rPr>
              <w:ins w:id="1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Application Schema</w:t>
            </w:r>
            <w:r>
              <w:rPr>
                <w:noProof/>
                <w:webHidden/>
              </w:rPr>
              <w:tab/>
            </w:r>
            <w:r>
              <w:rPr>
                <w:noProof/>
                <w:webHidden/>
              </w:rPr>
              <w:fldChar w:fldCharType="begin"/>
            </w:r>
            <w:r>
              <w:rPr>
                <w:noProof/>
                <w:webHidden/>
              </w:rPr>
              <w:instrText xml:space="preserve"> PAGEREF _Toc176796677 \h </w:instrText>
            </w:r>
          </w:ins>
          <w:r>
            <w:rPr>
              <w:noProof/>
              <w:webHidden/>
            </w:rPr>
          </w:r>
          <w:r>
            <w:rPr>
              <w:noProof/>
              <w:webHidden/>
            </w:rPr>
            <w:fldChar w:fldCharType="separate"/>
          </w:r>
          <w:ins w:id="108" w:author="Jeff Wootton" w:date="2024-09-09T11:56:00Z" w16du:dateUtc="2024-09-09T09:56:00Z">
            <w:r w:rsidR="00E35E36">
              <w:rPr>
                <w:noProof/>
                <w:webHidden/>
              </w:rPr>
              <w:t>13</w:t>
            </w:r>
          </w:ins>
          <w:ins w:id="109" w:author="Jason Rhee" w:date="2024-09-09T17:50:00Z" w16du:dateUtc="2024-09-09T07:50:00Z">
            <w:del w:id="110" w:author="Jeff Wootton" w:date="2024-09-09T11:53:00Z" w16du:dateUtc="2024-09-09T09:53:00Z">
              <w:r w:rsidDel="005C26BF">
                <w:rPr>
                  <w:noProof/>
                  <w:webHidden/>
                </w:rPr>
                <w:delText>1</w:delText>
              </w:r>
            </w:del>
            <w:r>
              <w:rPr>
                <w:noProof/>
                <w:webHidden/>
              </w:rPr>
              <w:fldChar w:fldCharType="end"/>
            </w:r>
            <w:r w:rsidRPr="004D0C8F">
              <w:rPr>
                <w:rStyle w:val="Hyperlink"/>
                <w:noProof/>
              </w:rPr>
              <w:fldChar w:fldCharType="end"/>
            </w:r>
          </w:ins>
        </w:p>
        <w:p w14:paraId="174F5BAD" w14:textId="0AAEC730" w:rsidR="00903D8C" w:rsidRDefault="00903D8C">
          <w:pPr>
            <w:pStyle w:val="TOC1"/>
            <w:rPr>
              <w:ins w:id="1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Catalogue</w:t>
            </w:r>
            <w:r>
              <w:rPr>
                <w:noProof/>
                <w:webHidden/>
              </w:rPr>
              <w:tab/>
            </w:r>
            <w:r>
              <w:rPr>
                <w:noProof/>
                <w:webHidden/>
              </w:rPr>
              <w:fldChar w:fldCharType="begin"/>
            </w:r>
            <w:r>
              <w:rPr>
                <w:noProof/>
                <w:webHidden/>
              </w:rPr>
              <w:instrText xml:space="preserve"> PAGEREF _Toc176796678 \h </w:instrText>
            </w:r>
          </w:ins>
          <w:r>
            <w:rPr>
              <w:noProof/>
              <w:webHidden/>
            </w:rPr>
          </w:r>
          <w:r>
            <w:rPr>
              <w:noProof/>
              <w:webHidden/>
            </w:rPr>
            <w:fldChar w:fldCharType="separate"/>
          </w:r>
          <w:ins w:id="113" w:author="Jeff Wootton" w:date="2024-09-09T11:56:00Z" w16du:dateUtc="2024-09-09T09:56:00Z">
            <w:r w:rsidR="00E35E36">
              <w:rPr>
                <w:noProof/>
                <w:webHidden/>
              </w:rPr>
              <w:t>22</w:t>
            </w:r>
          </w:ins>
          <w:ins w:id="114" w:author="Jason Rhee" w:date="2024-09-09T17:50:00Z" w16du:dateUtc="2024-09-09T07:50:00Z">
            <w:del w:id="115"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5A7CB5EA" w14:textId="4B4CEB55" w:rsidR="00903D8C" w:rsidRDefault="00903D8C">
          <w:pPr>
            <w:pStyle w:val="TOC2"/>
            <w:rPr>
              <w:ins w:id="1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_Toc176796679 \h </w:instrText>
            </w:r>
          </w:ins>
          <w:r>
            <w:rPr>
              <w:noProof/>
              <w:webHidden/>
            </w:rPr>
          </w:r>
          <w:r>
            <w:rPr>
              <w:noProof/>
              <w:webHidden/>
            </w:rPr>
            <w:fldChar w:fldCharType="separate"/>
          </w:r>
          <w:ins w:id="118" w:author="Jeff Wootton" w:date="2024-09-09T11:56:00Z" w16du:dateUtc="2024-09-09T09:56:00Z">
            <w:r w:rsidR="00E35E36">
              <w:rPr>
                <w:noProof/>
                <w:webHidden/>
              </w:rPr>
              <w:t>22</w:t>
            </w:r>
          </w:ins>
          <w:ins w:id="119" w:author="Jason Rhee" w:date="2024-09-09T17:50:00Z" w16du:dateUtc="2024-09-09T07:50:00Z">
            <w:del w:id="120"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7D5BC971" w14:textId="7FE5CB21" w:rsidR="00903D8C" w:rsidRDefault="00903D8C">
          <w:pPr>
            <w:pStyle w:val="TOC2"/>
            <w:rPr>
              <w:ins w:id="1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_Toc176796680 \h </w:instrText>
            </w:r>
          </w:ins>
          <w:r>
            <w:rPr>
              <w:noProof/>
              <w:webHidden/>
            </w:rPr>
          </w:r>
          <w:r>
            <w:rPr>
              <w:noProof/>
              <w:webHidden/>
            </w:rPr>
            <w:fldChar w:fldCharType="separate"/>
          </w:r>
          <w:ins w:id="123" w:author="Jeff Wootton" w:date="2024-09-09T11:56:00Z" w16du:dateUtc="2024-09-09T09:56:00Z">
            <w:r w:rsidR="00E35E36">
              <w:rPr>
                <w:noProof/>
                <w:webHidden/>
              </w:rPr>
              <w:t>23</w:t>
            </w:r>
          </w:ins>
          <w:ins w:id="124" w:author="Jason Rhee" w:date="2024-09-09T17:50:00Z" w16du:dateUtc="2024-09-09T07:50:00Z">
            <w:del w:id="125" w:author="Jeff Wootton" w:date="2024-09-09T11:53:00Z" w16du:dateUtc="2024-09-09T09:53:00Z">
              <w:r w:rsidDel="005C26BF">
                <w:rPr>
                  <w:noProof/>
                  <w:webHidden/>
                </w:rPr>
                <w:delText>3</w:delText>
              </w:r>
            </w:del>
            <w:r>
              <w:rPr>
                <w:noProof/>
                <w:webHidden/>
              </w:rPr>
              <w:fldChar w:fldCharType="end"/>
            </w:r>
            <w:r w:rsidRPr="004D0C8F">
              <w:rPr>
                <w:rStyle w:val="Hyperlink"/>
                <w:noProof/>
              </w:rPr>
              <w:fldChar w:fldCharType="end"/>
            </w:r>
          </w:ins>
        </w:p>
        <w:p w14:paraId="454BE26C" w14:textId="223DB1A3" w:rsidR="00903D8C" w:rsidRDefault="00903D8C">
          <w:pPr>
            <w:pStyle w:val="TOC2"/>
            <w:rPr>
              <w:ins w:id="1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Units of measure</w:t>
            </w:r>
            <w:r>
              <w:rPr>
                <w:noProof/>
                <w:webHidden/>
              </w:rPr>
              <w:tab/>
            </w:r>
            <w:r>
              <w:rPr>
                <w:noProof/>
                <w:webHidden/>
              </w:rPr>
              <w:fldChar w:fldCharType="begin"/>
            </w:r>
            <w:r>
              <w:rPr>
                <w:noProof/>
                <w:webHidden/>
              </w:rPr>
              <w:instrText xml:space="preserve"> PAGEREF _Toc176796681 \h </w:instrText>
            </w:r>
          </w:ins>
          <w:r>
            <w:rPr>
              <w:noProof/>
              <w:webHidden/>
            </w:rPr>
          </w:r>
          <w:r>
            <w:rPr>
              <w:noProof/>
              <w:webHidden/>
            </w:rPr>
            <w:fldChar w:fldCharType="separate"/>
          </w:r>
          <w:ins w:id="128" w:author="Jeff Wootton" w:date="2024-09-09T11:56:00Z" w16du:dateUtc="2024-09-09T09:56:00Z">
            <w:r w:rsidR="00E35E36">
              <w:rPr>
                <w:noProof/>
                <w:webHidden/>
              </w:rPr>
              <w:t>24</w:t>
            </w:r>
          </w:ins>
          <w:ins w:id="129" w:author="Jason Rhee" w:date="2024-09-09T17:50:00Z" w16du:dateUtc="2024-09-09T07:50:00Z">
            <w:del w:id="13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0B3A1225" w14:textId="78024B26" w:rsidR="00903D8C" w:rsidRDefault="00903D8C">
          <w:pPr>
            <w:pStyle w:val="TOC1"/>
            <w:rPr>
              <w:ins w:id="1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Types</w:t>
            </w:r>
            <w:r>
              <w:rPr>
                <w:noProof/>
                <w:webHidden/>
              </w:rPr>
              <w:tab/>
            </w:r>
            <w:r>
              <w:rPr>
                <w:noProof/>
                <w:webHidden/>
              </w:rPr>
              <w:fldChar w:fldCharType="begin"/>
            </w:r>
            <w:r>
              <w:rPr>
                <w:noProof/>
                <w:webHidden/>
              </w:rPr>
              <w:instrText xml:space="preserve"> PAGEREF _Toc176796682 \h </w:instrText>
            </w:r>
          </w:ins>
          <w:r>
            <w:rPr>
              <w:noProof/>
              <w:webHidden/>
            </w:rPr>
          </w:r>
          <w:r>
            <w:rPr>
              <w:noProof/>
              <w:webHidden/>
            </w:rPr>
            <w:fldChar w:fldCharType="separate"/>
          </w:r>
          <w:ins w:id="133" w:author="Jeff Wootton" w:date="2024-09-09T11:56:00Z" w16du:dateUtc="2024-09-09T09:56:00Z">
            <w:r w:rsidR="00E35E36">
              <w:rPr>
                <w:noProof/>
                <w:webHidden/>
              </w:rPr>
              <w:t>24</w:t>
            </w:r>
          </w:ins>
          <w:ins w:id="134" w:author="Jason Rhee" w:date="2024-09-09T17:50:00Z" w16du:dateUtc="2024-09-09T07:50:00Z">
            <w:del w:id="135"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DD6BECD" w14:textId="1852C156" w:rsidR="00903D8C" w:rsidRDefault="00903D8C">
          <w:pPr>
            <w:pStyle w:val="TOC1"/>
            <w:rPr>
              <w:ins w:id="1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Loading and Unloading</w:t>
            </w:r>
            <w:r>
              <w:rPr>
                <w:noProof/>
                <w:webHidden/>
              </w:rPr>
              <w:tab/>
            </w:r>
            <w:r>
              <w:rPr>
                <w:noProof/>
                <w:webHidden/>
              </w:rPr>
              <w:fldChar w:fldCharType="begin"/>
            </w:r>
            <w:r>
              <w:rPr>
                <w:noProof/>
                <w:webHidden/>
              </w:rPr>
              <w:instrText xml:space="preserve"> PAGEREF _Toc176796683 \h </w:instrText>
            </w:r>
          </w:ins>
          <w:r>
            <w:rPr>
              <w:noProof/>
              <w:webHidden/>
            </w:rPr>
          </w:r>
          <w:r>
            <w:rPr>
              <w:noProof/>
              <w:webHidden/>
            </w:rPr>
            <w:fldChar w:fldCharType="separate"/>
          </w:r>
          <w:ins w:id="138" w:author="Jeff Wootton" w:date="2024-09-09T11:56:00Z" w16du:dateUtc="2024-09-09T09:56:00Z">
            <w:r w:rsidR="00E35E36">
              <w:rPr>
                <w:noProof/>
                <w:webHidden/>
              </w:rPr>
              <w:t>24</w:t>
            </w:r>
          </w:ins>
          <w:ins w:id="139" w:author="Jason Rhee" w:date="2024-09-09T17:50:00Z" w16du:dateUtc="2024-09-09T07:50:00Z">
            <w:del w:id="14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262A281" w14:textId="6F681470" w:rsidR="00903D8C" w:rsidRDefault="00903D8C">
          <w:pPr>
            <w:pStyle w:val="TOC1"/>
            <w:rPr>
              <w:ins w:id="1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Geometry</w:t>
            </w:r>
            <w:r>
              <w:rPr>
                <w:noProof/>
                <w:webHidden/>
              </w:rPr>
              <w:tab/>
            </w:r>
            <w:r>
              <w:rPr>
                <w:noProof/>
                <w:webHidden/>
              </w:rPr>
              <w:fldChar w:fldCharType="begin"/>
            </w:r>
            <w:r>
              <w:rPr>
                <w:noProof/>
                <w:webHidden/>
              </w:rPr>
              <w:instrText xml:space="preserve"> PAGEREF _Toc176796684 \h </w:instrText>
            </w:r>
          </w:ins>
          <w:r>
            <w:rPr>
              <w:noProof/>
              <w:webHidden/>
            </w:rPr>
          </w:r>
          <w:r>
            <w:rPr>
              <w:noProof/>
              <w:webHidden/>
            </w:rPr>
            <w:fldChar w:fldCharType="separate"/>
          </w:r>
          <w:ins w:id="143" w:author="Jeff Wootton" w:date="2024-09-09T11:56:00Z" w16du:dateUtc="2024-09-09T09:56:00Z">
            <w:r w:rsidR="00E35E36">
              <w:rPr>
                <w:noProof/>
                <w:webHidden/>
              </w:rPr>
              <w:t>25</w:t>
            </w:r>
          </w:ins>
          <w:ins w:id="144" w:author="Jason Rhee" w:date="2024-09-09T17:50:00Z" w16du:dateUtc="2024-09-09T07:50:00Z">
            <w:del w:id="14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5D00F525" w14:textId="18B9E035" w:rsidR="00903D8C" w:rsidRDefault="00903D8C">
          <w:pPr>
            <w:pStyle w:val="TOC1"/>
            <w:rPr>
              <w:ins w:id="1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"_Toc176796685"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Coordinate Reference Systems (CRS)</w:t>
            </w:r>
            <w:r>
              <w:rPr>
                <w:noProof/>
                <w:webHidden/>
              </w:rPr>
              <w:tab/>
            </w:r>
            <w:r>
              <w:rPr>
                <w:noProof/>
                <w:webHidden/>
              </w:rPr>
              <w:fldChar w:fldCharType="begin"/>
            </w:r>
            <w:r>
              <w:rPr>
                <w:noProof/>
                <w:webHidden/>
              </w:rPr>
              <w:instrText xml:space="preserve"> PAGEREF _Toc176796685 \h </w:instrText>
            </w:r>
          </w:ins>
          <w:r>
            <w:rPr>
              <w:noProof/>
              <w:webHidden/>
            </w:rPr>
          </w:r>
          <w:r>
            <w:rPr>
              <w:noProof/>
              <w:webHidden/>
            </w:rPr>
            <w:fldChar w:fldCharType="separate"/>
          </w:r>
          <w:ins w:id="148" w:author="Jeff Wootton" w:date="2024-09-09T11:56:00Z" w16du:dateUtc="2024-09-09T09:56:00Z">
            <w:r w:rsidR="00E35E36">
              <w:rPr>
                <w:noProof/>
                <w:webHidden/>
              </w:rPr>
              <w:t>25</w:t>
            </w:r>
          </w:ins>
          <w:ins w:id="149" w:author="Jason Rhee" w:date="2024-09-09T17:50:00Z" w16du:dateUtc="2024-09-09T07:50:00Z">
            <w:del w:id="15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8C974D2" w14:textId="46206DCE" w:rsidR="00903D8C" w:rsidRDefault="00903D8C">
          <w:pPr>
            <w:pStyle w:val="TOC2"/>
            <w:rPr>
              <w:ins w:id="1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_Toc176796686 \h </w:instrText>
            </w:r>
          </w:ins>
          <w:r>
            <w:rPr>
              <w:noProof/>
              <w:webHidden/>
            </w:rPr>
          </w:r>
          <w:r>
            <w:rPr>
              <w:noProof/>
              <w:webHidden/>
            </w:rPr>
            <w:fldChar w:fldCharType="separate"/>
          </w:r>
          <w:ins w:id="153" w:author="Jeff Wootton" w:date="2024-09-09T11:56:00Z" w16du:dateUtc="2024-09-09T09:56:00Z">
            <w:r w:rsidR="00E35E36">
              <w:rPr>
                <w:noProof/>
                <w:webHidden/>
              </w:rPr>
              <w:t>25</w:t>
            </w:r>
          </w:ins>
          <w:ins w:id="154" w:author="Jason Rhee" w:date="2024-09-09T17:50:00Z" w16du:dateUtc="2024-09-09T07:50:00Z">
            <w:del w:id="15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39350BD" w14:textId="493617CE" w:rsidR="00903D8C" w:rsidRDefault="00903D8C">
          <w:pPr>
            <w:pStyle w:val="TOC2"/>
            <w:rPr>
              <w:ins w:id="1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Horizontal Reference System</w:t>
            </w:r>
            <w:r>
              <w:rPr>
                <w:noProof/>
                <w:webHidden/>
              </w:rPr>
              <w:tab/>
            </w:r>
            <w:r>
              <w:rPr>
                <w:noProof/>
                <w:webHidden/>
              </w:rPr>
              <w:fldChar w:fldCharType="begin"/>
            </w:r>
            <w:r>
              <w:rPr>
                <w:noProof/>
                <w:webHidden/>
              </w:rPr>
              <w:instrText xml:space="preserve"> PAGEREF _Toc176796687 \h </w:instrText>
            </w:r>
          </w:ins>
          <w:r>
            <w:rPr>
              <w:noProof/>
              <w:webHidden/>
            </w:rPr>
          </w:r>
          <w:r>
            <w:rPr>
              <w:noProof/>
              <w:webHidden/>
            </w:rPr>
            <w:fldChar w:fldCharType="separate"/>
          </w:r>
          <w:ins w:id="158" w:author="Jeff Wootton" w:date="2024-09-09T11:56:00Z" w16du:dateUtc="2024-09-09T09:56:00Z">
            <w:r w:rsidR="00E35E36">
              <w:rPr>
                <w:noProof/>
                <w:webHidden/>
              </w:rPr>
              <w:t>25</w:t>
            </w:r>
          </w:ins>
          <w:ins w:id="159" w:author="Jason Rhee" w:date="2024-09-09T17:50:00Z" w16du:dateUtc="2024-09-09T07:50:00Z">
            <w:del w:id="16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58D4232" w14:textId="0BE838B8" w:rsidR="00903D8C" w:rsidRDefault="00903D8C">
          <w:pPr>
            <w:pStyle w:val="TOC2"/>
            <w:rPr>
              <w:ins w:id="1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Vertical Reference System</w:t>
            </w:r>
            <w:r>
              <w:rPr>
                <w:noProof/>
                <w:webHidden/>
              </w:rPr>
              <w:tab/>
            </w:r>
            <w:r>
              <w:rPr>
                <w:noProof/>
                <w:webHidden/>
              </w:rPr>
              <w:fldChar w:fldCharType="begin"/>
            </w:r>
            <w:r>
              <w:rPr>
                <w:noProof/>
                <w:webHidden/>
              </w:rPr>
              <w:instrText xml:space="preserve"> PAGEREF _Toc176796688 \h </w:instrText>
            </w:r>
          </w:ins>
          <w:r>
            <w:rPr>
              <w:noProof/>
              <w:webHidden/>
            </w:rPr>
          </w:r>
          <w:r>
            <w:rPr>
              <w:noProof/>
              <w:webHidden/>
            </w:rPr>
            <w:fldChar w:fldCharType="separate"/>
          </w:r>
          <w:ins w:id="163" w:author="Jeff Wootton" w:date="2024-09-09T11:56:00Z" w16du:dateUtc="2024-09-09T09:56:00Z">
            <w:r w:rsidR="00E35E36">
              <w:rPr>
                <w:noProof/>
                <w:webHidden/>
              </w:rPr>
              <w:t>25</w:t>
            </w:r>
          </w:ins>
          <w:ins w:id="164" w:author="Jason Rhee" w:date="2024-09-09T17:50:00Z" w16du:dateUtc="2024-09-09T07:50:00Z">
            <w:del w:id="16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314259" w14:textId="07D2CA0F" w:rsidR="00903D8C" w:rsidRDefault="00903D8C">
          <w:pPr>
            <w:pStyle w:val="TOC2"/>
            <w:rPr>
              <w:ins w:id="1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Temporal Reference System</w:t>
            </w:r>
            <w:r>
              <w:rPr>
                <w:noProof/>
                <w:webHidden/>
              </w:rPr>
              <w:tab/>
            </w:r>
            <w:r>
              <w:rPr>
                <w:noProof/>
                <w:webHidden/>
              </w:rPr>
              <w:fldChar w:fldCharType="begin"/>
            </w:r>
            <w:r>
              <w:rPr>
                <w:noProof/>
                <w:webHidden/>
              </w:rPr>
              <w:instrText xml:space="preserve"> PAGEREF _Toc176796689 \h </w:instrText>
            </w:r>
          </w:ins>
          <w:r>
            <w:rPr>
              <w:noProof/>
              <w:webHidden/>
            </w:rPr>
          </w:r>
          <w:r>
            <w:rPr>
              <w:noProof/>
              <w:webHidden/>
            </w:rPr>
            <w:fldChar w:fldCharType="separate"/>
          </w:r>
          <w:ins w:id="168" w:author="Jeff Wootton" w:date="2024-09-09T11:56:00Z" w16du:dateUtc="2024-09-09T09:56:00Z">
            <w:r w:rsidR="00E35E36">
              <w:rPr>
                <w:noProof/>
                <w:webHidden/>
              </w:rPr>
              <w:t>25</w:t>
            </w:r>
          </w:ins>
          <w:ins w:id="169" w:author="Jason Rhee" w:date="2024-09-09T17:50:00Z" w16du:dateUtc="2024-09-09T07:50:00Z">
            <w:del w:id="17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CAFD11" w14:textId="1E8F17E8" w:rsidR="00903D8C" w:rsidRDefault="00903D8C">
          <w:pPr>
            <w:pStyle w:val="TOC1"/>
            <w:rPr>
              <w:ins w:id="1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_Toc176796690 \h </w:instrText>
            </w:r>
          </w:ins>
          <w:r>
            <w:rPr>
              <w:noProof/>
              <w:webHidden/>
            </w:rPr>
          </w:r>
          <w:r>
            <w:rPr>
              <w:noProof/>
              <w:webHidden/>
            </w:rPr>
            <w:fldChar w:fldCharType="separate"/>
          </w:r>
          <w:ins w:id="173" w:author="Jeff Wootton" w:date="2024-09-09T11:56:00Z" w16du:dateUtc="2024-09-09T09:56:00Z">
            <w:r w:rsidR="00E35E36">
              <w:rPr>
                <w:noProof/>
                <w:webHidden/>
              </w:rPr>
              <w:t>25</w:t>
            </w:r>
          </w:ins>
          <w:ins w:id="174" w:author="Jason Rhee" w:date="2024-09-09T17:50:00Z" w16du:dateUtc="2024-09-09T07:50:00Z">
            <w:del w:id="17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115B3983" w14:textId="52800CFC" w:rsidR="00903D8C" w:rsidRDefault="00903D8C">
          <w:pPr>
            <w:pStyle w:val="TOC2"/>
            <w:rPr>
              <w:ins w:id="1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_Toc176796691 \h </w:instrText>
            </w:r>
          </w:ins>
          <w:r>
            <w:rPr>
              <w:noProof/>
              <w:webHidden/>
            </w:rPr>
          </w:r>
          <w:r>
            <w:rPr>
              <w:noProof/>
              <w:webHidden/>
            </w:rPr>
            <w:fldChar w:fldCharType="separate"/>
          </w:r>
          <w:ins w:id="178" w:author="Jeff Wootton" w:date="2024-09-09T11:56:00Z" w16du:dateUtc="2024-09-09T09:56:00Z">
            <w:r w:rsidR="00E35E36">
              <w:rPr>
                <w:noProof/>
                <w:webHidden/>
              </w:rPr>
              <w:t>25</w:t>
            </w:r>
          </w:ins>
          <w:ins w:id="179" w:author="Jason Rhee" w:date="2024-09-09T17:50:00Z" w16du:dateUtc="2024-09-09T07:50:00Z">
            <w:del w:id="18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73BA233D" w14:textId="43549B16" w:rsidR="00903D8C" w:rsidRDefault="00903D8C">
          <w:pPr>
            <w:pStyle w:val="TOC1"/>
            <w:rPr>
              <w:ins w:id="1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Capture and Classification</w:t>
            </w:r>
            <w:r>
              <w:rPr>
                <w:noProof/>
                <w:webHidden/>
              </w:rPr>
              <w:tab/>
            </w:r>
            <w:r>
              <w:rPr>
                <w:noProof/>
                <w:webHidden/>
              </w:rPr>
              <w:fldChar w:fldCharType="begin"/>
            </w:r>
            <w:r>
              <w:rPr>
                <w:noProof/>
                <w:webHidden/>
              </w:rPr>
              <w:instrText xml:space="preserve"> PAGEREF _Toc176796692 \h </w:instrText>
            </w:r>
          </w:ins>
          <w:r>
            <w:rPr>
              <w:noProof/>
              <w:webHidden/>
            </w:rPr>
          </w:r>
          <w:r>
            <w:rPr>
              <w:noProof/>
              <w:webHidden/>
            </w:rPr>
            <w:fldChar w:fldCharType="separate"/>
          </w:r>
          <w:ins w:id="183" w:author="Jeff Wootton" w:date="2024-09-09T11:56:00Z" w16du:dateUtc="2024-09-09T09:56:00Z">
            <w:r w:rsidR="00E35E36">
              <w:rPr>
                <w:noProof/>
                <w:webHidden/>
              </w:rPr>
              <w:t>26</w:t>
            </w:r>
          </w:ins>
          <w:ins w:id="184" w:author="Jason Rhee" w:date="2024-09-09T17:50:00Z" w16du:dateUtc="2024-09-09T07:50:00Z">
            <w:del w:id="18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46E6D465" w14:textId="4CAA34F7" w:rsidR="00903D8C" w:rsidRDefault="00903D8C">
          <w:pPr>
            <w:pStyle w:val="TOC1"/>
            <w:rPr>
              <w:ins w:id="1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w:t>
            </w:r>
            <w:r>
              <w:rPr>
                <w:noProof/>
                <w:webHidden/>
              </w:rPr>
              <w:tab/>
            </w:r>
            <w:r>
              <w:rPr>
                <w:noProof/>
                <w:webHidden/>
              </w:rPr>
              <w:fldChar w:fldCharType="begin"/>
            </w:r>
            <w:r>
              <w:rPr>
                <w:noProof/>
                <w:webHidden/>
              </w:rPr>
              <w:instrText xml:space="preserve"> PAGEREF _Toc176796693 \h </w:instrText>
            </w:r>
          </w:ins>
          <w:r>
            <w:rPr>
              <w:noProof/>
              <w:webHidden/>
            </w:rPr>
          </w:r>
          <w:r>
            <w:rPr>
              <w:noProof/>
              <w:webHidden/>
            </w:rPr>
            <w:fldChar w:fldCharType="separate"/>
          </w:r>
          <w:ins w:id="188" w:author="Jeff Wootton" w:date="2024-09-09T11:56:00Z" w16du:dateUtc="2024-09-09T09:56:00Z">
            <w:r w:rsidR="00E35E36">
              <w:rPr>
                <w:noProof/>
                <w:webHidden/>
              </w:rPr>
              <w:t>26</w:t>
            </w:r>
          </w:ins>
          <w:ins w:id="189" w:author="Jason Rhee" w:date="2024-09-09T17:50:00Z" w16du:dateUtc="2024-09-09T07:50:00Z">
            <w:del w:id="19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206EFCA3" w14:textId="0C22AC8A" w:rsidR="00903D8C" w:rsidRDefault="00903D8C">
          <w:pPr>
            <w:pStyle w:val="TOC2"/>
            <w:rPr>
              <w:ins w:id="1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 and Update Frequency</w:t>
            </w:r>
            <w:r>
              <w:rPr>
                <w:noProof/>
                <w:webHidden/>
              </w:rPr>
              <w:tab/>
            </w:r>
            <w:r>
              <w:rPr>
                <w:noProof/>
                <w:webHidden/>
              </w:rPr>
              <w:fldChar w:fldCharType="begin"/>
            </w:r>
            <w:r>
              <w:rPr>
                <w:noProof/>
                <w:webHidden/>
              </w:rPr>
              <w:instrText xml:space="preserve"> PAGEREF _Toc176796694 \h </w:instrText>
            </w:r>
          </w:ins>
          <w:r>
            <w:rPr>
              <w:noProof/>
              <w:webHidden/>
            </w:rPr>
          </w:r>
          <w:r>
            <w:rPr>
              <w:noProof/>
              <w:webHidden/>
            </w:rPr>
            <w:fldChar w:fldCharType="separate"/>
          </w:r>
          <w:ins w:id="193" w:author="Jeff Wootton" w:date="2024-09-09T11:56:00Z" w16du:dateUtc="2024-09-09T09:56:00Z">
            <w:r w:rsidR="00E35E36">
              <w:rPr>
                <w:noProof/>
                <w:webHidden/>
              </w:rPr>
              <w:t>26</w:t>
            </w:r>
          </w:ins>
          <w:ins w:id="194" w:author="Jason Rhee" w:date="2024-09-09T17:50:00Z" w16du:dateUtc="2024-09-09T07:50:00Z">
            <w:del w:id="19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5CDEB9CD" w14:textId="5D8C4A9A" w:rsidR="00903D8C" w:rsidRDefault="00903D8C">
          <w:pPr>
            <w:pStyle w:val="TOC2"/>
            <w:rPr>
              <w:ins w:id="1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Source</w:t>
            </w:r>
            <w:r>
              <w:rPr>
                <w:noProof/>
                <w:webHidden/>
              </w:rPr>
              <w:tab/>
            </w:r>
            <w:r>
              <w:rPr>
                <w:noProof/>
                <w:webHidden/>
              </w:rPr>
              <w:fldChar w:fldCharType="begin"/>
            </w:r>
            <w:r>
              <w:rPr>
                <w:noProof/>
                <w:webHidden/>
              </w:rPr>
              <w:instrText xml:space="preserve"> PAGEREF _Toc176796695 \h </w:instrText>
            </w:r>
          </w:ins>
          <w:r>
            <w:rPr>
              <w:noProof/>
              <w:webHidden/>
            </w:rPr>
          </w:r>
          <w:r>
            <w:rPr>
              <w:noProof/>
              <w:webHidden/>
            </w:rPr>
            <w:fldChar w:fldCharType="separate"/>
          </w:r>
          <w:ins w:id="198" w:author="Jeff Wootton" w:date="2024-09-09T11:56:00Z" w16du:dateUtc="2024-09-09T09:56:00Z">
            <w:r w:rsidR="00E35E36">
              <w:rPr>
                <w:noProof/>
                <w:webHidden/>
              </w:rPr>
              <w:t>26</w:t>
            </w:r>
          </w:ins>
          <w:ins w:id="199" w:author="Jason Rhee" w:date="2024-09-09T17:50:00Z" w16du:dateUtc="2024-09-09T07:50:00Z">
            <w:del w:id="20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678ADD57" w14:textId="0BFF77B9" w:rsidR="00903D8C" w:rsidRDefault="00903D8C">
          <w:pPr>
            <w:pStyle w:val="TOC2"/>
            <w:rPr>
              <w:ins w:id="2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Production Process</w:t>
            </w:r>
            <w:r>
              <w:rPr>
                <w:noProof/>
                <w:webHidden/>
              </w:rPr>
              <w:tab/>
            </w:r>
            <w:r>
              <w:rPr>
                <w:noProof/>
                <w:webHidden/>
              </w:rPr>
              <w:fldChar w:fldCharType="begin"/>
            </w:r>
            <w:r>
              <w:rPr>
                <w:noProof/>
                <w:webHidden/>
              </w:rPr>
              <w:instrText xml:space="preserve"> PAGEREF _Toc176796696 \h </w:instrText>
            </w:r>
          </w:ins>
          <w:r>
            <w:rPr>
              <w:noProof/>
              <w:webHidden/>
            </w:rPr>
          </w:r>
          <w:r>
            <w:rPr>
              <w:noProof/>
              <w:webHidden/>
            </w:rPr>
            <w:fldChar w:fldCharType="separate"/>
          </w:r>
          <w:ins w:id="203" w:author="Jeff Wootton" w:date="2024-09-09T11:56:00Z" w16du:dateUtc="2024-09-09T09:56:00Z">
            <w:r w:rsidR="00E35E36">
              <w:rPr>
                <w:noProof/>
                <w:webHidden/>
              </w:rPr>
              <w:t>27</w:t>
            </w:r>
          </w:ins>
          <w:ins w:id="204" w:author="Jason Rhee" w:date="2024-09-09T17:50:00Z" w16du:dateUtc="2024-09-09T07:50:00Z">
            <w:del w:id="20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555A33B6" w14:textId="4AF9D777" w:rsidR="00903D8C" w:rsidRDefault="00903D8C">
          <w:pPr>
            <w:pStyle w:val="TOC1"/>
            <w:rPr>
              <w:ins w:id="2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Portrayal</w:t>
            </w:r>
            <w:r>
              <w:rPr>
                <w:noProof/>
                <w:webHidden/>
              </w:rPr>
              <w:tab/>
            </w:r>
            <w:r>
              <w:rPr>
                <w:noProof/>
                <w:webHidden/>
              </w:rPr>
              <w:fldChar w:fldCharType="begin"/>
            </w:r>
            <w:r>
              <w:rPr>
                <w:noProof/>
                <w:webHidden/>
              </w:rPr>
              <w:instrText xml:space="preserve"> PAGEREF _Toc176796697 \h </w:instrText>
            </w:r>
          </w:ins>
          <w:r>
            <w:rPr>
              <w:noProof/>
              <w:webHidden/>
            </w:rPr>
          </w:r>
          <w:r>
            <w:rPr>
              <w:noProof/>
              <w:webHidden/>
            </w:rPr>
            <w:fldChar w:fldCharType="separate"/>
          </w:r>
          <w:ins w:id="208" w:author="Jeff Wootton" w:date="2024-09-09T11:56:00Z" w16du:dateUtc="2024-09-09T09:56:00Z">
            <w:r w:rsidR="00E35E36">
              <w:rPr>
                <w:noProof/>
                <w:webHidden/>
              </w:rPr>
              <w:t>27</w:t>
            </w:r>
          </w:ins>
          <w:ins w:id="209" w:author="Jason Rhee" w:date="2024-09-09T17:50:00Z" w16du:dateUtc="2024-09-09T07:50:00Z">
            <w:del w:id="21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007EB68C" w14:textId="4080CA47" w:rsidR="00903D8C" w:rsidRDefault="00903D8C">
          <w:pPr>
            <w:pStyle w:val="TOC1"/>
            <w:rPr>
              <w:ins w:id="2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Format (Encoding)</w:t>
            </w:r>
            <w:r>
              <w:rPr>
                <w:noProof/>
                <w:webHidden/>
              </w:rPr>
              <w:tab/>
            </w:r>
            <w:r>
              <w:rPr>
                <w:noProof/>
                <w:webHidden/>
              </w:rPr>
              <w:fldChar w:fldCharType="begin"/>
            </w:r>
            <w:r>
              <w:rPr>
                <w:noProof/>
                <w:webHidden/>
              </w:rPr>
              <w:instrText xml:space="preserve"> PAGEREF _Toc176796698 \h </w:instrText>
            </w:r>
          </w:ins>
          <w:r>
            <w:rPr>
              <w:noProof/>
              <w:webHidden/>
            </w:rPr>
          </w:r>
          <w:r>
            <w:rPr>
              <w:noProof/>
              <w:webHidden/>
            </w:rPr>
            <w:fldChar w:fldCharType="separate"/>
          </w:r>
          <w:ins w:id="213" w:author="Jeff Wootton" w:date="2024-09-09T11:56:00Z" w16du:dateUtc="2024-09-09T09:56:00Z">
            <w:r w:rsidR="00E35E36">
              <w:rPr>
                <w:noProof/>
                <w:webHidden/>
              </w:rPr>
              <w:t>27</w:t>
            </w:r>
          </w:ins>
          <w:ins w:id="214" w:author="Jason Rhee" w:date="2024-09-09T17:50:00Z" w16du:dateUtc="2024-09-09T07:50:00Z">
            <w:del w:id="21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182DBBC7" w14:textId="5E45A97D" w:rsidR="00903D8C" w:rsidRDefault="00903D8C">
          <w:pPr>
            <w:pStyle w:val="TOC2"/>
            <w:rPr>
              <w:ins w:id="2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Encoding of Latitude and Longitude</w:t>
            </w:r>
            <w:r>
              <w:rPr>
                <w:noProof/>
                <w:webHidden/>
              </w:rPr>
              <w:tab/>
            </w:r>
            <w:r>
              <w:rPr>
                <w:noProof/>
                <w:webHidden/>
              </w:rPr>
              <w:fldChar w:fldCharType="begin"/>
            </w:r>
            <w:r>
              <w:rPr>
                <w:noProof/>
                <w:webHidden/>
              </w:rPr>
              <w:instrText xml:space="preserve"> PAGEREF _Toc176796699 \h </w:instrText>
            </w:r>
          </w:ins>
          <w:r>
            <w:rPr>
              <w:noProof/>
              <w:webHidden/>
            </w:rPr>
          </w:r>
          <w:r>
            <w:rPr>
              <w:noProof/>
              <w:webHidden/>
            </w:rPr>
            <w:fldChar w:fldCharType="separate"/>
          </w:r>
          <w:ins w:id="218" w:author="Jeff Wootton" w:date="2024-09-09T11:56:00Z" w16du:dateUtc="2024-09-09T09:56:00Z">
            <w:r w:rsidR="00E35E36">
              <w:rPr>
                <w:noProof/>
                <w:webHidden/>
              </w:rPr>
              <w:t>27</w:t>
            </w:r>
          </w:ins>
          <w:ins w:id="219" w:author="Jason Rhee" w:date="2024-09-09T17:50:00Z" w16du:dateUtc="2024-09-09T07:50:00Z">
            <w:del w:id="22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2D898D7F" w14:textId="328853DE" w:rsidR="00903D8C" w:rsidRDefault="00903D8C">
          <w:pPr>
            <w:pStyle w:val="TOC2"/>
            <w:rPr>
              <w:ins w:id="2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Numeric Attribute Encoding</w:t>
            </w:r>
            <w:r>
              <w:rPr>
                <w:noProof/>
                <w:webHidden/>
              </w:rPr>
              <w:tab/>
            </w:r>
            <w:r>
              <w:rPr>
                <w:noProof/>
                <w:webHidden/>
              </w:rPr>
              <w:fldChar w:fldCharType="begin"/>
            </w:r>
            <w:r>
              <w:rPr>
                <w:noProof/>
                <w:webHidden/>
              </w:rPr>
              <w:instrText xml:space="preserve"> PAGEREF _Toc176796700 \h </w:instrText>
            </w:r>
          </w:ins>
          <w:r>
            <w:rPr>
              <w:noProof/>
              <w:webHidden/>
            </w:rPr>
          </w:r>
          <w:r>
            <w:rPr>
              <w:noProof/>
              <w:webHidden/>
            </w:rPr>
            <w:fldChar w:fldCharType="separate"/>
          </w:r>
          <w:ins w:id="223" w:author="Jeff Wootton" w:date="2024-09-09T11:56:00Z" w16du:dateUtc="2024-09-09T09:56:00Z">
            <w:r w:rsidR="00E35E36">
              <w:rPr>
                <w:noProof/>
                <w:webHidden/>
              </w:rPr>
              <w:t>27</w:t>
            </w:r>
          </w:ins>
          <w:ins w:id="224" w:author="Jason Rhee" w:date="2024-09-09T17:50:00Z" w16du:dateUtc="2024-09-09T07:50:00Z">
            <w:del w:id="22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11061C11" w14:textId="1009BC17" w:rsidR="00903D8C" w:rsidRDefault="00903D8C">
          <w:pPr>
            <w:pStyle w:val="TOC2"/>
            <w:rPr>
              <w:ins w:id="2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Text Attribute Values</w:t>
            </w:r>
            <w:r>
              <w:rPr>
                <w:noProof/>
                <w:webHidden/>
              </w:rPr>
              <w:tab/>
            </w:r>
            <w:r>
              <w:rPr>
                <w:noProof/>
                <w:webHidden/>
              </w:rPr>
              <w:fldChar w:fldCharType="begin"/>
            </w:r>
            <w:r>
              <w:rPr>
                <w:noProof/>
                <w:webHidden/>
              </w:rPr>
              <w:instrText xml:space="preserve"> PAGEREF _Toc176796701 \h </w:instrText>
            </w:r>
          </w:ins>
          <w:r>
            <w:rPr>
              <w:noProof/>
              <w:webHidden/>
            </w:rPr>
          </w:r>
          <w:r>
            <w:rPr>
              <w:noProof/>
              <w:webHidden/>
            </w:rPr>
            <w:fldChar w:fldCharType="separate"/>
          </w:r>
          <w:ins w:id="228" w:author="Jeff Wootton" w:date="2024-09-09T11:56:00Z" w16du:dateUtc="2024-09-09T09:56:00Z">
            <w:r w:rsidR="00E35E36">
              <w:rPr>
                <w:noProof/>
                <w:webHidden/>
              </w:rPr>
              <w:t>28</w:t>
            </w:r>
          </w:ins>
          <w:ins w:id="229" w:author="Jason Rhee" w:date="2024-09-09T17:50:00Z" w16du:dateUtc="2024-09-09T07:50:00Z">
            <w:del w:id="23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326F689E" w14:textId="60749000" w:rsidR="00903D8C" w:rsidRDefault="00903D8C">
          <w:pPr>
            <w:pStyle w:val="TOC2"/>
            <w:rPr>
              <w:ins w:id="2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Mandatory Attribute Values</w:t>
            </w:r>
            <w:r>
              <w:rPr>
                <w:noProof/>
                <w:webHidden/>
              </w:rPr>
              <w:tab/>
            </w:r>
            <w:r>
              <w:rPr>
                <w:noProof/>
                <w:webHidden/>
              </w:rPr>
              <w:fldChar w:fldCharType="begin"/>
            </w:r>
            <w:r>
              <w:rPr>
                <w:noProof/>
                <w:webHidden/>
              </w:rPr>
              <w:instrText xml:space="preserve"> PAGEREF _Toc176796702 \h </w:instrText>
            </w:r>
          </w:ins>
          <w:r>
            <w:rPr>
              <w:noProof/>
              <w:webHidden/>
            </w:rPr>
          </w:r>
          <w:r>
            <w:rPr>
              <w:noProof/>
              <w:webHidden/>
            </w:rPr>
            <w:fldChar w:fldCharType="separate"/>
          </w:r>
          <w:ins w:id="233" w:author="Jeff Wootton" w:date="2024-09-09T11:56:00Z" w16du:dateUtc="2024-09-09T09:56:00Z">
            <w:r w:rsidR="00E35E36">
              <w:rPr>
                <w:noProof/>
                <w:webHidden/>
              </w:rPr>
              <w:t>28</w:t>
            </w:r>
          </w:ins>
          <w:ins w:id="234" w:author="Jason Rhee" w:date="2024-09-09T17:50:00Z" w16du:dateUtc="2024-09-09T07:50:00Z">
            <w:del w:id="23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770D4C93" w14:textId="107B7370" w:rsidR="00903D8C" w:rsidRDefault="00903D8C">
          <w:pPr>
            <w:pStyle w:val="TOC2"/>
            <w:rPr>
              <w:ins w:id="2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Unknown Attribute Values</w:t>
            </w:r>
            <w:r>
              <w:rPr>
                <w:noProof/>
                <w:webHidden/>
              </w:rPr>
              <w:tab/>
            </w:r>
            <w:r>
              <w:rPr>
                <w:noProof/>
                <w:webHidden/>
              </w:rPr>
              <w:fldChar w:fldCharType="begin"/>
            </w:r>
            <w:r>
              <w:rPr>
                <w:noProof/>
                <w:webHidden/>
              </w:rPr>
              <w:instrText xml:space="preserve"> PAGEREF _Toc176796703 \h </w:instrText>
            </w:r>
          </w:ins>
          <w:r>
            <w:rPr>
              <w:noProof/>
              <w:webHidden/>
            </w:rPr>
          </w:r>
          <w:r>
            <w:rPr>
              <w:noProof/>
              <w:webHidden/>
            </w:rPr>
            <w:fldChar w:fldCharType="separate"/>
          </w:r>
          <w:ins w:id="238" w:author="Jeff Wootton" w:date="2024-09-09T11:56:00Z" w16du:dateUtc="2024-09-09T09:56:00Z">
            <w:r w:rsidR="00E35E36">
              <w:rPr>
                <w:noProof/>
                <w:webHidden/>
              </w:rPr>
              <w:t>28</w:t>
            </w:r>
          </w:ins>
          <w:ins w:id="239" w:author="Jason Rhee" w:date="2024-09-09T17:50:00Z" w16du:dateUtc="2024-09-09T07:50:00Z">
            <w:del w:id="24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543F9D6C" w14:textId="36367D3E" w:rsidR="00903D8C" w:rsidRDefault="00903D8C">
          <w:pPr>
            <w:pStyle w:val="TOC2"/>
            <w:rPr>
              <w:ins w:id="2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Structure of dataset files</w:t>
            </w:r>
            <w:r>
              <w:rPr>
                <w:noProof/>
                <w:webHidden/>
              </w:rPr>
              <w:tab/>
            </w:r>
            <w:r>
              <w:rPr>
                <w:noProof/>
                <w:webHidden/>
              </w:rPr>
              <w:fldChar w:fldCharType="begin"/>
            </w:r>
            <w:r>
              <w:rPr>
                <w:noProof/>
                <w:webHidden/>
              </w:rPr>
              <w:instrText xml:space="preserve"> PAGEREF _Toc176796704 \h </w:instrText>
            </w:r>
          </w:ins>
          <w:r>
            <w:rPr>
              <w:noProof/>
              <w:webHidden/>
            </w:rPr>
          </w:r>
          <w:r>
            <w:rPr>
              <w:noProof/>
              <w:webHidden/>
            </w:rPr>
            <w:fldChar w:fldCharType="separate"/>
          </w:r>
          <w:ins w:id="243" w:author="Jeff Wootton" w:date="2024-09-09T11:56:00Z" w16du:dateUtc="2024-09-09T09:56:00Z">
            <w:r w:rsidR="00E35E36">
              <w:rPr>
                <w:noProof/>
                <w:webHidden/>
              </w:rPr>
              <w:t>28</w:t>
            </w:r>
          </w:ins>
          <w:ins w:id="244" w:author="Jason Rhee" w:date="2024-09-09T17:50:00Z" w16du:dateUtc="2024-09-09T07:50:00Z">
            <w:del w:id="24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27871DC4" w14:textId="47FC8C90" w:rsidR="00903D8C" w:rsidRDefault="00903D8C">
          <w:pPr>
            <w:pStyle w:val="TOC2"/>
            <w:rPr>
              <w:ins w:id="2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Object identifiers</w:t>
            </w:r>
            <w:r>
              <w:rPr>
                <w:noProof/>
                <w:webHidden/>
              </w:rPr>
              <w:tab/>
            </w:r>
            <w:r>
              <w:rPr>
                <w:noProof/>
                <w:webHidden/>
              </w:rPr>
              <w:fldChar w:fldCharType="begin"/>
            </w:r>
            <w:r>
              <w:rPr>
                <w:noProof/>
                <w:webHidden/>
              </w:rPr>
              <w:instrText xml:space="preserve"> PAGEREF _Toc176796705 \h </w:instrText>
            </w:r>
          </w:ins>
          <w:r>
            <w:rPr>
              <w:noProof/>
              <w:webHidden/>
            </w:rPr>
          </w:r>
          <w:r>
            <w:rPr>
              <w:noProof/>
              <w:webHidden/>
            </w:rPr>
            <w:fldChar w:fldCharType="separate"/>
          </w:r>
          <w:ins w:id="248" w:author="Jeff Wootton" w:date="2024-09-09T11:56:00Z" w16du:dateUtc="2024-09-09T09:56:00Z">
            <w:r w:rsidR="00E35E36">
              <w:rPr>
                <w:noProof/>
                <w:webHidden/>
              </w:rPr>
              <w:t>28</w:t>
            </w:r>
          </w:ins>
          <w:ins w:id="249" w:author="Jason Rhee" w:date="2024-09-09T17:50:00Z" w16du:dateUtc="2024-09-09T07:50:00Z">
            <w:del w:id="25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058DA067" w14:textId="7FB6CA07" w:rsidR="00903D8C" w:rsidRDefault="00903D8C">
          <w:pPr>
            <w:pStyle w:val="TOC2"/>
            <w:rPr>
              <w:ins w:id="2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validation</w:t>
            </w:r>
            <w:r>
              <w:rPr>
                <w:noProof/>
                <w:webHidden/>
              </w:rPr>
              <w:tab/>
            </w:r>
            <w:r>
              <w:rPr>
                <w:noProof/>
                <w:webHidden/>
              </w:rPr>
              <w:fldChar w:fldCharType="begin"/>
            </w:r>
            <w:r>
              <w:rPr>
                <w:noProof/>
                <w:webHidden/>
              </w:rPr>
              <w:instrText xml:space="preserve"> PAGEREF _Toc176796706 \h </w:instrText>
            </w:r>
          </w:ins>
          <w:r>
            <w:rPr>
              <w:noProof/>
              <w:webHidden/>
            </w:rPr>
          </w:r>
          <w:r>
            <w:rPr>
              <w:noProof/>
              <w:webHidden/>
            </w:rPr>
            <w:fldChar w:fldCharType="separate"/>
          </w:r>
          <w:ins w:id="253" w:author="Jeff Wootton" w:date="2024-09-09T11:56:00Z" w16du:dateUtc="2024-09-09T09:56:00Z">
            <w:r w:rsidR="00E35E36">
              <w:rPr>
                <w:noProof/>
                <w:webHidden/>
              </w:rPr>
              <w:t>29</w:t>
            </w:r>
          </w:ins>
          <w:ins w:id="254" w:author="Jason Rhee" w:date="2024-09-09T17:50:00Z" w16du:dateUtc="2024-09-09T07:50:00Z">
            <w:del w:id="25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254F4BBD" w14:textId="71BB8946" w:rsidR="00903D8C" w:rsidRDefault="00903D8C">
          <w:pPr>
            <w:pStyle w:val="TOC2"/>
            <w:rPr>
              <w:ins w:id="2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overlap</w:t>
            </w:r>
            <w:r>
              <w:rPr>
                <w:noProof/>
                <w:webHidden/>
              </w:rPr>
              <w:tab/>
            </w:r>
            <w:r>
              <w:rPr>
                <w:noProof/>
                <w:webHidden/>
              </w:rPr>
              <w:fldChar w:fldCharType="begin"/>
            </w:r>
            <w:r>
              <w:rPr>
                <w:noProof/>
                <w:webHidden/>
              </w:rPr>
              <w:instrText xml:space="preserve"> PAGEREF _Toc176796707 \h </w:instrText>
            </w:r>
          </w:ins>
          <w:r>
            <w:rPr>
              <w:noProof/>
              <w:webHidden/>
            </w:rPr>
          </w:r>
          <w:r>
            <w:rPr>
              <w:noProof/>
              <w:webHidden/>
            </w:rPr>
            <w:fldChar w:fldCharType="separate"/>
          </w:r>
          <w:ins w:id="258" w:author="Jeff Wootton" w:date="2024-09-09T11:56:00Z" w16du:dateUtc="2024-09-09T09:56:00Z">
            <w:r w:rsidR="00E35E36">
              <w:rPr>
                <w:noProof/>
                <w:webHidden/>
              </w:rPr>
              <w:t>29</w:t>
            </w:r>
          </w:ins>
          <w:ins w:id="259" w:author="Jason Rhee" w:date="2024-09-09T17:50:00Z" w16du:dateUtc="2024-09-09T07:50:00Z">
            <w:del w:id="26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E194D9A" w14:textId="63EA51D7" w:rsidR="00903D8C" w:rsidRDefault="00903D8C">
          <w:pPr>
            <w:pStyle w:val="TOC2"/>
            <w:rPr>
              <w:ins w:id="2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_Toc176796708 \h </w:instrText>
            </w:r>
          </w:ins>
          <w:r>
            <w:rPr>
              <w:noProof/>
              <w:webHidden/>
            </w:rPr>
          </w:r>
          <w:r>
            <w:rPr>
              <w:noProof/>
              <w:webHidden/>
            </w:rPr>
            <w:fldChar w:fldCharType="separate"/>
          </w:r>
          <w:ins w:id="263" w:author="Jeff Wootton" w:date="2024-09-09T11:56:00Z" w16du:dateUtc="2024-09-09T09:56:00Z">
            <w:r w:rsidR="00E35E36">
              <w:rPr>
                <w:noProof/>
                <w:webHidden/>
              </w:rPr>
              <w:t>29</w:t>
            </w:r>
          </w:ins>
          <w:ins w:id="264" w:author="Jason Rhee" w:date="2024-09-09T17:50:00Z" w16du:dateUtc="2024-09-09T07:50:00Z">
            <w:del w:id="26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5BC2F2C6" w14:textId="0C3E6BAF" w:rsidR="00903D8C" w:rsidRDefault="00903D8C">
          <w:pPr>
            <w:pStyle w:val="TOC1"/>
            <w:rPr>
              <w:ins w:id="2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Delivery</w:t>
            </w:r>
            <w:r>
              <w:rPr>
                <w:noProof/>
                <w:webHidden/>
              </w:rPr>
              <w:tab/>
            </w:r>
            <w:r>
              <w:rPr>
                <w:noProof/>
                <w:webHidden/>
              </w:rPr>
              <w:fldChar w:fldCharType="begin"/>
            </w:r>
            <w:r>
              <w:rPr>
                <w:noProof/>
                <w:webHidden/>
              </w:rPr>
              <w:instrText xml:space="preserve"> PAGEREF _Toc176796709 \h </w:instrText>
            </w:r>
          </w:ins>
          <w:r>
            <w:rPr>
              <w:noProof/>
              <w:webHidden/>
            </w:rPr>
          </w:r>
          <w:r>
            <w:rPr>
              <w:noProof/>
              <w:webHidden/>
            </w:rPr>
            <w:fldChar w:fldCharType="separate"/>
          </w:r>
          <w:ins w:id="268" w:author="Jeff Wootton" w:date="2024-09-09T11:56:00Z" w16du:dateUtc="2024-09-09T09:56:00Z">
            <w:r w:rsidR="00E35E36">
              <w:rPr>
                <w:noProof/>
                <w:webHidden/>
              </w:rPr>
              <w:t>29</w:t>
            </w:r>
          </w:ins>
          <w:ins w:id="269" w:author="Jason Rhee" w:date="2024-09-09T17:50:00Z" w16du:dateUtc="2024-09-09T07:50:00Z">
            <w:del w:id="27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0E86A13" w14:textId="45174F44" w:rsidR="00903D8C" w:rsidRDefault="00903D8C">
          <w:pPr>
            <w:pStyle w:val="TOC2"/>
            <w:rPr>
              <w:ins w:id="2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_Toc176796710 \h </w:instrText>
            </w:r>
          </w:ins>
          <w:r>
            <w:rPr>
              <w:noProof/>
              <w:webHidden/>
            </w:rPr>
          </w:r>
          <w:r>
            <w:rPr>
              <w:noProof/>
              <w:webHidden/>
            </w:rPr>
            <w:fldChar w:fldCharType="separate"/>
          </w:r>
          <w:ins w:id="273" w:author="Jeff Wootton" w:date="2024-09-09T11:56:00Z" w16du:dateUtc="2024-09-09T09:56:00Z">
            <w:r w:rsidR="00E35E36">
              <w:rPr>
                <w:noProof/>
                <w:webHidden/>
              </w:rPr>
              <w:t>29</w:t>
            </w:r>
          </w:ins>
          <w:ins w:id="274" w:author="Jason Rhee" w:date="2024-09-09T17:50:00Z" w16du:dateUtc="2024-09-09T07:50:00Z">
            <w:del w:id="27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4F3A3411" w14:textId="45935889" w:rsidR="00903D8C" w:rsidRDefault="00903D8C">
          <w:pPr>
            <w:pStyle w:val="TOC2"/>
            <w:rPr>
              <w:ins w:id="2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w:t>
            </w:r>
            <w:r>
              <w:rPr>
                <w:noProof/>
                <w:webHidden/>
              </w:rPr>
              <w:tab/>
            </w:r>
            <w:r>
              <w:rPr>
                <w:noProof/>
                <w:webHidden/>
              </w:rPr>
              <w:fldChar w:fldCharType="begin"/>
            </w:r>
            <w:r>
              <w:rPr>
                <w:noProof/>
                <w:webHidden/>
              </w:rPr>
              <w:instrText xml:space="preserve"> PAGEREF _Toc176796711 \h </w:instrText>
            </w:r>
          </w:ins>
          <w:r>
            <w:rPr>
              <w:noProof/>
              <w:webHidden/>
            </w:rPr>
          </w:r>
          <w:r>
            <w:rPr>
              <w:noProof/>
              <w:webHidden/>
            </w:rPr>
            <w:fldChar w:fldCharType="separate"/>
          </w:r>
          <w:ins w:id="278" w:author="Jeff Wootton" w:date="2024-09-09T11:56:00Z" w16du:dateUtc="2024-09-09T09:56:00Z">
            <w:r w:rsidR="00E35E36">
              <w:rPr>
                <w:noProof/>
                <w:webHidden/>
              </w:rPr>
              <w:t>31</w:t>
            </w:r>
          </w:ins>
          <w:ins w:id="279" w:author="Jason Rhee" w:date="2024-09-09T17:50:00Z" w16du:dateUtc="2024-09-09T07:50:00Z">
            <w:del w:id="280" w:author="Jeff Wootton" w:date="2024-09-09T11:53:00Z" w16du:dateUtc="2024-09-09T09:53:00Z">
              <w:r w:rsidDel="005C26BF">
                <w:rPr>
                  <w:noProof/>
                  <w:webHidden/>
                </w:rPr>
                <w:delText>11</w:delText>
              </w:r>
            </w:del>
            <w:r>
              <w:rPr>
                <w:noProof/>
                <w:webHidden/>
              </w:rPr>
              <w:fldChar w:fldCharType="end"/>
            </w:r>
            <w:r w:rsidRPr="004D0C8F">
              <w:rPr>
                <w:rStyle w:val="Hyperlink"/>
                <w:noProof/>
              </w:rPr>
              <w:fldChar w:fldCharType="end"/>
            </w:r>
          </w:ins>
        </w:p>
        <w:p w14:paraId="06EC4FDD" w14:textId="7C695ACC" w:rsidR="00903D8C" w:rsidRDefault="00903D8C">
          <w:pPr>
            <w:pStyle w:val="TOC2"/>
            <w:rPr>
              <w:ins w:id="2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Integrity</w:t>
            </w:r>
            <w:r>
              <w:rPr>
                <w:noProof/>
                <w:webHidden/>
              </w:rPr>
              <w:tab/>
            </w:r>
            <w:r>
              <w:rPr>
                <w:noProof/>
                <w:webHidden/>
              </w:rPr>
              <w:fldChar w:fldCharType="begin"/>
            </w:r>
            <w:r>
              <w:rPr>
                <w:noProof/>
                <w:webHidden/>
              </w:rPr>
              <w:instrText xml:space="preserve"> PAGEREF _Toc176796712 \h </w:instrText>
            </w:r>
          </w:ins>
          <w:r>
            <w:rPr>
              <w:noProof/>
              <w:webHidden/>
            </w:rPr>
          </w:r>
          <w:r>
            <w:rPr>
              <w:noProof/>
              <w:webHidden/>
            </w:rPr>
            <w:fldChar w:fldCharType="separate"/>
          </w:r>
          <w:ins w:id="283" w:author="Jeff Wootton" w:date="2024-09-09T11:56:00Z" w16du:dateUtc="2024-09-09T09:56:00Z">
            <w:r w:rsidR="00E35E36">
              <w:rPr>
                <w:noProof/>
                <w:webHidden/>
              </w:rPr>
              <w:t>31</w:t>
            </w:r>
          </w:ins>
          <w:ins w:id="284" w:author="Jason Rhee" w:date="2024-09-09T17:50:00Z" w16du:dateUtc="2024-09-09T07:50:00Z">
            <w:del w:id="285"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32C0830A" w14:textId="0B473F78" w:rsidR="00903D8C" w:rsidRDefault="00903D8C">
          <w:pPr>
            <w:pStyle w:val="TOC2"/>
            <w:rPr>
              <w:ins w:id="2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Support Files</w:t>
            </w:r>
            <w:r>
              <w:rPr>
                <w:noProof/>
                <w:webHidden/>
              </w:rPr>
              <w:tab/>
            </w:r>
            <w:r>
              <w:rPr>
                <w:noProof/>
                <w:webHidden/>
              </w:rPr>
              <w:fldChar w:fldCharType="begin"/>
            </w:r>
            <w:r>
              <w:rPr>
                <w:noProof/>
                <w:webHidden/>
              </w:rPr>
              <w:instrText xml:space="preserve"> PAGEREF _Toc176796713 \h </w:instrText>
            </w:r>
          </w:ins>
          <w:r>
            <w:rPr>
              <w:noProof/>
              <w:webHidden/>
            </w:rPr>
          </w:r>
          <w:r>
            <w:rPr>
              <w:noProof/>
              <w:webHidden/>
            </w:rPr>
            <w:fldChar w:fldCharType="separate"/>
          </w:r>
          <w:ins w:id="288" w:author="Jeff Wootton" w:date="2024-09-09T11:56:00Z" w16du:dateUtc="2024-09-09T09:56:00Z">
            <w:r w:rsidR="00E35E36">
              <w:rPr>
                <w:noProof/>
                <w:webHidden/>
              </w:rPr>
              <w:t>32</w:t>
            </w:r>
          </w:ins>
          <w:ins w:id="289" w:author="Jason Rhee" w:date="2024-09-09T17:50:00Z" w16du:dateUtc="2024-09-09T07:50:00Z">
            <w:del w:id="290"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1E6FE17D" w14:textId="792C8800" w:rsidR="00903D8C" w:rsidRDefault="00903D8C">
          <w:pPr>
            <w:pStyle w:val="TOC1"/>
            <w:rPr>
              <w:ins w:id="2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Metadata</w:t>
            </w:r>
            <w:r>
              <w:rPr>
                <w:noProof/>
                <w:webHidden/>
              </w:rPr>
              <w:tab/>
            </w:r>
            <w:r>
              <w:rPr>
                <w:noProof/>
                <w:webHidden/>
              </w:rPr>
              <w:fldChar w:fldCharType="begin"/>
            </w:r>
            <w:r>
              <w:rPr>
                <w:noProof/>
                <w:webHidden/>
              </w:rPr>
              <w:instrText xml:space="preserve"> PAGEREF _Toc176796714 \h </w:instrText>
            </w:r>
          </w:ins>
          <w:r>
            <w:rPr>
              <w:noProof/>
              <w:webHidden/>
            </w:rPr>
          </w:r>
          <w:r>
            <w:rPr>
              <w:noProof/>
              <w:webHidden/>
            </w:rPr>
            <w:fldChar w:fldCharType="separate"/>
          </w:r>
          <w:ins w:id="293" w:author="Jeff Wootton" w:date="2024-09-09T11:56:00Z" w16du:dateUtc="2024-09-09T09:56:00Z">
            <w:r w:rsidR="00E35E36">
              <w:rPr>
                <w:noProof/>
                <w:webHidden/>
              </w:rPr>
              <w:t>32</w:t>
            </w:r>
          </w:ins>
          <w:ins w:id="294" w:author="Jason Rhee" w:date="2024-09-09T17:50:00Z" w16du:dateUtc="2024-09-09T07:50:00Z">
            <w:del w:id="295"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452A3D7E" w14:textId="58352FC2" w:rsidR="00903D8C" w:rsidRDefault="00903D8C">
          <w:pPr>
            <w:pStyle w:val="TOC2"/>
            <w:rPr>
              <w:ins w:id="2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"_Toc176796715"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_Toc176796715 \h </w:instrText>
            </w:r>
          </w:ins>
          <w:r>
            <w:rPr>
              <w:noProof/>
              <w:webHidden/>
            </w:rPr>
          </w:r>
          <w:r>
            <w:rPr>
              <w:noProof/>
              <w:webHidden/>
            </w:rPr>
            <w:fldChar w:fldCharType="separate"/>
          </w:r>
          <w:ins w:id="298" w:author="Jeff Wootton" w:date="2024-09-09T11:56:00Z" w16du:dateUtc="2024-09-09T09:56:00Z">
            <w:r w:rsidR="00E35E36">
              <w:rPr>
                <w:noProof/>
                <w:webHidden/>
              </w:rPr>
              <w:t>32</w:t>
            </w:r>
          </w:ins>
          <w:ins w:id="299" w:author="Jason Rhee" w:date="2024-09-09T17:50:00Z" w16du:dateUtc="2024-09-09T07:50:00Z">
            <w:del w:id="300"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0085F6C0" w14:textId="4B295D11" w:rsidR="00903D8C" w:rsidRDefault="00903D8C">
          <w:pPr>
            <w:pStyle w:val="TOC2"/>
            <w:rPr>
              <w:ins w:id="3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S-421 to provide routes in UKC plans</w:t>
            </w:r>
            <w:r>
              <w:rPr>
                <w:noProof/>
                <w:webHidden/>
              </w:rPr>
              <w:tab/>
            </w:r>
            <w:r>
              <w:rPr>
                <w:noProof/>
                <w:webHidden/>
              </w:rPr>
              <w:fldChar w:fldCharType="begin"/>
            </w:r>
            <w:r>
              <w:rPr>
                <w:noProof/>
                <w:webHidden/>
              </w:rPr>
              <w:instrText xml:space="preserve"> PAGEREF _Toc176796716 \h </w:instrText>
            </w:r>
          </w:ins>
          <w:r>
            <w:rPr>
              <w:noProof/>
              <w:webHidden/>
            </w:rPr>
          </w:r>
          <w:r>
            <w:rPr>
              <w:noProof/>
              <w:webHidden/>
            </w:rPr>
            <w:fldChar w:fldCharType="separate"/>
          </w:r>
          <w:ins w:id="303" w:author="Jeff Wootton" w:date="2024-09-09T11:56:00Z" w16du:dateUtc="2024-09-09T09:56:00Z">
            <w:r w:rsidR="00E35E36">
              <w:rPr>
                <w:noProof/>
                <w:webHidden/>
              </w:rPr>
              <w:t>33</w:t>
            </w:r>
          </w:ins>
          <w:ins w:id="304" w:author="Jason Rhee" w:date="2024-09-09T17:50:00Z" w16du:dateUtc="2024-09-09T07:50:00Z">
            <w:del w:id="30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2E57CD69" w14:textId="2C02FA90" w:rsidR="00903D8C" w:rsidRDefault="00903D8C">
          <w:pPr>
            <w:pStyle w:val="TOC2"/>
            <w:rPr>
              <w:ins w:id="3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Language</w:t>
            </w:r>
            <w:r>
              <w:rPr>
                <w:noProof/>
                <w:webHidden/>
              </w:rPr>
              <w:tab/>
            </w:r>
            <w:r>
              <w:rPr>
                <w:noProof/>
                <w:webHidden/>
              </w:rPr>
              <w:fldChar w:fldCharType="begin"/>
            </w:r>
            <w:r>
              <w:rPr>
                <w:noProof/>
                <w:webHidden/>
              </w:rPr>
              <w:instrText xml:space="preserve"> PAGEREF _Toc176796717 \h </w:instrText>
            </w:r>
          </w:ins>
          <w:r>
            <w:rPr>
              <w:noProof/>
              <w:webHidden/>
            </w:rPr>
          </w:r>
          <w:r>
            <w:rPr>
              <w:noProof/>
              <w:webHidden/>
            </w:rPr>
            <w:fldChar w:fldCharType="separate"/>
          </w:r>
          <w:ins w:id="308" w:author="Jeff Wootton" w:date="2024-09-09T11:56:00Z" w16du:dateUtc="2024-09-09T09:56:00Z">
            <w:r w:rsidR="00E35E36">
              <w:rPr>
                <w:noProof/>
                <w:webHidden/>
              </w:rPr>
              <w:t>34</w:t>
            </w:r>
          </w:ins>
          <w:ins w:id="309" w:author="Jason Rhee" w:date="2024-09-09T17:50:00Z" w16du:dateUtc="2024-09-09T07:50:00Z">
            <w:del w:id="310"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79700EAF" w14:textId="56A36E70" w:rsidR="00903D8C" w:rsidRDefault="00903D8C">
          <w:pPr>
            <w:pStyle w:val="TOC2"/>
            <w:rPr>
              <w:ins w:id="3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metadata</w:t>
            </w:r>
            <w:r>
              <w:rPr>
                <w:noProof/>
                <w:webHidden/>
              </w:rPr>
              <w:tab/>
            </w:r>
            <w:r>
              <w:rPr>
                <w:noProof/>
                <w:webHidden/>
              </w:rPr>
              <w:fldChar w:fldCharType="begin"/>
            </w:r>
            <w:r>
              <w:rPr>
                <w:noProof/>
                <w:webHidden/>
              </w:rPr>
              <w:instrText xml:space="preserve"> PAGEREF _Toc176796718 \h </w:instrText>
            </w:r>
          </w:ins>
          <w:r>
            <w:rPr>
              <w:noProof/>
              <w:webHidden/>
            </w:rPr>
          </w:r>
          <w:r>
            <w:rPr>
              <w:noProof/>
              <w:webHidden/>
            </w:rPr>
            <w:fldChar w:fldCharType="separate"/>
          </w:r>
          <w:ins w:id="313" w:author="Jeff Wootton" w:date="2024-09-09T11:56:00Z" w16du:dateUtc="2024-09-09T09:56:00Z">
            <w:r w:rsidR="00E35E36">
              <w:rPr>
                <w:noProof/>
                <w:webHidden/>
              </w:rPr>
              <w:t>34</w:t>
            </w:r>
          </w:ins>
          <w:ins w:id="314" w:author="Jason Rhee" w:date="2024-09-09T17:50:00Z" w16du:dateUtc="2024-09-09T07:50:00Z">
            <w:del w:id="31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5AF0373C" w14:textId="1DB44AFB" w:rsidR="00903D8C" w:rsidRDefault="00903D8C">
          <w:pPr>
            <w:pStyle w:val="TOC2"/>
            <w:rPr>
              <w:ins w:id="3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S100_ExchangeCatalogue</w:t>
            </w:r>
            <w:r>
              <w:rPr>
                <w:noProof/>
                <w:webHidden/>
              </w:rPr>
              <w:tab/>
            </w:r>
            <w:r>
              <w:rPr>
                <w:noProof/>
                <w:webHidden/>
              </w:rPr>
              <w:fldChar w:fldCharType="begin"/>
            </w:r>
            <w:r>
              <w:rPr>
                <w:noProof/>
                <w:webHidden/>
              </w:rPr>
              <w:instrText xml:space="preserve"> PAGEREF _Toc176796719 \h </w:instrText>
            </w:r>
          </w:ins>
          <w:r>
            <w:rPr>
              <w:noProof/>
              <w:webHidden/>
            </w:rPr>
          </w:r>
          <w:r>
            <w:rPr>
              <w:noProof/>
              <w:webHidden/>
            </w:rPr>
            <w:fldChar w:fldCharType="separate"/>
          </w:r>
          <w:ins w:id="318" w:author="Jeff Wootton" w:date="2024-09-09T11:56:00Z" w16du:dateUtc="2024-09-09T09:56:00Z">
            <w:r w:rsidR="00E35E36">
              <w:rPr>
                <w:noProof/>
                <w:webHidden/>
              </w:rPr>
              <w:t>35</w:t>
            </w:r>
          </w:ins>
          <w:ins w:id="319" w:author="Jason Rhee" w:date="2024-09-09T17:50:00Z" w16du:dateUtc="2024-09-09T07:50:00Z">
            <w:del w:id="320" w:author="Jeff Wootton" w:date="2024-09-09T11:53:00Z" w16du:dateUtc="2024-09-09T09:53:00Z">
              <w:r w:rsidDel="005C26BF">
                <w:rPr>
                  <w:noProof/>
                  <w:webHidden/>
                </w:rPr>
                <w:delText>17</w:delText>
              </w:r>
            </w:del>
            <w:r>
              <w:rPr>
                <w:noProof/>
                <w:webHidden/>
              </w:rPr>
              <w:fldChar w:fldCharType="end"/>
            </w:r>
            <w:r w:rsidRPr="004D0C8F">
              <w:rPr>
                <w:rStyle w:val="Hyperlink"/>
                <w:noProof/>
              </w:rPr>
              <w:fldChar w:fldCharType="end"/>
            </w:r>
          </w:ins>
        </w:p>
        <w:p w14:paraId="4C83F15B" w14:textId="1B010697" w:rsidR="00903D8C" w:rsidRDefault="00903D8C">
          <w:pPr>
            <w:pStyle w:val="TOC2"/>
            <w:rPr>
              <w:ins w:id="3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S100_DatasetDiscoveryMetadata</w:t>
            </w:r>
            <w:r>
              <w:rPr>
                <w:noProof/>
                <w:webHidden/>
              </w:rPr>
              <w:tab/>
            </w:r>
            <w:r>
              <w:rPr>
                <w:noProof/>
                <w:webHidden/>
              </w:rPr>
              <w:fldChar w:fldCharType="begin"/>
            </w:r>
            <w:r>
              <w:rPr>
                <w:noProof/>
                <w:webHidden/>
              </w:rPr>
              <w:instrText xml:space="preserve"> PAGEREF _Toc176796720 \h </w:instrText>
            </w:r>
          </w:ins>
          <w:r>
            <w:rPr>
              <w:noProof/>
              <w:webHidden/>
            </w:rPr>
          </w:r>
          <w:r>
            <w:rPr>
              <w:noProof/>
              <w:webHidden/>
            </w:rPr>
            <w:fldChar w:fldCharType="separate"/>
          </w:r>
          <w:ins w:id="323" w:author="Jeff Wootton" w:date="2024-09-09T11:56:00Z" w16du:dateUtc="2024-09-09T09:56:00Z">
            <w:r w:rsidR="00E35E36">
              <w:rPr>
                <w:noProof/>
                <w:webHidden/>
              </w:rPr>
              <w:t>36</w:t>
            </w:r>
          </w:ins>
          <w:ins w:id="324" w:author="Jason Rhee" w:date="2024-09-09T17:50:00Z" w16du:dateUtc="2024-09-09T07:50:00Z">
            <w:del w:id="325" w:author="Jeff Wootton" w:date="2024-09-09T11:53:00Z" w16du:dateUtc="2024-09-09T09:53:00Z">
              <w:r w:rsidDel="005C26BF">
                <w:rPr>
                  <w:noProof/>
                  <w:webHidden/>
                </w:rPr>
                <w:delText>18</w:delText>
              </w:r>
            </w:del>
            <w:r>
              <w:rPr>
                <w:noProof/>
                <w:webHidden/>
              </w:rPr>
              <w:fldChar w:fldCharType="end"/>
            </w:r>
            <w:r w:rsidRPr="004D0C8F">
              <w:rPr>
                <w:rStyle w:val="Hyperlink"/>
                <w:noProof/>
              </w:rPr>
              <w:fldChar w:fldCharType="end"/>
            </w:r>
          </w:ins>
        </w:p>
        <w:p w14:paraId="7CCF13DC" w14:textId="26BC505E" w:rsidR="00903D8C" w:rsidRDefault="00903D8C">
          <w:pPr>
            <w:pStyle w:val="TOC2"/>
            <w:rPr>
              <w:ins w:id="3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S100_SupportFileDiscoveryMetadata</w:t>
            </w:r>
            <w:r>
              <w:rPr>
                <w:noProof/>
                <w:webHidden/>
              </w:rPr>
              <w:tab/>
            </w:r>
            <w:r>
              <w:rPr>
                <w:noProof/>
                <w:webHidden/>
              </w:rPr>
              <w:fldChar w:fldCharType="begin"/>
            </w:r>
            <w:r>
              <w:rPr>
                <w:noProof/>
                <w:webHidden/>
              </w:rPr>
              <w:instrText xml:space="preserve"> PAGEREF _Toc176796721 \h </w:instrText>
            </w:r>
          </w:ins>
          <w:r>
            <w:rPr>
              <w:noProof/>
              <w:webHidden/>
            </w:rPr>
          </w:r>
          <w:r>
            <w:rPr>
              <w:noProof/>
              <w:webHidden/>
            </w:rPr>
            <w:fldChar w:fldCharType="separate"/>
          </w:r>
          <w:ins w:id="328" w:author="Jeff Wootton" w:date="2024-09-09T11:56:00Z" w16du:dateUtc="2024-09-09T09:56:00Z">
            <w:r w:rsidR="00E35E36">
              <w:rPr>
                <w:noProof/>
                <w:webHidden/>
              </w:rPr>
              <w:t>41</w:t>
            </w:r>
          </w:ins>
          <w:ins w:id="329" w:author="Jason Rhee" w:date="2024-09-09T17:50:00Z" w16du:dateUtc="2024-09-09T07:50:00Z">
            <w:del w:id="330" w:author="Jeff Wootton" w:date="2024-09-09T11:53:00Z" w16du:dateUtc="2024-09-09T09:53:00Z">
              <w:r w:rsidDel="005C26BF">
                <w:rPr>
                  <w:noProof/>
                  <w:webHidden/>
                </w:rPr>
                <w:delText>23</w:delText>
              </w:r>
            </w:del>
            <w:r>
              <w:rPr>
                <w:noProof/>
                <w:webHidden/>
              </w:rPr>
              <w:fldChar w:fldCharType="end"/>
            </w:r>
            <w:r w:rsidRPr="004D0C8F">
              <w:rPr>
                <w:rStyle w:val="Hyperlink"/>
                <w:noProof/>
              </w:rPr>
              <w:fldChar w:fldCharType="end"/>
            </w:r>
          </w:ins>
        </w:p>
        <w:p w14:paraId="2F39DD07" w14:textId="13CDC52E" w:rsidR="00903D8C" w:rsidRDefault="00903D8C">
          <w:pPr>
            <w:pStyle w:val="TOC2"/>
            <w:rPr>
              <w:ins w:id="3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S100_CatalogueDiscoveryMetadata</w:t>
            </w:r>
            <w:r>
              <w:rPr>
                <w:noProof/>
                <w:webHidden/>
              </w:rPr>
              <w:tab/>
            </w:r>
            <w:r>
              <w:rPr>
                <w:noProof/>
                <w:webHidden/>
              </w:rPr>
              <w:fldChar w:fldCharType="begin"/>
            </w:r>
            <w:r>
              <w:rPr>
                <w:noProof/>
                <w:webHidden/>
              </w:rPr>
              <w:instrText xml:space="preserve"> PAGEREF _Toc176796722 \h </w:instrText>
            </w:r>
          </w:ins>
          <w:r>
            <w:rPr>
              <w:noProof/>
              <w:webHidden/>
            </w:rPr>
          </w:r>
          <w:r>
            <w:rPr>
              <w:noProof/>
              <w:webHidden/>
            </w:rPr>
            <w:fldChar w:fldCharType="separate"/>
          </w:r>
          <w:ins w:id="333" w:author="Jeff Wootton" w:date="2024-09-09T11:56:00Z" w16du:dateUtc="2024-09-09T09:56:00Z">
            <w:r w:rsidR="00E35E36">
              <w:rPr>
                <w:noProof/>
                <w:webHidden/>
              </w:rPr>
              <w:t>42</w:t>
            </w:r>
          </w:ins>
          <w:ins w:id="334" w:author="Jason Rhee" w:date="2024-09-09T17:50:00Z" w16du:dateUtc="2024-09-09T07:50:00Z">
            <w:del w:id="335" w:author="Jeff Wootton" w:date="2024-09-09T11:53:00Z" w16du:dateUtc="2024-09-09T09:53:00Z">
              <w:r w:rsidDel="005C26BF">
                <w:rPr>
                  <w:noProof/>
                  <w:webHidden/>
                </w:rPr>
                <w:delText>24</w:delText>
              </w:r>
            </w:del>
            <w:r>
              <w:rPr>
                <w:noProof/>
                <w:webHidden/>
              </w:rPr>
              <w:fldChar w:fldCharType="end"/>
            </w:r>
            <w:r w:rsidRPr="004D0C8F">
              <w:rPr>
                <w:rStyle w:val="Hyperlink"/>
                <w:noProof/>
              </w:rPr>
              <w:fldChar w:fldCharType="end"/>
            </w:r>
          </w:ins>
        </w:p>
        <w:p w14:paraId="59E123FE" w14:textId="4E71E933" w:rsidR="00903D8C" w:rsidRDefault="00903D8C">
          <w:pPr>
            <w:pStyle w:val="TOC1"/>
            <w:tabs>
              <w:tab w:val="left" w:pos="10580"/>
            </w:tabs>
            <w:jc w:val="left"/>
            <w:rPr>
              <w:ins w:id="3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37" w:author="Jason Rhee" w:date="2024-09-09T17:51:00Z" w16du:dateUtc="2024-09-09T07:51:00Z">
              <w:pPr>
                <w:pStyle w:val="TOC1"/>
                <w:tabs>
                  <w:tab w:val="left" w:pos="10580"/>
                </w:tabs>
              </w:pPr>
            </w:pPrChange>
          </w:pPr>
          <w:ins w:id="33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A.</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Data Classification and Encoding Guide</w:t>
            </w:r>
            <w:r>
              <w:rPr>
                <w:noProof/>
                <w:webHidden/>
              </w:rPr>
              <w:tab/>
            </w:r>
            <w:r>
              <w:rPr>
                <w:noProof/>
                <w:webHidden/>
              </w:rPr>
              <w:fldChar w:fldCharType="begin"/>
            </w:r>
            <w:r>
              <w:rPr>
                <w:noProof/>
                <w:webHidden/>
              </w:rPr>
              <w:instrText xml:space="preserve"> PAGEREF _Toc176796723 \h </w:instrText>
            </w:r>
          </w:ins>
          <w:r>
            <w:rPr>
              <w:noProof/>
              <w:webHidden/>
            </w:rPr>
          </w:r>
          <w:r>
            <w:rPr>
              <w:noProof/>
              <w:webHidden/>
            </w:rPr>
            <w:fldChar w:fldCharType="separate"/>
          </w:r>
          <w:ins w:id="339" w:author="Jeff Wootton" w:date="2024-09-09T11:56:00Z" w16du:dateUtc="2024-09-09T09:56:00Z">
            <w:r w:rsidR="00E35E36">
              <w:rPr>
                <w:noProof/>
                <w:webHidden/>
              </w:rPr>
              <w:t>45</w:t>
            </w:r>
          </w:ins>
          <w:ins w:id="340" w:author="Jason Rhee" w:date="2024-09-09T17:50:00Z" w16du:dateUtc="2024-09-09T07:50:00Z">
            <w:del w:id="341"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2D2EA7EF" w14:textId="05846A01" w:rsidR="00903D8C" w:rsidRDefault="00903D8C">
          <w:pPr>
            <w:pStyle w:val="TOC2"/>
            <w:rPr>
              <w:ins w:id="3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UnderKeelClearancePlan</w:t>
            </w:r>
            <w:r>
              <w:rPr>
                <w:noProof/>
                <w:webHidden/>
              </w:rPr>
              <w:tab/>
            </w:r>
            <w:r>
              <w:rPr>
                <w:noProof/>
                <w:webHidden/>
              </w:rPr>
              <w:fldChar w:fldCharType="begin"/>
            </w:r>
            <w:r>
              <w:rPr>
                <w:noProof/>
                <w:webHidden/>
              </w:rPr>
              <w:instrText xml:space="preserve"> PAGEREF _Toc176796724 \h </w:instrText>
            </w:r>
          </w:ins>
          <w:r>
            <w:rPr>
              <w:noProof/>
              <w:webHidden/>
            </w:rPr>
          </w:r>
          <w:r>
            <w:rPr>
              <w:noProof/>
              <w:webHidden/>
            </w:rPr>
            <w:fldChar w:fldCharType="separate"/>
          </w:r>
          <w:ins w:id="344" w:author="Jeff Wootton" w:date="2024-09-09T11:56:00Z" w16du:dateUtc="2024-09-09T09:56:00Z">
            <w:r w:rsidR="00E35E36">
              <w:rPr>
                <w:noProof/>
                <w:webHidden/>
              </w:rPr>
              <w:t>45</w:t>
            </w:r>
          </w:ins>
          <w:ins w:id="345" w:author="Jason Rhee" w:date="2024-09-09T17:50:00Z" w16du:dateUtc="2024-09-09T07:50:00Z">
            <w:del w:id="346"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71ED3B70" w14:textId="0283E414" w:rsidR="00903D8C" w:rsidRDefault="00903D8C">
          <w:pPr>
            <w:pStyle w:val="TOC2"/>
            <w:rPr>
              <w:ins w:id="3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UnderKeelClearancePlanArea</w:t>
            </w:r>
            <w:r>
              <w:rPr>
                <w:noProof/>
                <w:webHidden/>
              </w:rPr>
              <w:tab/>
            </w:r>
            <w:r>
              <w:rPr>
                <w:noProof/>
                <w:webHidden/>
              </w:rPr>
              <w:fldChar w:fldCharType="begin"/>
            </w:r>
            <w:r>
              <w:rPr>
                <w:noProof/>
                <w:webHidden/>
              </w:rPr>
              <w:instrText xml:space="preserve"> PAGEREF _Toc176796725 \h </w:instrText>
            </w:r>
          </w:ins>
          <w:r>
            <w:rPr>
              <w:noProof/>
              <w:webHidden/>
            </w:rPr>
          </w:r>
          <w:r>
            <w:rPr>
              <w:noProof/>
              <w:webHidden/>
            </w:rPr>
            <w:fldChar w:fldCharType="separate"/>
          </w:r>
          <w:ins w:id="349" w:author="Jeff Wootton" w:date="2024-09-09T11:56:00Z" w16du:dateUtc="2024-09-09T09:56:00Z">
            <w:r w:rsidR="00E35E36">
              <w:rPr>
                <w:noProof/>
                <w:webHidden/>
              </w:rPr>
              <w:t>46</w:t>
            </w:r>
          </w:ins>
          <w:ins w:id="350" w:author="Jason Rhee" w:date="2024-09-09T17:50:00Z" w16du:dateUtc="2024-09-09T07:50:00Z">
            <w:del w:id="351" w:author="Jeff Wootton" w:date="2024-09-09T11:53:00Z" w16du:dateUtc="2024-09-09T09:53:00Z">
              <w:r w:rsidDel="005C26BF">
                <w:rPr>
                  <w:noProof/>
                  <w:webHidden/>
                </w:rPr>
                <w:delText>28</w:delText>
              </w:r>
            </w:del>
            <w:r>
              <w:rPr>
                <w:noProof/>
                <w:webHidden/>
              </w:rPr>
              <w:fldChar w:fldCharType="end"/>
            </w:r>
            <w:r w:rsidRPr="004D0C8F">
              <w:rPr>
                <w:rStyle w:val="Hyperlink"/>
                <w:noProof/>
              </w:rPr>
              <w:fldChar w:fldCharType="end"/>
            </w:r>
          </w:ins>
        </w:p>
        <w:p w14:paraId="350E19B2" w14:textId="3A6CEA37" w:rsidR="00903D8C" w:rsidRDefault="00903D8C">
          <w:pPr>
            <w:pStyle w:val="TOC2"/>
            <w:rPr>
              <w:ins w:id="35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UnderKeelClearanceNonNavigableArea</w:t>
            </w:r>
            <w:r>
              <w:rPr>
                <w:noProof/>
                <w:webHidden/>
              </w:rPr>
              <w:tab/>
            </w:r>
            <w:r>
              <w:rPr>
                <w:noProof/>
                <w:webHidden/>
              </w:rPr>
              <w:fldChar w:fldCharType="begin"/>
            </w:r>
            <w:r>
              <w:rPr>
                <w:noProof/>
                <w:webHidden/>
              </w:rPr>
              <w:instrText xml:space="preserve"> PAGEREF _Toc176796726 \h </w:instrText>
            </w:r>
          </w:ins>
          <w:r>
            <w:rPr>
              <w:noProof/>
              <w:webHidden/>
            </w:rPr>
          </w:r>
          <w:r>
            <w:rPr>
              <w:noProof/>
              <w:webHidden/>
            </w:rPr>
            <w:fldChar w:fldCharType="separate"/>
          </w:r>
          <w:ins w:id="354" w:author="Jeff Wootton" w:date="2024-09-09T11:56:00Z" w16du:dateUtc="2024-09-09T09:56:00Z">
            <w:r w:rsidR="00E35E36">
              <w:rPr>
                <w:noProof/>
                <w:webHidden/>
              </w:rPr>
              <w:t>47</w:t>
            </w:r>
          </w:ins>
          <w:ins w:id="355" w:author="Jason Rhee" w:date="2024-09-09T17:50:00Z" w16du:dateUtc="2024-09-09T07:50:00Z">
            <w:del w:id="356" w:author="Jeff Wootton" w:date="2024-09-09T11:53:00Z" w16du:dateUtc="2024-09-09T09:53:00Z">
              <w:r w:rsidDel="005C26BF">
                <w:rPr>
                  <w:noProof/>
                  <w:webHidden/>
                </w:rPr>
                <w:delText>29</w:delText>
              </w:r>
            </w:del>
            <w:r>
              <w:rPr>
                <w:noProof/>
                <w:webHidden/>
              </w:rPr>
              <w:fldChar w:fldCharType="end"/>
            </w:r>
            <w:r w:rsidRPr="004D0C8F">
              <w:rPr>
                <w:rStyle w:val="Hyperlink"/>
                <w:noProof/>
              </w:rPr>
              <w:fldChar w:fldCharType="end"/>
            </w:r>
          </w:ins>
        </w:p>
        <w:p w14:paraId="78FC8B9D" w14:textId="6EF8DC51" w:rsidR="00903D8C" w:rsidRDefault="00903D8C">
          <w:pPr>
            <w:pStyle w:val="TOC2"/>
            <w:rPr>
              <w:ins w:id="35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UnderKeelClearanceAlmostNonNavigableArea</w:t>
            </w:r>
            <w:r>
              <w:rPr>
                <w:noProof/>
                <w:webHidden/>
              </w:rPr>
              <w:tab/>
            </w:r>
            <w:r>
              <w:rPr>
                <w:noProof/>
                <w:webHidden/>
              </w:rPr>
              <w:fldChar w:fldCharType="begin"/>
            </w:r>
            <w:r>
              <w:rPr>
                <w:noProof/>
                <w:webHidden/>
              </w:rPr>
              <w:instrText xml:space="preserve"> PAGEREF _Toc176796727 \h </w:instrText>
            </w:r>
          </w:ins>
          <w:r>
            <w:rPr>
              <w:noProof/>
              <w:webHidden/>
            </w:rPr>
          </w:r>
          <w:r>
            <w:rPr>
              <w:noProof/>
              <w:webHidden/>
            </w:rPr>
            <w:fldChar w:fldCharType="separate"/>
          </w:r>
          <w:ins w:id="359" w:author="Jeff Wootton" w:date="2024-09-09T11:56:00Z" w16du:dateUtc="2024-09-09T09:56:00Z">
            <w:r w:rsidR="00E35E36">
              <w:rPr>
                <w:noProof/>
                <w:webHidden/>
              </w:rPr>
              <w:t>48</w:t>
            </w:r>
          </w:ins>
          <w:ins w:id="360" w:author="Jason Rhee" w:date="2024-09-09T17:50:00Z" w16du:dateUtc="2024-09-09T07:50:00Z">
            <w:del w:id="361" w:author="Jeff Wootton" w:date="2024-09-09T11:53:00Z" w16du:dateUtc="2024-09-09T09:53:00Z">
              <w:r w:rsidDel="005C26BF">
                <w:rPr>
                  <w:noProof/>
                  <w:webHidden/>
                </w:rPr>
                <w:delText>30</w:delText>
              </w:r>
            </w:del>
            <w:r>
              <w:rPr>
                <w:noProof/>
                <w:webHidden/>
              </w:rPr>
              <w:fldChar w:fldCharType="end"/>
            </w:r>
            <w:r w:rsidRPr="004D0C8F">
              <w:rPr>
                <w:rStyle w:val="Hyperlink"/>
                <w:noProof/>
              </w:rPr>
              <w:fldChar w:fldCharType="end"/>
            </w:r>
          </w:ins>
        </w:p>
        <w:p w14:paraId="0B8510F5" w14:textId="2AB18E9F" w:rsidR="00903D8C" w:rsidRDefault="00903D8C">
          <w:pPr>
            <w:pStyle w:val="TOC2"/>
            <w:rPr>
              <w:ins w:id="3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UnderKeelClearanceControlPoint</w:t>
            </w:r>
            <w:r>
              <w:rPr>
                <w:noProof/>
                <w:webHidden/>
              </w:rPr>
              <w:tab/>
            </w:r>
            <w:r>
              <w:rPr>
                <w:noProof/>
                <w:webHidden/>
              </w:rPr>
              <w:fldChar w:fldCharType="begin"/>
            </w:r>
            <w:r>
              <w:rPr>
                <w:noProof/>
                <w:webHidden/>
              </w:rPr>
              <w:instrText xml:space="preserve"> PAGEREF _Toc176796728 \h </w:instrText>
            </w:r>
          </w:ins>
          <w:r>
            <w:rPr>
              <w:noProof/>
              <w:webHidden/>
            </w:rPr>
          </w:r>
          <w:r>
            <w:rPr>
              <w:noProof/>
              <w:webHidden/>
            </w:rPr>
            <w:fldChar w:fldCharType="separate"/>
          </w:r>
          <w:ins w:id="364" w:author="Jeff Wootton" w:date="2024-09-09T11:56:00Z" w16du:dateUtc="2024-09-09T09:56:00Z">
            <w:r w:rsidR="00E35E36">
              <w:rPr>
                <w:noProof/>
                <w:webHidden/>
              </w:rPr>
              <w:t>49</w:t>
            </w:r>
          </w:ins>
          <w:ins w:id="365" w:author="Jason Rhee" w:date="2024-09-09T17:50:00Z" w16du:dateUtc="2024-09-09T07:50:00Z">
            <w:del w:id="366" w:author="Jeff Wootton" w:date="2024-09-09T11:53:00Z" w16du:dateUtc="2024-09-09T09:53:00Z">
              <w:r w:rsidDel="005C26BF">
                <w:rPr>
                  <w:noProof/>
                  <w:webHidden/>
                </w:rPr>
                <w:delText>31</w:delText>
              </w:r>
            </w:del>
            <w:r>
              <w:rPr>
                <w:noProof/>
                <w:webHidden/>
              </w:rPr>
              <w:fldChar w:fldCharType="end"/>
            </w:r>
            <w:r w:rsidRPr="004D0C8F">
              <w:rPr>
                <w:rStyle w:val="Hyperlink"/>
                <w:noProof/>
              </w:rPr>
              <w:fldChar w:fldCharType="end"/>
            </w:r>
          </w:ins>
        </w:p>
        <w:p w14:paraId="0AE8317E" w14:textId="73C57ABF" w:rsidR="00903D8C" w:rsidRDefault="00903D8C">
          <w:pPr>
            <w:pStyle w:val="TOC2"/>
            <w:rPr>
              <w:ins w:id="3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Names</w:t>
            </w:r>
            <w:r>
              <w:rPr>
                <w:noProof/>
                <w:webHidden/>
              </w:rPr>
              <w:tab/>
            </w:r>
            <w:r>
              <w:rPr>
                <w:noProof/>
                <w:webHidden/>
              </w:rPr>
              <w:fldChar w:fldCharType="begin"/>
            </w:r>
            <w:r>
              <w:rPr>
                <w:noProof/>
                <w:webHidden/>
              </w:rPr>
              <w:instrText xml:space="preserve"> PAGEREF _Toc176796729 \h </w:instrText>
            </w:r>
          </w:ins>
          <w:r>
            <w:rPr>
              <w:noProof/>
              <w:webHidden/>
            </w:rPr>
          </w:r>
          <w:r>
            <w:rPr>
              <w:noProof/>
              <w:webHidden/>
            </w:rPr>
            <w:fldChar w:fldCharType="separate"/>
          </w:r>
          <w:ins w:id="369" w:author="Jeff Wootton" w:date="2024-09-09T11:56:00Z" w16du:dateUtc="2024-09-09T09:56:00Z">
            <w:r w:rsidR="00E35E36">
              <w:rPr>
                <w:noProof/>
                <w:webHidden/>
              </w:rPr>
              <w:t>50</w:t>
            </w:r>
          </w:ins>
          <w:ins w:id="370" w:author="Jason Rhee" w:date="2024-09-09T17:50:00Z" w16du:dateUtc="2024-09-09T07:50:00Z">
            <w:del w:id="371" w:author="Jeff Wootton" w:date="2024-09-09T11:53:00Z" w16du:dateUtc="2024-09-09T09:53:00Z">
              <w:r w:rsidDel="005C26BF">
                <w:rPr>
                  <w:noProof/>
                  <w:webHidden/>
                </w:rPr>
                <w:delText>32</w:delText>
              </w:r>
            </w:del>
            <w:r>
              <w:rPr>
                <w:noProof/>
                <w:webHidden/>
              </w:rPr>
              <w:fldChar w:fldCharType="end"/>
            </w:r>
            <w:r w:rsidRPr="004D0C8F">
              <w:rPr>
                <w:rStyle w:val="Hyperlink"/>
                <w:noProof/>
              </w:rPr>
              <w:fldChar w:fldCharType="end"/>
            </w:r>
          </w:ins>
        </w:p>
        <w:p w14:paraId="08BF61E1" w14:textId="5E17BE4F" w:rsidR="00903D8C" w:rsidRDefault="00903D8C">
          <w:pPr>
            <w:pStyle w:val="TOC2"/>
            <w:rPr>
              <w:ins w:id="37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Roles</w:t>
            </w:r>
            <w:r>
              <w:rPr>
                <w:noProof/>
                <w:webHidden/>
              </w:rPr>
              <w:tab/>
            </w:r>
            <w:r>
              <w:rPr>
                <w:noProof/>
                <w:webHidden/>
              </w:rPr>
              <w:fldChar w:fldCharType="begin"/>
            </w:r>
            <w:r>
              <w:rPr>
                <w:noProof/>
                <w:webHidden/>
              </w:rPr>
              <w:instrText xml:space="preserve"> PAGEREF _Toc176796730 \h </w:instrText>
            </w:r>
          </w:ins>
          <w:r>
            <w:rPr>
              <w:noProof/>
              <w:webHidden/>
            </w:rPr>
          </w:r>
          <w:r>
            <w:rPr>
              <w:noProof/>
              <w:webHidden/>
            </w:rPr>
            <w:fldChar w:fldCharType="separate"/>
          </w:r>
          <w:ins w:id="374" w:author="Jeff Wootton" w:date="2024-09-09T11:56:00Z" w16du:dateUtc="2024-09-09T09:56:00Z">
            <w:r w:rsidR="00E35E36">
              <w:rPr>
                <w:noProof/>
                <w:webHidden/>
              </w:rPr>
              <w:t>51</w:t>
            </w:r>
          </w:ins>
          <w:ins w:id="375" w:author="Jason Rhee" w:date="2024-09-09T17:50:00Z" w16du:dateUtc="2024-09-09T07:50:00Z">
            <w:del w:id="376"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311AA392" w14:textId="47B35757" w:rsidR="00903D8C" w:rsidRDefault="00903D8C">
          <w:pPr>
            <w:pStyle w:val="TOC2"/>
            <w:rPr>
              <w:ins w:id="37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Attribute and Enumerate Descriptions</w:t>
            </w:r>
            <w:r>
              <w:rPr>
                <w:noProof/>
                <w:webHidden/>
              </w:rPr>
              <w:tab/>
            </w:r>
            <w:r>
              <w:rPr>
                <w:noProof/>
                <w:webHidden/>
              </w:rPr>
              <w:fldChar w:fldCharType="begin"/>
            </w:r>
            <w:r>
              <w:rPr>
                <w:noProof/>
                <w:webHidden/>
              </w:rPr>
              <w:instrText xml:space="preserve"> PAGEREF _Toc176796731 \h </w:instrText>
            </w:r>
          </w:ins>
          <w:r>
            <w:rPr>
              <w:noProof/>
              <w:webHidden/>
            </w:rPr>
          </w:r>
          <w:r>
            <w:rPr>
              <w:noProof/>
              <w:webHidden/>
            </w:rPr>
            <w:fldChar w:fldCharType="separate"/>
          </w:r>
          <w:ins w:id="379" w:author="Jeff Wootton" w:date="2024-09-09T11:56:00Z" w16du:dateUtc="2024-09-09T09:56:00Z">
            <w:r w:rsidR="00E35E36">
              <w:rPr>
                <w:noProof/>
                <w:webHidden/>
              </w:rPr>
              <w:t>51</w:t>
            </w:r>
          </w:ins>
          <w:ins w:id="380" w:author="Jason Rhee" w:date="2024-09-09T17:50:00Z" w16du:dateUtc="2024-09-09T07:50:00Z">
            <w:del w:id="381"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6601DFAB" w14:textId="650E466F" w:rsidR="00903D8C" w:rsidRDefault="00903D8C">
          <w:pPr>
            <w:pStyle w:val="TOC1"/>
            <w:tabs>
              <w:tab w:val="left" w:pos="10580"/>
            </w:tabs>
            <w:jc w:val="left"/>
            <w:rPr>
              <w:ins w:id="3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83" w:author="Jason Rhee" w:date="2024-09-09T17:51:00Z" w16du:dateUtc="2024-09-09T07:51:00Z">
              <w:pPr>
                <w:pStyle w:val="TOC1"/>
                <w:tabs>
                  <w:tab w:val="left" w:pos="10580"/>
                </w:tabs>
              </w:pPr>
            </w:pPrChange>
          </w:pPr>
          <w:ins w:id="38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B.</w:t>
            </w:r>
          </w:ins>
          <w:ins w:id="385"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386" w:author="Jason Rhee" w:date="2024-09-09T17:50:00Z" w16du:dateUtc="2024-09-09T07:50:00Z">
            <w:r w:rsidRPr="004D0C8F">
              <w:rPr>
                <w:rStyle w:val="Hyperlink"/>
                <w:noProof/>
              </w:rPr>
              <w:t>Schema documentation for S129.xsd</w:t>
            </w:r>
            <w:r>
              <w:rPr>
                <w:noProof/>
                <w:webHidden/>
              </w:rPr>
              <w:tab/>
            </w:r>
            <w:r>
              <w:rPr>
                <w:noProof/>
                <w:webHidden/>
              </w:rPr>
              <w:fldChar w:fldCharType="begin"/>
            </w:r>
            <w:r>
              <w:rPr>
                <w:noProof/>
                <w:webHidden/>
              </w:rPr>
              <w:instrText xml:space="preserve"> PAGEREF _Toc176796732 \h </w:instrText>
            </w:r>
          </w:ins>
          <w:r>
            <w:rPr>
              <w:noProof/>
              <w:webHidden/>
            </w:rPr>
          </w:r>
          <w:r>
            <w:rPr>
              <w:noProof/>
              <w:webHidden/>
            </w:rPr>
            <w:fldChar w:fldCharType="separate"/>
          </w:r>
          <w:ins w:id="387" w:author="Jeff Wootton" w:date="2024-09-09T11:56:00Z" w16du:dateUtc="2024-09-09T09:56:00Z">
            <w:r w:rsidR="00E35E36">
              <w:rPr>
                <w:noProof/>
                <w:webHidden/>
              </w:rPr>
              <w:t>57</w:t>
            </w:r>
          </w:ins>
          <w:ins w:id="388" w:author="Jason Rhee" w:date="2024-09-09T17:50:00Z" w16du:dateUtc="2024-09-09T07:50:00Z">
            <w:del w:id="38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70EE95D5" w14:textId="71535C15" w:rsidR="00903D8C" w:rsidRDefault="00903D8C">
          <w:pPr>
            <w:pStyle w:val="TOC2"/>
            <w:rPr>
              <w:ins w:id="3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Schema(s)</w:t>
            </w:r>
            <w:r>
              <w:rPr>
                <w:noProof/>
                <w:webHidden/>
              </w:rPr>
              <w:tab/>
            </w:r>
            <w:r>
              <w:rPr>
                <w:noProof/>
                <w:webHidden/>
              </w:rPr>
              <w:fldChar w:fldCharType="begin"/>
            </w:r>
            <w:r>
              <w:rPr>
                <w:noProof/>
                <w:webHidden/>
              </w:rPr>
              <w:instrText xml:space="preserve"> PAGEREF _Toc176796733 \h </w:instrText>
            </w:r>
          </w:ins>
          <w:r>
            <w:rPr>
              <w:noProof/>
              <w:webHidden/>
            </w:rPr>
          </w:r>
          <w:r>
            <w:rPr>
              <w:noProof/>
              <w:webHidden/>
            </w:rPr>
            <w:fldChar w:fldCharType="separate"/>
          </w:r>
          <w:ins w:id="392" w:author="Jeff Wootton" w:date="2024-09-09T11:56:00Z" w16du:dateUtc="2024-09-09T09:56:00Z">
            <w:r w:rsidR="00E35E36">
              <w:rPr>
                <w:noProof/>
                <w:webHidden/>
              </w:rPr>
              <w:t>57</w:t>
            </w:r>
          </w:ins>
          <w:ins w:id="393" w:author="Jason Rhee" w:date="2024-09-09T17:50:00Z" w16du:dateUtc="2024-09-09T07:50:00Z">
            <w:del w:id="394"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0BF7101B" w14:textId="7CBF82F4" w:rsidR="00903D8C" w:rsidRDefault="00903D8C">
          <w:pPr>
            <w:pStyle w:val="TOC2"/>
            <w:rPr>
              <w:ins w:id="3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6"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w:t>
            </w:r>
            <w:r w:rsidRPr="004D0C8F">
              <w:rPr>
                <w:rStyle w:val="Hyperlink"/>
                <w:noProof/>
                <w:spacing w:val="-8"/>
              </w:rPr>
              <w:t xml:space="preserve"> </w:t>
            </w:r>
            <w:r w:rsidRPr="004D0C8F">
              <w:rPr>
                <w:rStyle w:val="Hyperlink"/>
                <w:noProof/>
                <w:spacing w:val="-3"/>
              </w:rPr>
              <w:t>Type(s)</w:t>
            </w:r>
            <w:r>
              <w:rPr>
                <w:noProof/>
                <w:webHidden/>
              </w:rPr>
              <w:tab/>
            </w:r>
            <w:r>
              <w:rPr>
                <w:noProof/>
                <w:webHidden/>
              </w:rPr>
              <w:fldChar w:fldCharType="begin"/>
            </w:r>
            <w:r>
              <w:rPr>
                <w:noProof/>
                <w:webHidden/>
              </w:rPr>
              <w:instrText xml:space="preserve"> PAGEREF _Toc176796734 \h </w:instrText>
            </w:r>
          </w:ins>
          <w:r>
            <w:rPr>
              <w:noProof/>
              <w:webHidden/>
            </w:rPr>
          </w:r>
          <w:r>
            <w:rPr>
              <w:noProof/>
              <w:webHidden/>
            </w:rPr>
            <w:fldChar w:fldCharType="separate"/>
          </w:r>
          <w:ins w:id="397" w:author="Jeff Wootton" w:date="2024-09-09T11:56:00Z" w16du:dateUtc="2024-09-09T09:56:00Z">
            <w:r w:rsidR="00E35E36">
              <w:rPr>
                <w:noProof/>
                <w:webHidden/>
              </w:rPr>
              <w:t>57</w:t>
            </w:r>
          </w:ins>
          <w:ins w:id="398" w:author="Jason Rhee" w:date="2024-09-09T17:50:00Z" w16du:dateUtc="2024-09-09T07:50:00Z">
            <w:del w:id="39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20319BE0" w14:textId="29B7BFDF" w:rsidR="00903D8C" w:rsidRDefault="00903D8C">
          <w:pPr>
            <w:pStyle w:val="TOC2"/>
            <w:rPr>
              <w:ins w:id="40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0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Type(s</w:t>
            </w:r>
            <w:r w:rsidRPr="004D0C8F">
              <w:rPr>
                <w:rStyle w:val="Hyperlink"/>
                <w:noProof/>
                <w:spacing w:val="-3"/>
              </w:rPr>
              <w:t>)</w:t>
            </w:r>
            <w:r>
              <w:rPr>
                <w:noProof/>
                <w:webHidden/>
              </w:rPr>
              <w:tab/>
            </w:r>
            <w:r>
              <w:rPr>
                <w:noProof/>
                <w:webHidden/>
              </w:rPr>
              <w:fldChar w:fldCharType="begin"/>
            </w:r>
            <w:r>
              <w:rPr>
                <w:noProof/>
                <w:webHidden/>
              </w:rPr>
              <w:instrText xml:space="preserve"> PAGEREF _Toc176796735 \h </w:instrText>
            </w:r>
          </w:ins>
          <w:r>
            <w:rPr>
              <w:noProof/>
              <w:webHidden/>
            </w:rPr>
          </w:r>
          <w:r>
            <w:rPr>
              <w:noProof/>
              <w:webHidden/>
            </w:rPr>
            <w:fldChar w:fldCharType="separate"/>
          </w:r>
          <w:ins w:id="402" w:author="Jeff Wootton" w:date="2024-09-09T11:56:00Z" w16du:dateUtc="2024-09-09T09:56:00Z">
            <w:r w:rsidR="00E35E36">
              <w:rPr>
                <w:noProof/>
                <w:webHidden/>
              </w:rPr>
              <w:t>71</w:t>
            </w:r>
          </w:ins>
          <w:ins w:id="403" w:author="Jason Rhee" w:date="2024-09-09T17:50:00Z" w16du:dateUtc="2024-09-09T07:50:00Z">
            <w:del w:id="404" w:author="Jeff Wootton" w:date="2024-09-09T11:53:00Z" w16du:dateUtc="2024-09-09T09:53:00Z">
              <w:r w:rsidDel="005C26BF">
                <w:rPr>
                  <w:noProof/>
                  <w:webHidden/>
                </w:rPr>
                <w:delText>53</w:delText>
              </w:r>
            </w:del>
            <w:r>
              <w:rPr>
                <w:noProof/>
                <w:webHidden/>
              </w:rPr>
              <w:fldChar w:fldCharType="end"/>
            </w:r>
            <w:r w:rsidRPr="004D0C8F">
              <w:rPr>
                <w:rStyle w:val="Hyperlink"/>
                <w:noProof/>
              </w:rPr>
              <w:fldChar w:fldCharType="end"/>
            </w:r>
          </w:ins>
        </w:p>
        <w:p w14:paraId="2A359F77" w14:textId="413CE04F" w:rsidR="00903D8C" w:rsidRDefault="00903D8C">
          <w:pPr>
            <w:pStyle w:val="TOC1"/>
            <w:tabs>
              <w:tab w:val="left" w:pos="10580"/>
            </w:tabs>
            <w:jc w:val="left"/>
            <w:rPr>
              <w:ins w:id="40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06" w:author="Jason Rhee" w:date="2024-09-09T17:51:00Z" w16du:dateUtc="2024-09-09T07:51:00Z">
              <w:pPr>
                <w:pStyle w:val="TOC1"/>
                <w:tabs>
                  <w:tab w:val="left" w:pos="10580"/>
                </w:tabs>
              </w:pPr>
            </w:pPrChange>
          </w:pPr>
          <w:ins w:id="4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C.</w:t>
            </w:r>
          </w:ins>
          <w:ins w:id="408"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09" w:author="Jason Rhee" w:date="2024-09-09T17:50:00Z" w16du:dateUtc="2024-09-09T07:50:00Z">
            <w:r w:rsidRPr="004D0C8F">
              <w:rPr>
                <w:rStyle w:val="Hyperlink"/>
                <w:noProof/>
              </w:rPr>
              <w:t>Feature Catalogue</w:t>
            </w:r>
            <w:r>
              <w:rPr>
                <w:noProof/>
                <w:webHidden/>
              </w:rPr>
              <w:tab/>
            </w:r>
            <w:r>
              <w:rPr>
                <w:noProof/>
                <w:webHidden/>
              </w:rPr>
              <w:fldChar w:fldCharType="begin"/>
            </w:r>
            <w:r>
              <w:rPr>
                <w:noProof/>
                <w:webHidden/>
              </w:rPr>
              <w:instrText xml:space="preserve"> PAGEREF _Toc176796736 \h </w:instrText>
            </w:r>
          </w:ins>
          <w:r>
            <w:rPr>
              <w:noProof/>
              <w:webHidden/>
            </w:rPr>
          </w:r>
          <w:r>
            <w:rPr>
              <w:noProof/>
              <w:webHidden/>
            </w:rPr>
            <w:fldChar w:fldCharType="separate"/>
          </w:r>
          <w:ins w:id="410" w:author="Jeff Wootton" w:date="2024-09-09T11:56:00Z" w16du:dateUtc="2024-09-09T09:56:00Z">
            <w:r w:rsidR="00E35E36">
              <w:rPr>
                <w:noProof/>
                <w:webHidden/>
              </w:rPr>
              <w:t>73</w:t>
            </w:r>
          </w:ins>
          <w:ins w:id="411" w:author="Jason Rhee" w:date="2024-09-09T17:50:00Z" w16du:dateUtc="2024-09-09T07:50:00Z">
            <w:del w:id="412"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66336FD2" w14:textId="69119C88" w:rsidR="00903D8C" w:rsidRDefault="00903D8C">
          <w:pPr>
            <w:pStyle w:val="TOC2"/>
            <w:rPr>
              <w:ins w:id="41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_Toc176796737 \h </w:instrText>
            </w:r>
          </w:ins>
          <w:r>
            <w:rPr>
              <w:noProof/>
              <w:webHidden/>
            </w:rPr>
          </w:r>
          <w:r>
            <w:rPr>
              <w:noProof/>
              <w:webHidden/>
            </w:rPr>
            <w:fldChar w:fldCharType="separate"/>
          </w:r>
          <w:ins w:id="415" w:author="Jeff Wootton" w:date="2024-09-09T11:56:00Z" w16du:dateUtc="2024-09-09T09:56:00Z">
            <w:r w:rsidR="00E35E36">
              <w:rPr>
                <w:noProof/>
                <w:webHidden/>
              </w:rPr>
              <w:t>73</w:t>
            </w:r>
          </w:ins>
          <w:ins w:id="416" w:author="Jason Rhee" w:date="2024-09-09T17:50:00Z" w16du:dateUtc="2024-09-09T07:50:00Z">
            <w:del w:id="417"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5E55B217" w14:textId="4D900C82" w:rsidR="00903D8C" w:rsidRDefault="00903D8C">
          <w:pPr>
            <w:pStyle w:val="TOC2"/>
            <w:rPr>
              <w:ins w:id="4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_Toc176796738 \h </w:instrText>
            </w:r>
          </w:ins>
          <w:r>
            <w:rPr>
              <w:noProof/>
              <w:webHidden/>
            </w:rPr>
          </w:r>
          <w:r>
            <w:rPr>
              <w:noProof/>
              <w:webHidden/>
            </w:rPr>
            <w:fldChar w:fldCharType="separate"/>
          </w:r>
          <w:ins w:id="420" w:author="Jeff Wootton" w:date="2024-09-09T11:56:00Z" w16du:dateUtc="2024-09-09T09:56:00Z">
            <w:r w:rsidR="00E35E36">
              <w:rPr>
                <w:noProof/>
                <w:webHidden/>
              </w:rPr>
              <w:t>74</w:t>
            </w:r>
          </w:ins>
          <w:ins w:id="421" w:author="Jason Rhee" w:date="2024-09-09T17:50:00Z" w16du:dateUtc="2024-09-09T07:50:00Z">
            <w:del w:id="422" w:author="Jeff Wootton" w:date="2024-09-09T11:53:00Z" w16du:dateUtc="2024-09-09T09:53:00Z">
              <w:r w:rsidDel="005C26BF">
                <w:rPr>
                  <w:noProof/>
                  <w:webHidden/>
                </w:rPr>
                <w:delText>56</w:delText>
              </w:r>
            </w:del>
            <w:r>
              <w:rPr>
                <w:noProof/>
                <w:webHidden/>
              </w:rPr>
              <w:fldChar w:fldCharType="end"/>
            </w:r>
            <w:r w:rsidRPr="004D0C8F">
              <w:rPr>
                <w:rStyle w:val="Hyperlink"/>
                <w:noProof/>
              </w:rPr>
              <w:fldChar w:fldCharType="end"/>
            </w:r>
          </w:ins>
        </w:p>
        <w:p w14:paraId="189DFE4A" w14:textId="751F8DD2" w:rsidR="00903D8C" w:rsidRDefault="00903D8C">
          <w:pPr>
            <w:pStyle w:val="TOC2"/>
            <w:rPr>
              <w:ins w:id="4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Attributes</w:t>
            </w:r>
            <w:r>
              <w:rPr>
                <w:noProof/>
                <w:webHidden/>
              </w:rPr>
              <w:tab/>
            </w:r>
            <w:r>
              <w:rPr>
                <w:noProof/>
                <w:webHidden/>
              </w:rPr>
              <w:fldChar w:fldCharType="begin"/>
            </w:r>
            <w:r>
              <w:rPr>
                <w:noProof/>
                <w:webHidden/>
              </w:rPr>
              <w:instrText xml:space="preserve"> PAGEREF _Toc176796739 \h </w:instrText>
            </w:r>
          </w:ins>
          <w:r>
            <w:rPr>
              <w:noProof/>
              <w:webHidden/>
            </w:rPr>
          </w:r>
          <w:r>
            <w:rPr>
              <w:noProof/>
              <w:webHidden/>
            </w:rPr>
            <w:fldChar w:fldCharType="separate"/>
          </w:r>
          <w:ins w:id="425" w:author="Jeff Wootton" w:date="2024-09-09T11:56:00Z" w16du:dateUtc="2024-09-09T09:56:00Z">
            <w:r w:rsidR="00E35E36">
              <w:rPr>
                <w:noProof/>
                <w:webHidden/>
              </w:rPr>
              <w:t>75</w:t>
            </w:r>
          </w:ins>
          <w:ins w:id="426" w:author="Jason Rhee" w:date="2024-09-09T17:50:00Z" w16du:dateUtc="2024-09-09T07:50:00Z">
            <w:del w:id="427" w:author="Jeff Wootton" w:date="2024-09-09T11:53:00Z" w16du:dateUtc="2024-09-09T09:53:00Z">
              <w:r w:rsidDel="005C26BF">
                <w:rPr>
                  <w:noProof/>
                  <w:webHidden/>
                </w:rPr>
                <w:delText>57</w:delText>
              </w:r>
            </w:del>
            <w:r>
              <w:rPr>
                <w:noProof/>
                <w:webHidden/>
              </w:rPr>
              <w:fldChar w:fldCharType="end"/>
            </w:r>
            <w:r w:rsidRPr="004D0C8F">
              <w:rPr>
                <w:rStyle w:val="Hyperlink"/>
                <w:noProof/>
              </w:rPr>
              <w:fldChar w:fldCharType="end"/>
            </w:r>
          </w:ins>
        </w:p>
        <w:p w14:paraId="00311FDF" w14:textId="04D9C46C" w:rsidR="00903D8C" w:rsidRDefault="00903D8C">
          <w:pPr>
            <w:pStyle w:val="TOC2"/>
            <w:rPr>
              <w:ins w:id="42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Enumerations</w:t>
            </w:r>
            <w:r>
              <w:rPr>
                <w:noProof/>
                <w:webHidden/>
              </w:rPr>
              <w:tab/>
            </w:r>
            <w:r>
              <w:rPr>
                <w:noProof/>
                <w:webHidden/>
              </w:rPr>
              <w:fldChar w:fldCharType="begin"/>
            </w:r>
            <w:r>
              <w:rPr>
                <w:noProof/>
                <w:webHidden/>
              </w:rPr>
              <w:instrText xml:space="preserve"> PAGEREF _Toc176796740 \h </w:instrText>
            </w:r>
          </w:ins>
          <w:r>
            <w:rPr>
              <w:noProof/>
              <w:webHidden/>
            </w:rPr>
          </w:r>
          <w:r>
            <w:rPr>
              <w:noProof/>
              <w:webHidden/>
            </w:rPr>
            <w:fldChar w:fldCharType="separate"/>
          </w:r>
          <w:ins w:id="430" w:author="Jeff Wootton" w:date="2024-09-09T11:56:00Z" w16du:dateUtc="2024-09-09T09:56:00Z">
            <w:r w:rsidR="00E35E36">
              <w:rPr>
                <w:noProof/>
                <w:webHidden/>
              </w:rPr>
              <w:t>80</w:t>
            </w:r>
          </w:ins>
          <w:ins w:id="431" w:author="Jason Rhee" w:date="2024-09-09T17:50:00Z" w16du:dateUtc="2024-09-09T07:50:00Z">
            <w:del w:id="432" w:author="Jeff Wootton" w:date="2024-09-09T11:53:00Z" w16du:dateUtc="2024-09-09T09:53:00Z">
              <w:r w:rsidDel="005C26BF">
                <w:rPr>
                  <w:noProof/>
                  <w:webHidden/>
                </w:rPr>
                <w:delText>62</w:delText>
              </w:r>
            </w:del>
            <w:r>
              <w:rPr>
                <w:noProof/>
                <w:webHidden/>
              </w:rPr>
              <w:fldChar w:fldCharType="end"/>
            </w:r>
            <w:r w:rsidRPr="004D0C8F">
              <w:rPr>
                <w:rStyle w:val="Hyperlink"/>
                <w:noProof/>
              </w:rPr>
              <w:fldChar w:fldCharType="end"/>
            </w:r>
          </w:ins>
        </w:p>
        <w:p w14:paraId="77A07052" w14:textId="0F7F2EAE" w:rsidR="00903D8C" w:rsidRDefault="00903D8C">
          <w:pPr>
            <w:pStyle w:val="TOC2"/>
            <w:rPr>
              <w:ins w:id="43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 Attributes</w:t>
            </w:r>
            <w:r>
              <w:rPr>
                <w:noProof/>
                <w:webHidden/>
              </w:rPr>
              <w:tab/>
            </w:r>
            <w:r>
              <w:rPr>
                <w:noProof/>
                <w:webHidden/>
              </w:rPr>
              <w:fldChar w:fldCharType="begin"/>
            </w:r>
            <w:r>
              <w:rPr>
                <w:noProof/>
                <w:webHidden/>
              </w:rPr>
              <w:instrText xml:space="preserve"> PAGEREF _Toc176796741 \h </w:instrText>
            </w:r>
          </w:ins>
          <w:r>
            <w:rPr>
              <w:noProof/>
              <w:webHidden/>
            </w:rPr>
          </w:r>
          <w:r>
            <w:rPr>
              <w:noProof/>
              <w:webHidden/>
            </w:rPr>
            <w:fldChar w:fldCharType="separate"/>
          </w:r>
          <w:ins w:id="435" w:author="Jeff Wootton" w:date="2024-09-09T11:56:00Z" w16du:dateUtc="2024-09-09T09:56:00Z">
            <w:r w:rsidR="00E35E36">
              <w:rPr>
                <w:noProof/>
                <w:webHidden/>
              </w:rPr>
              <w:t>82</w:t>
            </w:r>
          </w:ins>
          <w:ins w:id="436" w:author="Jason Rhee" w:date="2024-09-09T17:50:00Z" w16du:dateUtc="2024-09-09T07:50:00Z">
            <w:del w:id="437" w:author="Jeff Wootton" w:date="2024-09-09T11:53:00Z" w16du:dateUtc="2024-09-09T09:53:00Z">
              <w:r w:rsidDel="005C26BF">
                <w:rPr>
                  <w:noProof/>
                  <w:webHidden/>
                </w:rPr>
                <w:delText>64</w:delText>
              </w:r>
            </w:del>
            <w:r>
              <w:rPr>
                <w:noProof/>
                <w:webHidden/>
              </w:rPr>
              <w:fldChar w:fldCharType="end"/>
            </w:r>
            <w:r w:rsidRPr="004D0C8F">
              <w:rPr>
                <w:rStyle w:val="Hyperlink"/>
                <w:noProof/>
              </w:rPr>
              <w:fldChar w:fldCharType="end"/>
            </w:r>
          </w:ins>
        </w:p>
        <w:p w14:paraId="6101F07A" w14:textId="1BE8184F" w:rsidR="00903D8C" w:rsidRDefault="00903D8C">
          <w:pPr>
            <w:pStyle w:val="TOC2"/>
            <w:rPr>
              <w:ins w:id="4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Roles</w:t>
            </w:r>
            <w:r>
              <w:rPr>
                <w:noProof/>
                <w:webHidden/>
              </w:rPr>
              <w:tab/>
            </w:r>
            <w:r>
              <w:rPr>
                <w:noProof/>
                <w:webHidden/>
              </w:rPr>
              <w:fldChar w:fldCharType="begin"/>
            </w:r>
            <w:r>
              <w:rPr>
                <w:noProof/>
                <w:webHidden/>
              </w:rPr>
              <w:instrText xml:space="preserve"> PAGEREF _Toc176796742 \h </w:instrText>
            </w:r>
          </w:ins>
          <w:r>
            <w:rPr>
              <w:noProof/>
              <w:webHidden/>
            </w:rPr>
          </w:r>
          <w:r>
            <w:rPr>
              <w:noProof/>
              <w:webHidden/>
            </w:rPr>
            <w:fldChar w:fldCharType="separate"/>
          </w:r>
          <w:ins w:id="440" w:author="Jeff Wootton" w:date="2024-09-09T11:56:00Z" w16du:dateUtc="2024-09-09T09:56:00Z">
            <w:r w:rsidR="00E35E36">
              <w:rPr>
                <w:noProof/>
                <w:webHidden/>
              </w:rPr>
              <w:t>83</w:t>
            </w:r>
          </w:ins>
          <w:ins w:id="441" w:author="Jason Rhee" w:date="2024-09-09T17:50:00Z" w16du:dateUtc="2024-09-09T07:50:00Z">
            <w:del w:id="442" w:author="Jeff Wootton" w:date="2024-09-09T11:53:00Z" w16du:dateUtc="2024-09-09T09:53:00Z">
              <w:r w:rsidDel="005C26BF">
                <w:rPr>
                  <w:noProof/>
                  <w:webHidden/>
                </w:rPr>
                <w:delText>65</w:delText>
              </w:r>
            </w:del>
            <w:r>
              <w:rPr>
                <w:noProof/>
                <w:webHidden/>
              </w:rPr>
              <w:fldChar w:fldCharType="end"/>
            </w:r>
            <w:r w:rsidRPr="004D0C8F">
              <w:rPr>
                <w:rStyle w:val="Hyperlink"/>
                <w:noProof/>
              </w:rPr>
              <w:fldChar w:fldCharType="end"/>
            </w:r>
          </w:ins>
        </w:p>
        <w:p w14:paraId="227355C2" w14:textId="45C8035A" w:rsidR="00903D8C" w:rsidRDefault="00903D8C">
          <w:pPr>
            <w:pStyle w:val="TOC2"/>
            <w:rPr>
              <w:ins w:id="4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4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_Toc176796743 \h </w:instrText>
            </w:r>
          </w:ins>
          <w:r>
            <w:rPr>
              <w:noProof/>
              <w:webHidden/>
            </w:rPr>
          </w:r>
          <w:r>
            <w:rPr>
              <w:noProof/>
              <w:webHidden/>
            </w:rPr>
            <w:fldChar w:fldCharType="separate"/>
          </w:r>
          <w:ins w:id="445" w:author="Jeff Wootton" w:date="2024-09-09T11:56:00Z" w16du:dateUtc="2024-09-09T09:56:00Z">
            <w:r w:rsidR="00E35E36">
              <w:rPr>
                <w:noProof/>
                <w:webHidden/>
              </w:rPr>
              <w:t>85</w:t>
            </w:r>
          </w:ins>
          <w:ins w:id="446" w:author="Jason Rhee" w:date="2024-09-09T17:50:00Z" w16du:dateUtc="2024-09-09T07:50:00Z">
            <w:del w:id="447" w:author="Jeff Wootton" w:date="2024-09-09T11:53:00Z" w16du:dateUtc="2024-09-09T09:53:00Z">
              <w:r w:rsidDel="005C26BF">
                <w:rPr>
                  <w:noProof/>
                  <w:webHidden/>
                </w:rPr>
                <w:delText>67</w:delText>
              </w:r>
            </w:del>
            <w:r>
              <w:rPr>
                <w:noProof/>
                <w:webHidden/>
              </w:rPr>
              <w:fldChar w:fldCharType="end"/>
            </w:r>
            <w:r w:rsidRPr="004D0C8F">
              <w:rPr>
                <w:rStyle w:val="Hyperlink"/>
                <w:noProof/>
              </w:rPr>
              <w:fldChar w:fldCharType="end"/>
            </w:r>
          </w:ins>
        </w:p>
        <w:p w14:paraId="3DADBA5C" w14:textId="0CF75B1C" w:rsidR="00903D8C" w:rsidRDefault="00903D8C">
          <w:pPr>
            <w:pStyle w:val="TOC1"/>
            <w:tabs>
              <w:tab w:val="left" w:pos="10580"/>
            </w:tabs>
            <w:jc w:val="left"/>
            <w:rPr>
              <w:ins w:id="44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49" w:author="Jason Rhee" w:date="2024-09-09T17:51:00Z" w16du:dateUtc="2024-09-09T07:51:00Z">
              <w:pPr>
                <w:pStyle w:val="TOC1"/>
                <w:tabs>
                  <w:tab w:val="left" w:pos="10580"/>
                </w:tabs>
              </w:pPr>
            </w:pPrChange>
          </w:pPr>
          <w:ins w:id="450"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D.</w:t>
            </w:r>
          </w:ins>
          <w:ins w:id="451"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52" w:author="Jason Rhee" w:date="2024-09-09T17:50:00Z" w16du:dateUtc="2024-09-09T07:50:00Z">
            <w:r w:rsidRPr="004D0C8F">
              <w:rPr>
                <w:rStyle w:val="Hyperlink"/>
                <w:noProof/>
              </w:rPr>
              <w:t>Portrayal Catalogue</w:t>
            </w:r>
            <w:r>
              <w:rPr>
                <w:noProof/>
                <w:webHidden/>
              </w:rPr>
              <w:tab/>
            </w:r>
            <w:r>
              <w:rPr>
                <w:noProof/>
                <w:webHidden/>
              </w:rPr>
              <w:fldChar w:fldCharType="begin"/>
            </w:r>
            <w:r>
              <w:rPr>
                <w:noProof/>
                <w:webHidden/>
              </w:rPr>
              <w:instrText xml:space="preserve"> PAGEREF _Toc176796744 \h </w:instrText>
            </w:r>
          </w:ins>
          <w:r>
            <w:rPr>
              <w:noProof/>
              <w:webHidden/>
            </w:rPr>
          </w:r>
          <w:r>
            <w:rPr>
              <w:noProof/>
              <w:webHidden/>
            </w:rPr>
            <w:fldChar w:fldCharType="separate"/>
          </w:r>
          <w:ins w:id="453" w:author="Jeff Wootton" w:date="2024-09-09T11:56:00Z" w16du:dateUtc="2024-09-09T09:56:00Z">
            <w:r w:rsidR="00E35E36">
              <w:rPr>
                <w:noProof/>
                <w:webHidden/>
              </w:rPr>
              <w:t>90</w:t>
            </w:r>
          </w:ins>
          <w:ins w:id="454" w:author="Jason Rhee" w:date="2024-09-09T17:50:00Z" w16du:dateUtc="2024-09-09T07:50:00Z">
            <w:del w:id="455"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4CD32ED1" w14:textId="24BD69B1" w:rsidR="00903D8C" w:rsidRDefault="00903D8C">
          <w:pPr>
            <w:pStyle w:val="TOC2"/>
            <w:rPr>
              <w:ins w:id="4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5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"_Toc176796745"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_Toc176796745 \h </w:instrText>
            </w:r>
          </w:ins>
          <w:r>
            <w:rPr>
              <w:noProof/>
              <w:webHidden/>
            </w:rPr>
          </w:r>
          <w:r>
            <w:rPr>
              <w:noProof/>
              <w:webHidden/>
            </w:rPr>
            <w:fldChar w:fldCharType="separate"/>
          </w:r>
          <w:ins w:id="458" w:author="Jeff Wootton" w:date="2024-09-09T11:56:00Z" w16du:dateUtc="2024-09-09T09:56:00Z">
            <w:r w:rsidR="00E35E36">
              <w:rPr>
                <w:noProof/>
                <w:webHidden/>
              </w:rPr>
              <w:t>90</w:t>
            </w:r>
          </w:ins>
          <w:ins w:id="459" w:author="Jason Rhee" w:date="2024-09-09T17:50:00Z" w16du:dateUtc="2024-09-09T07:50:00Z">
            <w:del w:id="460"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5CB7E822" w14:textId="559D761B" w:rsidR="00903D8C" w:rsidRDefault="00903D8C">
          <w:pPr>
            <w:pStyle w:val="TOC2"/>
            <w:rPr>
              <w:ins w:id="4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_Toc176796746 \h </w:instrText>
            </w:r>
          </w:ins>
          <w:r>
            <w:rPr>
              <w:noProof/>
              <w:webHidden/>
            </w:rPr>
          </w:r>
          <w:r>
            <w:rPr>
              <w:noProof/>
              <w:webHidden/>
            </w:rPr>
            <w:fldChar w:fldCharType="separate"/>
          </w:r>
          <w:ins w:id="463" w:author="Jeff Wootton" w:date="2024-09-09T11:56:00Z" w16du:dateUtc="2024-09-09T09:56:00Z">
            <w:r w:rsidR="00E35E36">
              <w:rPr>
                <w:noProof/>
                <w:webHidden/>
              </w:rPr>
              <w:t>91</w:t>
            </w:r>
          </w:ins>
          <w:ins w:id="464" w:author="Jason Rhee" w:date="2024-09-09T17:50:00Z" w16du:dateUtc="2024-09-09T07:50:00Z">
            <w:del w:id="465" w:author="Jeff Wootton" w:date="2024-09-09T11:53:00Z" w16du:dateUtc="2024-09-09T09:53:00Z">
              <w:r w:rsidDel="005C26BF">
                <w:rPr>
                  <w:noProof/>
                  <w:webHidden/>
                </w:rPr>
                <w:delText>73</w:delText>
              </w:r>
            </w:del>
            <w:r>
              <w:rPr>
                <w:noProof/>
                <w:webHidden/>
              </w:rPr>
              <w:fldChar w:fldCharType="end"/>
            </w:r>
            <w:r w:rsidRPr="004D0C8F">
              <w:rPr>
                <w:rStyle w:val="Hyperlink"/>
                <w:noProof/>
              </w:rPr>
              <w:fldChar w:fldCharType="end"/>
            </w:r>
          </w:ins>
        </w:p>
        <w:p w14:paraId="165142E3" w14:textId="74852ECB" w:rsidR="00903D8C" w:rsidRDefault="00903D8C">
          <w:pPr>
            <w:pStyle w:val="TOC2"/>
            <w:rPr>
              <w:ins w:id="4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Color Profiles</w:t>
            </w:r>
            <w:r>
              <w:rPr>
                <w:noProof/>
                <w:webHidden/>
              </w:rPr>
              <w:tab/>
            </w:r>
            <w:r>
              <w:rPr>
                <w:noProof/>
                <w:webHidden/>
              </w:rPr>
              <w:fldChar w:fldCharType="begin"/>
            </w:r>
            <w:r>
              <w:rPr>
                <w:noProof/>
                <w:webHidden/>
              </w:rPr>
              <w:instrText xml:space="preserve"> PAGEREF _Toc176796747 \h </w:instrText>
            </w:r>
          </w:ins>
          <w:r>
            <w:rPr>
              <w:noProof/>
              <w:webHidden/>
            </w:rPr>
          </w:r>
          <w:r>
            <w:rPr>
              <w:noProof/>
              <w:webHidden/>
            </w:rPr>
            <w:fldChar w:fldCharType="separate"/>
          </w:r>
          <w:ins w:id="468" w:author="Jeff Wootton" w:date="2024-09-09T11:56:00Z" w16du:dateUtc="2024-09-09T09:56:00Z">
            <w:r w:rsidR="00E35E36">
              <w:rPr>
                <w:noProof/>
                <w:webHidden/>
              </w:rPr>
              <w:t>92</w:t>
            </w:r>
          </w:ins>
          <w:ins w:id="469" w:author="Jason Rhee" w:date="2024-09-09T17:50:00Z" w16du:dateUtc="2024-09-09T07:50:00Z">
            <w:del w:id="470" w:author="Jeff Wootton" w:date="2024-09-09T11:53:00Z" w16du:dateUtc="2024-09-09T09:53:00Z">
              <w:r w:rsidDel="005C26BF">
                <w:rPr>
                  <w:noProof/>
                  <w:webHidden/>
                </w:rPr>
                <w:delText>74</w:delText>
              </w:r>
            </w:del>
            <w:r>
              <w:rPr>
                <w:noProof/>
                <w:webHidden/>
              </w:rPr>
              <w:fldChar w:fldCharType="end"/>
            </w:r>
            <w:r w:rsidRPr="004D0C8F">
              <w:rPr>
                <w:rStyle w:val="Hyperlink"/>
                <w:noProof/>
              </w:rPr>
              <w:fldChar w:fldCharType="end"/>
            </w:r>
          </w:ins>
        </w:p>
        <w:p w14:paraId="467FAC79" w14:textId="0C5AA4B9" w:rsidR="00903D8C" w:rsidRDefault="00903D8C">
          <w:pPr>
            <w:pStyle w:val="TOC2"/>
            <w:rPr>
              <w:ins w:id="4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Symbols</w:t>
            </w:r>
            <w:r>
              <w:rPr>
                <w:noProof/>
                <w:webHidden/>
              </w:rPr>
              <w:tab/>
            </w:r>
            <w:r>
              <w:rPr>
                <w:noProof/>
                <w:webHidden/>
              </w:rPr>
              <w:fldChar w:fldCharType="begin"/>
            </w:r>
            <w:r>
              <w:rPr>
                <w:noProof/>
                <w:webHidden/>
              </w:rPr>
              <w:instrText xml:space="preserve"> PAGEREF _Toc176796748 \h </w:instrText>
            </w:r>
          </w:ins>
          <w:r>
            <w:rPr>
              <w:noProof/>
              <w:webHidden/>
            </w:rPr>
          </w:r>
          <w:r>
            <w:rPr>
              <w:noProof/>
              <w:webHidden/>
            </w:rPr>
            <w:fldChar w:fldCharType="separate"/>
          </w:r>
          <w:ins w:id="473" w:author="Jeff Wootton" w:date="2024-09-09T11:56:00Z" w16du:dateUtc="2024-09-09T09:56:00Z">
            <w:r w:rsidR="00E35E36">
              <w:rPr>
                <w:noProof/>
                <w:webHidden/>
              </w:rPr>
              <w:t>93</w:t>
            </w:r>
          </w:ins>
          <w:ins w:id="474" w:author="Jason Rhee" w:date="2024-09-09T17:50:00Z" w16du:dateUtc="2024-09-09T07:50:00Z">
            <w:del w:id="475" w:author="Jeff Wootton" w:date="2024-09-09T11:53:00Z" w16du:dateUtc="2024-09-09T09:53:00Z">
              <w:r w:rsidDel="005C26BF">
                <w:rPr>
                  <w:noProof/>
                  <w:webHidden/>
                </w:rPr>
                <w:delText>75</w:delText>
              </w:r>
            </w:del>
            <w:r>
              <w:rPr>
                <w:noProof/>
                <w:webHidden/>
              </w:rPr>
              <w:fldChar w:fldCharType="end"/>
            </w:r>
            <w:r w:rsidRPr="004D0C8F">
              <w:rPr>
                <w:rStyle w:val="Hyperlink"/>
                <w:noProof/>
              </w:rPr>
              <w:fldChar w:fldCharType="end"/>
            </w:r>
          </w:ins>
        </w:p>
        <w:p w14:paraId="2B0865AA" w14:textId="71C13AE4" w:rsidR="00903D8C" w:rsidRDefault="00903D8C">
          <w:pPr>
            <w:pStyle w:val="TOC2"/>
            <w:rPr>
              <w:ins w:id="4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Line styles</w:t>
            </w:r>
            <w:r>
              <w:rPr>
                <w:noProof/>
                <w:webHidden/>
              </w:rPr>
              <w:tab/>
            </w:r>
            <w:r>
              <w:rPr>
                <w:noProof/>
                <w:webHidden/>
              </w:rPr>
              <w:fldChar w:fldCharType="begin"/>
            </w:r>
            <w:r>
              <w:rPr>
                <w:noProof/>
                <w:webHidden/>
              </w:rPr>
              <w:instrText xml:space="preserve"> PAGEREF _Toc176796749 \h </w:instrText>
            </w:r>
          </w:ins>
          <w:r>
            <w:rPr>
              <w:noProof/>
              <w:webHidden/>
            </w:rPr>
          </w:r>
          <w:r>
            <w:rPr>
              <w:noProof/>
              <w:webHidden/>
            </w:rPr>
            <w:fldChar w:fldCharType="separate"/>
          </w:r>
          <w:ins w:id="478" w:author="Jeff Wootton" w:date="2024-09-09T11:56:00Z" w16du:dateUtc="2024-09-09T09:56:00Z">
            <w:r w:rsidR="00E35E36">
              <w:rPr>
                <w:noProof/>
                <w:webHidden/>
              </w:rPr>
              <w:t>95</w:t>
            </w:r>
          </w:ins>
          <w:ins w:id="479" w:author="Jason Rhee" w:date="2024-09-09T17:50:00Z" w16du:dateUtc="2024-09-09T07:50:00Z">
            <w:del w:id="480" w:author="Jeff Wootton" w:date="2024-09-09T11:53:00Z" w16du:dateUtc="2024-09-09T09:53:00Z">
              <w:r w:rsidDel="005C26BF">
                <w:rPr>
                  <w:noProof/>
                  <w:webHidden/>
                </w:rPr>
                <w:delText>77</w:delText>
              </w:r>
            </w:del>
            <w:r>
              <w:rPr>
                <w:noProof/>
                <w:webHidden/>
              </w:rPr>
              <w:fldChar w:fldCharType="end"/>
            </w:r>
            <w:r w:rsidRPr="004D0C8F">
              <w:rPr>
                <w:rStyle w:val="Hyperlink"/>
                <w:noProof/>
              </w:rPr>
              <w:fldChar w:fldCharType="end"/>
            </w:r>
          </w:ins>
        </w:p>
        <w:p w14:paraId="7C30FE13" w14:textId="3A070E7C" w:rsidR="00903D8C" w:rsidRDefault="00903D8C">
          <w:pPr>
            <w:pStyle w:val="TOC2"/>
            <w:rPr>
              <w:ins w:id="4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Area Fills</w:t>
            </w:r>
            <w:r>
              <w:rPr>
                <w:noProof/>
                <w:webHidden/>
              </w:rPr>
              <w:tab/>
            </w:r>
            <w:r>
              <w:rPr>
                <w:noProof/>
                <w:webHidden/>
              </w:rPr>
              <w:fldChar w:fldCharType="begin"/>
            </w:r>
            <w:r>
              <w:rPr>
                <w:noProof/>
                <w:webHidden/>
              </w:rPr>
              <w:instrText xml:space="preserve"> PAGEREF _Toc176796750 \h </w:instrText>
            </w:r>
          </w:ins>
          <w:r>
            <w:rPr>
              <w:noProof/>
              <w:webHidden/>
            </w:rPr>
          </w:r>
          <w:r>
            <w:rPr>
              <w:noProof/>
              <w:webHidden/>
            </w:rPr>
            <w:fldChar w:fldCharType="separate"/>
          </w:r>
          <w:ins w:id="483" w:author="Jeff Wootton" w:date="2024-09-09T11:56:00Z" w16du:dateUtc="2024-09-09T09:56:00Z">
            <w:r w:rsidR="00E35E36">
              <w:rPr>
                <w:noProof/>
                <w:webHidden/>
              </w:rPr>
              <w:t>96</w:t>
            </w:r>
          </w:ins>
          <w:ins w:id="484" w:author="Jason Rhee" w:date="2024-09-09T17:50:00Z" w16du:dateUtc="2024-09-09T07:50:00Z">
            <w:del w:id="485" w:author="Jeff Wootton" w:date="2024-09-09T11:53:00Z" w16du:dateUtc="2024-09-09T09:53:00Z">
              <w:r w:rsidDel="005C26BF">
                <w:rPr>
                  <w:noProof/>
                  <w:webHidden/>
                </w:rPr>
                <w:delText>78</w:delText>
              </w:r>
            </w:del>
            <w:r>
              <w:rPr>
                <w:noProof/>
                <w:webHidden/>
              </w:rPr>
              <w:fldChar w:fldCharType="end"/>
            </w:r>
            <w:r w:rsidRPr="004D0C8F">
              <w:rPr>
                <w:rStyle w:val="Hyperlink"/>
                <w:noProof/>
              </w:rPr>
              <w:fldChar w:fldCharType="end"/>
            </w:r>
          </w:ins>
        </w:p>
        <w:p w14:paraId="7E901E80" w14:textId="554F7B56" w:rsidR="00903D8C" w:rsidRDefault="00903D8C">
          <w:pPr>
            <w:pStyle w:val="TOC2"/>
            <w:rPr>
              <w:ins w:id="4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Fonts</w:t>
            </w:r>
            <w:r>
              <w:rPr>
                <w:noProof/>
                <w:webHidden/>
              </w:rPr>
              <w:tab/>
            </w:r>
            <w:r>
              <w:rPr>
                <w:noProof/>
                <w:webHidden/>
              </w:rPr>
              <w:fldChar w:fldCharType="begin"/>
            </w:r>
            <w:r>
              <w:rPr>
                <w:noProof/>
                <w:webHidden/>
              </w:rPr>
              <w:instrText xml:space="preserve"> PAGEREF _Toc176796751 \h </w:instrText>
            </w:r>
          </w:ins>
          <w:r>
            <w:rPr>
              <w:noProof/>
              <w:webHidden/>
            </w:rPr>
          </w:r>
          <w:r>
            <w:rPr>
              <w:noProof/>
              <w:webHidden/>
            </w:rPr>
            <w:fldChar w:fldCharType="separate"/>
          </w:r>
          <w:ins w:id="488" w:author="Jeff Wootton" w:date="2024-09-09T11:56:00Z" w16du:dateUtc="2024-09-09T09:56:00Z">
            <w:r w:rsidR="00E35E36">
              <w:rPr>
                <w:noProof/>
                <w:webHidden/>
              </w:rPr>
              <w:t>97</w:t>
            </w:r>
          </w:ins>
          <w:ins w:id="489" w:author="Jason Rhee" w:date="2024-09-09T17:50:00Z" w16du:dateUtc="2024-09-09T07:50:00Z">
            <w:del w:id="490" w:author="Jeff Wootton" w:date="2024-09-09T11:53:00Z" w16du:dateUtc="2024-09-09T09:53:00Z">
              <w:r w:rsidDel="005C26BF">
                <w:rPr>
                  <w:noProof/>
                  <w:webHidden/>
                </w:rPr>
                <w:delText>79</w:delText>
              </w:r>
            </w:del>
            <w:r>
              <w:rPr>
                <w:noProof/>
                <w:webHidden/>
              </w:rPr>
              <w:fldChar w:fldCharType="end"/>
            </w:r>
            <w:r w:rsidRPr="004D0C8F">
              <w:rPr>
                <w:rStyle w:val="Hyperlink"/>
                <w:noProof/>
              </w:rPr>
              <w:fldChar w:fldCharType="end"/>
            </w:r>
          </w:ins>
        </w:p>
        <w:p w14:paraId="79EF2196" w14:textId="35438111" w:rsidR="00903D8C" w:rsidRDefault="00903D8C">
          <w:pPr>
            <w:pStyle w:val="TOC2"/>
            <w:rPr>
              <w:ins w:id="4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Viewing Group</w:t>
            </w:r>
            <w:r>
              <w:rPr>
                <w:noProof/>
                <w:webHidden/>
              </w:rPr>
              <w:tab/>
            </w:r>
            <w:r>
              <w:rPr>
                <w:noProof/>
                <w:webHidden/>
              </w:rPr>
              <w:fldChar w:fldCharType="begin"/>
            </w:r>
            <w:r>
              <w:rPr>
                <w:noProof/>
                <w:webHidden/>
              </w:rPr>
              <w:instrText xml:space="preserve"> PAGEREF _Toc176796752 \h </w:instrText>
            </w:r>
          </w:ins>
          <w:r>
            <w:rPr>
              <w:noProof/>
              <w:webHidden/>
            </w:rPr>
          </w:r>
          <w:r>
            <w:rPr>
              <w:noProof/>
              <w:webHidden/>
            </w:rPr>
            <w:fldChar w:fldCharType="separate"/>
          </w:r>
          <w:ins w:id="493" w:author="Jeff Wootton" w:date="2024-09-09T11:56:00Z" w16du:dateUtc="2024-09-09T09:56:00Z">
            <w:r w:rsidR="00E35E36">
              <w:rPr>
                <w:noProof/>
                <w:webHidden/>
              </w:rPr>
              <w:t>98</w:t>
            </w:r>
          </w:ins>
          <w:ins w:id="494" w:author="Jason Rhee" w:date="2024-09-09T17:50:00Z" w16du:dateUtc="2024-09-09T07:50:00Z">
            <w:del w:id="495" w:author="Jeff Wootton" w:date="2024-09-09T11:53:00Z" w16du:dateUtc="2024-09-09T09:53:00Z">
              <w:r w:rsidDel="005C26BF">
                <w:rPr>
                  <w:noProof/>
                  <w:webHidden/>
                </w:rPr>
                <w:delText>80</w:delText>
              </w:r>
            </w:del>
            <w:r>
              <w:rPr>
                <w:noProof/>
                <w:webHidden/>
              </w:rPr>
              <w:fldChar w:fldCharType="end"/>
            </w:r>
            <w:r w:rsidRPr="004D0C8F">
              <w:rPr>
                <w:rStyle w:val="Hyperlink"/>
                <w:noProof/>
              </w:rPr>
              <w:fldChar w:fldCharType="end"/>
            </w:r>
          </w:ins>
        </w:p>
        <w:p w14:paraId="65E878E4" w14:textId="1F1DEC9A" w:rsidR="00903D8C" w:rsidRDefault="00903D8C">
          <w:pPr>
            <w:pStyle w:val="TOC2"/>
            <w:rPr>
              <w:ins w:id="4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Viewing Group Layer</w:t>
            </w:r>
            <w:r>
              <w:rPr>
                <w:noProof/>
                <w:webHidden/>
              </w:rPr>
              <w:tab/>
            </w:r>
            <w:r>
              <w:rPr>
                <w:noProof/>
                <w:webHidden/>
              </w:rPr>
              <w:fldChar w:fldCharType="begin"/>
            </w:r>
            <w:r>
              <w:rPr>
                <w:noProof/>
                <w:webHidden/>
              </w:rPr>
              <w:instrText xml:space="preserve"> PAGEREF _Toc176796753 \h </w:instrText>
            </w:r>
          </w:ins>
          <w:r>
            <w:rPr>
              <w:noProof/>
              <w:webHidden/>
            </w:rPr>
          </w:r>
          <w:r>
            <w:rPr>
              <w:noProof/>
              <w:webHidden/>
            </w:rPr>
            <w:fldChar w:fldCharType="separate"/>
          </w:r>
          <w:ins w:id="498" w:author="Jeff Wootton" w:date="2024-09-09T11:56:00Z" w16du:dateUtc="2024-09-09T09:56:00Z">
            <w:r w:rsidR="00E35E36">
              <w:rPr>
                <w:noProof/>
                <w:webHidden/>
              </w:rPr>
              <w:t>99</w:t>
            </w:r>
          </w:ins>
          <w:ins w:id="499" w:author="Jason Rhee" w:date="2024-09-09T17:50:00Z" w16du:dateUtc="2024-09-09T07:50:00Z">
            <w:del w:id="500"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272B758" w14:textId="645A2A1F" w:rsidR="00903D8C" w:rsidRDefault="00903D8C">
          <w:pPr>
            <w:pStyle w:val="TOC2"/>
            <w:rPr>
              <w:ins w:id="5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Context</w:t>
            </w:r>
            <w:r>
              <w:rPr>
                <w:noProof/>
                <w:webHidden/>
              </w:rPr>
              <w:tab/>
            </w:r>
            <w:r>
              <w:rPr>
                <w:noProof/>
                <w:webHidden/>
              </w:rPr>
              <w:fldChar w:fldCharType="begin"/>
            </w:r>
            <w:r>
              <w:rPr>
                <w:noProof/>
                <w:webHidden/>
              </w:rPr>
              <w:instrText xml:space="preserve"> PAGEREF _Toc176796754 \h </w:instrText>
            </w:r>
          </w:ins>
          <w:r>
            <w:rPr>
              <w:noProof/>
              <w:webHidden/>
            </w:rPr>
          </w:r>
          <w:r>
            <w:rPr>
              <w:noProof/>
              <w:webHidden/>
            </w:rPr>
            <w:fldChar w:fldCharType="separate"/>
          </w:r>
          <w:ins w:id="503" w:author="Jeff Wootton" w:date="2024-09-09T11:56:00Z" w16du:dateUtc="2024-09-09T09:56:00Z">
            <w:r w:rsidR="00E35E36">
              <w:rPr>
                <w:noProof/>
                <w:webHidden/>
              </w:rPr>
              <w:t>99</w:t>
            </w:r>
          </w:ins>
          <w:ins w:id="504" w:author="Jason Rhee" w:date="2024-09-09T17:50:00Z" w16du:dateUtc="2024-09-09T07:50:00Z">
            <w:del w:id="505"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5F06FC1" w14:textId="4099147D" w:rsidR="00903D8C" w:rsidRDefault="00903D8C">
          <w:pPr>
            <w:pStyle w:val="TOC2"/>
            <w:rPr>
              <w:ins w:id="5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Rules</w:t>
            </w:r>
            <w:r>
              <w:rPr>
                <w:noProof/>
                <w:webHidden/>
              </w:rPr>
              <w:tab/>
            </w:r>
            <w:r>
              <w:rPr>
                <w:noProof/>
                <w:webHidden/>
              </w:rPr>
              <w:fldChar w:fldCharType="begin"/>
            </w:r>
            <w:r>
              <w:rPr>
                <w:noProof/>
                <w:webHidden/>
              </w:rPr>
              <w:instrText xml:space="preserve"> PAGEREF _Toc176796755 \h </w:instrText>
            </w:r>
          </w:ins>
          <w:r>
            <w:rPr>
              <w:noProof/>
              <w:webHidden/>
            </w:rPr>
          </w:r>
          <w:r>
            <w:rPr>
              <w:noProof/>
              <w:webHidden/>
            </w:rPr>
            <w:fldChar w:fldCharType="separate"/>
          </w:r>
          <w:ins w:id="508" w:author="Jeff Wootton" w:date="2024-09-09T11:56:00Z" w16du:dateUtc="2024-09-09T09:56:00Z">
            <w:r w:rsidR="00E35E36">
              <w:rPr>
                <w:noProof/>
                <w:webHidden/>
              </w:rPr>
              <w:t>100</w:t>
            </w:r>
          </w:ins>
          <w:ins w:id="509" w:author="Jason Rhee" w:date="2024-09-09T17:50:00Z" w16du:dateUtc="2024-09-09T07:50:00Z">
            <w:del w:id="510" w:author="Jeff Wootton" w:date="2024-09-09T11:53:00Z" w16du:dateUtc="2024-09-09T09:53:00Z">
              <w:r w:rsidDel="005C26BF">
                <w:rPr>
                  <w:noProof/>
                  <w:webHidden/>
                </w:rPr>
                <w:delText>82</w:delText>
              </w:r>
            </w:del>
            <w:r>
              <w:rPr>
                <w:noProof/>
                <w:webHidden/>
              </w:rPr>
              <w:fldChar w:fldCharType="end"/>
            </w:r>
            <w:r w:rsidRPr="004D0C8F">
              <w:rPr>
                <w:rStyle w:val="Hyperlink"/>
                <w:noProof/>
              </w:rPr>
              <w:fldChar w:fldCharType="end"/>
            </w:r>
          </w:ins>
        </w:p>
        <w:p w14:paraId="13FC0F37" w14:textId="4E71349C" w:rsidR="00903D8C" w:rsidRDefault="00903D8C">
          <w:pPr>
            <w:pStyle w:val="TOC1"/>
            <w:tabs>
              <w:tab w:val="left" w:pos="10580"/>
            </w:tabs>
            <w:jc w:val="left"/>
            <w:rPr>
              <w:ins w:id="5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12" w:author="Jason Rhee" w:date="2024-09-09T17:52:00Z" w16du:dateUtc="2024-09-09T07:52:00Z">
              <w:pPr>
                <w:pStyle w:val="TOC1"/>
                <w:tabs>
                  <w:tab w:val="left" w:pos="10580"/>
                </w:tabs>
              </w:pPr>
            </w:pPrChange>
          </w:pPr>
          <w:ins w:id="51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E.</w:t>
            </w:r>
          </w:ins>
          <w:ins w:id="514"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15" w:author="Jason Rhee" w:date="2024-09-09T17:50:00Z" w16du:dateUtc="2024-09-09T07:50:00Z">
            <w:r w:rsidRPr="004D0C8F">
              <w:rPr>
                <w:rStyle w:val="Hyperlink"/>
                <w:noProof/>
              </w:rPr>
              <w:t>Data Validation Checks</w:t>
            </w:r>
            <w:r>
              <w:rPr>
                <w:noProof/>
                <w:webHidden/>
              </w:rPr>
              <w:tab/>
            </w:r>
            <w:r>
              <w:rPr>
                <w:noProof/>
                <w:webHidden/>
              </w:rPr>
              <w:fldChar w:fldCharType="begin"/>
            </w:r>
            <w:r>
              <w:rPr>
                <w:noProof/>
                <w:webHidden/>
              </w:rPr>
              <w:instrText xml:space="preserve"> PAGEREF _Toc176796756 \h </w:instrText>
            </w:r>
          </w:ins>
          <w:r>
            <w:rPr>
              <w:noProof/>
              <w:webHidden/>
            </w:rPr>
          </w:r>
          <w:r>
            <w:rPr>
              <w:noProof/>
              <w:webHidden/>
            </w:rPr>
            <w:fldChar w:fldCharType="separate"/>
          </w:r>
          <w:ins w:id="516" w:author="Jeff Wootton" w:date="2024-09-09T11:56:00Z" w16du:dateUtc="2024-09-09T09:56:00Z">
            <w:r w:rsidR="00E35E36">
              <w:rPr>
                <w:noProof/>
                <w:webHidden/>
              </w:rPr>
              <w:t>102</w:t>
            </w:r>
          </w:ins>
          <w:ins w:id="517" w:author="Jason Rhee" w:date="2024-09-09T17:50:00Z" w16du:dateUtc="2024-09-09T07:50:00Z">
            <w:del w:id="518" w:author="Jeff Wootton" w:date="2024-09-09T11:53:00Z" w16du:dateUtc="2024-09-09T09:53:00Z">
              <w:r w:rsidDel="005C26BF">
                <w:rPr>
                  <w:noProof/>
                  <w:webHidden/>
                </w:rPr>
                <w:delText>84</w:delText>
              </w:r>
            </w:del>
            <w:r>
              <w:rPr>
                <w:noProof/>
                <w:webHidden/>
              </w:rPr>
              <w:fldChar w:fldCharType="end"/>
            </w:r>
            <w:r w:rsidRPr="004D0C8F">
              <w:rPr>
                <w:rStyle w:val="Hyperlink"/>
                <w:noProof/>
              </w:rPr>
              <w:fldChar w:fldCharType="end"/>
            </w:r>
          </w:ins>
        </w:p>
        <w:p w14:paraId="47E06B20" w14:textId="4FA10873" w:rsidR="00903D8C" w:rsidRDefault="00903D8C">
          <w:pPr>
            <w:pStyle w:val="TOC1"/>
            <w:tabs>
              <w:tab w:val="left" w:pos="10580"/>
            </w:tabs>
            <w:jc w:val="left"/>
            <w:rPr>
              <w:ins w:id="5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20" w:author="Jason Rhee" w:date="2024-09-09T17:52:00Z" w16du:dateUtc="2024-09-09T07:52:00Z">
              <w:pPr>
                <w:pStyle w:val="TOC1"/>
                <w:tabs>
                  <w:tab w:val="left" w:pos="10580"/>
                </w:tabs>
              </w:pPr>
            </w:pPrChange>
          </w:pPr>
          <w:ins w:id="52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F.</w:t>
            </w:r>
          </w:ins>
          <w:ins w:id="522"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23" w:author="Jason Rhee" w:date="2024-09-09T17:50:00Z" w16du:dateUtc="2024-09-09T07:50:00Z">
            <w:r w:rsidRPr="004D0C8F">
              <w:rPr>
                <w:rStyle w:val="Hyperlink"/>
                <w:noProof/>
              </w:rPr>
              <w:t>Geometry</w:t>
            </w:r>
            <w:r>
              <w:rPr>
                <w:noProof/>
                <w:webHidden/>
              </w:rPr>
              <w:tab/>
            </w:r>
            <w:r>
              <w:rPr>
                <w:noProof/>
                <w:webHidden/>
              </w:rPr>
              <w:fldChar w:fldCharType="begin"/>
            </w:r>
            <w:r>
              <w:rPr>
                <w:noProof/>
                <w:webHidden/>
              </w:rPr>
              <w:instrText xml:space="preserve"> PAGEREF _Toc176796757 \h </w:instrText>
            </w:r>
          </w:ins>
          <w:r>
            <w:rPr>
              <w:noProof/>
              <w:webHidden/>
            </w:rPr>
          </w:r>
          <w:r>
            <w:rPr>
              <w:noProof/>
              <w:webHidden/>
            </w:rPr>
            <w:fldChar w:fldCharType="separate"/>
          </w:r>
          <w:ins w:id="524" w:author="Jeff Wootton" w:date="2024-09-09T11:56:00Z" w16du:dateUtc="2024-09-09T09:56:00Z">
            <w:r w:rsidR="00E35E36">
              <w:rPr>
                <w:noProof/>
                <w:webHidden/>
              </w:rPr>
              <w:t>104</w:t>
            </w:r>
          </w:ins>
          <w:ins w:id="525" w:author="Jason Rhee" w:date="2024-09-09T17:50:00Z" w16du:dateUtc="2024-09-09T07:50:00Z">
            <w:del w:id="526"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77A82AB" w14:textId="4CA9E685" w:rsidR="00903D8C" w:rsidRDefault="00903D8C">
          <w:pPr>
            <w:pStyle w:val="TOC2"/>
            <w:rPr>
              <w:ins w:id="5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2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_Toc176796758 \h </w:instrText>
            </w:r>
          </w:ins>
          <w:r>
            <w:rPr>
              <w:noProof/>
              <w:webHidden/>
            </w:rPr>
          </w:r>
          <w:r>
            <w:rPr>
              <w:noProof/>
              <w:webHidden/>
            </w:rPr>
            <w:fldChar w:fldCharType="separate"/>
          </w:r>
          <w:ins w:id="529" w:author="Jeff Wootton" w:date="2024-09-09T11:56:00Z" w16du:dateUtc="2024-09-09T09:56:00Z">
            <w:r w:rsidR="00E35E36">
              <w:rPr>
                <w:noProof/>
                <w:webHidden/>
              </w:rPr>
              <w:t>104</w:t>
            </w:r>
          </w:ins>
          <w:ins w:id="530" w:author="Jason Rhee" w:date="2024-09-09T17:50:00Z" w16du:dateUtc="2024-09-09T07:50:00Z">
            <w:del w:id="531"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1F39E03" w14:textId="0C2A21DD" w:rsidR="00903D8C" w:rsidRDefault="00903D8C">
          <w:pPr>
            <w:pStyle w:val="TOC2"/>
            <w:rPr>
              <w:ins w:id="53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3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Geometric Operator Definitions</w:t>
            </w:r>
            <w:r>
              <w:rPr>
                <w:noProof/>
                <w:webHidden/>
              </w:rPr>
              <w:tab/>
            </w:r>
            <w:r>
              <w:rPr>
                <w:noProof/>
                <w:webHidden/>
              </w:rPr>
              <w:fldChar w:fldCharType="begin"/>
            </w:r>
            <w:r>
              <w:rPr>
                <w:noProof/>
                <w:webHidden/>
              </w:rPr>
              <w:instrText xml:space="preserve"> PAGEREF _Toc176796759 \h </w:instrText>
            </w:r>
          </w:ins>
          <w:r>
            <w:rPr>
              <w:noProof/>
              <w:webHidden/>
            </w:rPr>
          </w:r>
          <w:r>
            <w:rPr>
              <w:noProof/>
              <w:webHidden/>
            </w:rPr>
            <w:fldChar w:fldCharType="separate"/>
          </w:r>
          <w:ins w:id="534" w:author="Jeff Wootton" w:date="2024-09-09T11:56:00Z" w16du:dateUtc="2024-09-09T09:56:00Z">
            <w:r w:rsidR="00E35E36">
              <w:rPr>
                <w:noProof/>
                <w:webHidden/>
              </w:rPr>
              <w:t>106</w:t>
            </w:r>
          </w:ins>
          <w:ins w:id="535" w:author="Jason Rhee" w:date="2024-09-09T17:50:00Z" w16du:dateUtc="2024-09-09T07:50:00Z">
            <w:del w:id="536" w:author="Jeff Wootton" w:date="2024-09-09T11:53:00Z" w16du:dateUtc="2024-09-09T09:53:00Z">
              <w:r w:rsidDel="005C26BF">
                <w:rPr>
                  <w:noProof/>
                  <w:webHidden/>
                </w:rPr>
                <w:delText>88</w:delText>
              </w:r>
            </w:del>
            <w:r>
              <w:rPr>
                <w:noProof/>
                <w:webHidden/>
              </w:rPr>
              <w:fldChar w:fldCharType="end"/>
            </w:r>
            <w:r w:rsidRPr="004D0C8F">
              <w:rPr>
                <w:rStyle w:val="Hyperlink"/>
                <w:noProof/>
              </w:rPr>
              <w:fldChar w:fldCharType="end"/>
            </w:r>
          </w:ins>
        </w:p>
        <w:p w14:paraId="4624A551" w14:textId="7A017BEE" w:rsidR="0008244B" w:rsidDel="00903D8C" w:rsidRDefault="0008244B">
          <w:pPr>
            <w:pStyle w:val="TOC1"/>
            <w:rPr>
              <w:del w:id="53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38" w:author="Jason Rhee" w:date="2024-09-09T17:50:00Z" w16du:dateUtc="2024-09-09T07:50:00Z">
            <w:r w:rsidRPr="00903D8C" w:rsidDel="00903D8C">
              <w:rPr>
                <w:rPrChange w:id="539" w:author="Jason Rhee" w:date="2024-09-09T17:50:00Z" w16du:dateUtc="2024-09-09T07:50:00Z">
                  <w:rPr>
                    <w:rStyle w:val="Hyperlink"/>
                    <w:noProof/>
                  </w:rPr>
                </w:rPrChange>
              </w:rPr>
              <w:delText>Document Control</w:delText>
            </w:r>
            <w:r w:rsidDel="00903D8C">
              <w:rPr>
                <w:noProof/>
                <w:webHidden/>
              </w:rPr>
              <w:tab/>
              <w:delText>iii</w:delText>
            </w:r>
          </w:del>
        </w:p>
        <w:p w14:paraId="06E6ECEB" w14:textId="362E58FF" w:rsidR="0008244B" w:rsidDel="00903D8C" w:rsidRDefault="0008244B">
          <w:pPr>
            <w:pStyle w:val="TOC1"/>
            <w:rPr>
              <w:del w:id="54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1" w:author="Jason Rhee" w:date="2024-09-09T17:50:00Z" w16du:dateUtc="2024-09-09T07:50:00Z">
            <w:r w:rsidRPr="00903D8C" w:rsidDel="00903D8C">
              <w:rPr>
                <w:rPrChange w:id="542" w:author="Jason Rhee" w:date="2024-09-09T17:50:00Z" w16du:dateUtc="2024-09-09T07:50:00Z">
                  <w:rPr>
                    <w:rStyle w:val="Hyperlink"/>
                    <w:noProof/>
                  </w:rPr>
                </w:rPrChange>
              </w:rPr>
              <w:delText>Summary of Substantive Changes</w:delText>
            </w:r>
            <w:r w:rsidDel="00903D8C">
              <w:rPr>
                <w:noProof/>
                <w:webHidden/>
              </w:rPr>
              <w:tab/>
              <w:delText>1</w:delText>
            </w:r>
          </w:del>
        </w:p>
        <w:p w14:paraId="641BBAB3" w14:textId="39075BA9" w:rsidR="0008244B" w:rsidDel="00903D8C" w:rsidRDefault="0008244B">
          <w:pPr>
            <w:pStyle w:val="TOC1"/>
            <w:rPr>
              <w:del w:id="5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4" w:author="Jason Rhee" w:date="2024-09-09T17:50:00Z" w16du:dateUtc="2024-09-09T07:50:00Z">
            <w:r w:rsidRPr="00903D8C" w:rsidDel="00903D8C">
              <w:rPr>
                <w:rPrChange w:id="545" w:author="Jason Rhee" w:date="2024-09-09T17:50:00Z" w16du:dateUtc="2024-09-09T07:50:00Z">
                  <w:rPr>
                    <w:rStyle w:val="Hyperlink"/>
                    <w:noProof/>
                    <w14:scene3d>
                      <w14:camera w14:prst="orthographicFront"/>
                      <w14:lightRig w14:rig="threePt" w14:dir="t">
                        <w14:rot w14:lat="0" w14:lon="0" w14:rev="0"/>
                      </w14:lightRig>
                    </w14:scene3d>
                  </w:rPr>
                </w:rPrChange>
              </w:rPr>
              <w:delText>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46" w:author="Jason Rhee" w:date="2024-09-09T17:50:00Z" w16du:dateUtc="2024-09-09T07:50:00Z">
                  <w:rPr>
                    <w:rStyle w:val="Hyperlink"/>
                    <w:noProof/>
                  </w:rPr>
                </w:rPrChange>
              </w:rPr>
              <w:delText>Overview</w:delText>
            </w:r>
            <w:r w:rsidDel="00903D8C">
              <w:rPr>
                <w:noProof/>
                <w:webHidden/>
              </w:rPr>
              <w:tab/>
              <w:delText>1</w:delText>
            </w:r>
          </w:del>
        </w:p>
        <w:p w14:paraId="16D6623C" w14:textId="4F47889B" w:rsidR="0008244B" w:rsidDel="00903D8C" w:rsidRDefault="0008244B">
          <w:pPr>
            <w:pStyle w:val="TOC2"/>
            <w:rPr>
              <w:del w:id="5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8" w:author="Jason Rhee" w:date="2024-09-09T17:50:00Z" w16du:dateUtc="2024-09-09T07:50:00Z">
            <w:r w:rsidRPr="00903D8C" w:rsidDel="00903D8C">
              <w:rPr>
                <w:rPrChange w:id="549" w:author="Jason Rhee" w:date="2024-09-09T17:50:00Z" w16du:dateUtc="2024-09-09T07:50:00Z">
                  <w:rPr>
                    <w:rStyle w:val="Hyperlink"/>
                    <w:noProof/>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0" w:author="Jason Rhee" w:date="2024-09-09T17:50:00Z" w16du:dateUtc="2024-09-09T07:50:00Z">
                  <w:rPr>
                    <w:rStyle w:val="Hyperlink"/>
                    <w:noProof/>
                  </w:rPr>
                </w:rPrChange>
              </w:rPr>
              <w:delText>Introduction</w:delText>
            </w:r>
            <w:r w:rsidDel="00903D8C">
              <w:rPr>
                <w:noProof/>
                <w:webHidden/>
              </w:rPr>
              <w:tab/>
              <w:delText>1</w:delText>
            </w:r>
          </w:del>
        </w:p>
        <w:p w14:paraId="39835F47" w14:textId="271E56E4" w:rsidR="0008244B" w:rsidDel="00903D8C" w:rsidRDefault="0008244B">
          <w:pPr>
            <w:pStyle w:val="TOC2"/>
            <w:rPr>
              <w:del w:id="5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2" w:author="Jason Rhee" w:date="2024-09-09T17:50:00Z" w16du:dateUtc="2024-09-09T07:50:00Z">
            <w:r w:rsidRPr="00903D8C" w:rsidDel="00903D8C">
              <w:rPr>
                <w:rPrChange w:id="553" w:author="Jason Rhee" w:date="2024-09-09T17:50:00Z" w16du:dateUtc="2024-09-09T07:50:00Z">
                  <w:rPr>
                    <w:rStyle w:val="Hyperlink"/>
                    <w:noProof/>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4" w:author="Jason Rhee" w:date="2024-09-09T17:50:00Z" w16du:dateUtc="2024-09-09T07:50:00Z">
                  <w:rPr>
                    <w:rStyle w:val="Hyperlink"/>
                    <w:noProof/>
                  </w:rPr>
                </w:rPrChange>
              </w:rPr>
              <w:delText>Initial voyage planning to navigate through a UKCM Operational Area</w:delText>
            </w:r>
            <w:r w:rsidDel="00903D8C">
              <w:rPr>
                <w:noProof/>
                <w:webHidden/>
              </w:rPr>
              <w:tab/>
              <w:delText>1</w:delText>
            </w:r>
          </w:del>
        </w:p>
        <w:p w14:paraId="7FEB0B91" w14:textId="0F76FE30" w:rsidR="0008244B" w:rsidDel="00903D8C" w:rsidRDefault="0008244B">
          <w:pPr>
            <w:pStyle w:val="TOC2"/>
            <w:rPr>
              <w:del w:id="5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6" w:author="Jason Rhee" w:date="2024-09-09T17:50:00Z" w16du:dateUtc="2024-09-09T07:50:00Z">
            <w:r w:rsidRPr="00903D8C" w:rsidDel="00903D8C">
              <w:rPr>
                <w:rPrChange w:id="557" w:author="Jason Rhee" w:date="2024-09-09T17:50:00Z" w16du:dateUtc="2024-09-09T07:50:00Z">
                  <w:rPr>
                    <w:rStyle w:val="Hyperlink"/>
                    <w:noProof/>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8" w:author="Jason Rhee" w:date="2024-09-09T17:50:00Z" w16du:dateUtc="2024-09-09T07:50:00Z">
                  <w:rPr>
                    <w:rStyle w:val="Hyperlink"/>
                    <w:noProof/>
                  </w:rPr>
                </w:rPrChange>
              </w:rPr>
              <w:delText>Refined voyage planning to navigate through a UKCM Operational Area</w:delText>
            </w:r>
            <w:r w:rsidDel="00903D8C">
              <w:rPr>
                <w:noProof/>
                <w:webHidden/>
              </w:rPr>
              <w:tab/>
              <w:delText>1</w:delText>
            </w:r>
          </w:del>
        </w:p>
        <w:p w14:paraId="7727C5A4" w14:textId="0BFE317D" w:rsidR="0008244B" w:rsidDel="00903D8C" w:rsidRDefault="0008244B">
          <w:pPr>
            <w:pStyle w:val="TOC2"/>
            <w:rPr>
              <w:del w:id="5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0" w:author="Jason Rhee" w:date="2024-09-09T17:50:00Z" w16du:dateUtc="2024-09-09T07:50:00Z">
            <w:r w:rsidRPr="00903D8C" w:rsidDel="00903D8C">
              <w:rPr>
                <w:rPrChange w:id="561" w:author="Jason Rhee" w:date="2024-09-09T17:50:00Z" w16du:dateUtc="2024-09-09T07:50:00Z">
                  <w:rPr>
                    <w:rStyle w:val="Hyperlink"/>
                    <w:noProof/>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2" w:author="Jason Rhee" w:date="2024-09-09T17:50:00Z" w16du:dateUtc="2024-09-09T07:50:00Z">
                  <w:rPr>
                    <w:rStyle w:val="Hyperlink"/>
                    <w:noProof/>
                  </w:rPr>
                </w:rPrChange>
              </w:rPr>
              <w:delText>Voyage monitoring</w:delText>
            </w:r>
            <w:r w:rsidDel="00903D8C">
              <w:rPr>
                <w:noProof/>
                <w:webHidden/>
              </w:rPr>
              <w:tab/>
              <w:delText>2</w:delText>
            </w:r>
          </w:del>
        </w:p>
        <w:p w14:paraId="4BD60A1B" w14:textId="0D2CA79F" w:rsidR="0008244B" w:rsidDel="00903D8C" w:rsidRDefault="0008244B">
          <w:pPr>
            <w:pStyle w:val="TOC1"/>
            <w:rPr>
              <w:del w:id="5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4" w:author="Jason Rhee" w:date="2024-09-09T17:50:00Z" w16du:dateUtc="2024-09-09T07:50:00Z">
            <w:r w:rsidRPr="00903D8C" w:rsidDel="00903D8C">
              <w:rPr>
                <w:rPrChange w:id="565" w:author="Jason Rhee" w:date="2024-09-09T17:50:00Z" w16du:dateUtc="2024-09-09T07:50:00Z">
                  <w:rPr>
                    <w:rStyle w:val="Hyperlink"/>
                    <w:noProof/>
                    <w14:scene3d>
                      <w14:camera w14:prst="orthographicFront"/>
                      <w14:lightRig w14:rig="threePt" w14:dir="t">
                        <w14:rot w14:lat="0" w14:lon="0" w14:rev="0"/>
                      </w14:lightRig>
                    </w14:scene3d>
                  </w:rPr>
                </w:rPrChange>
              </w:rPr>
              <w:delText>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6" w:author="Jason Rhee" w:date="2024-09-09T17:50:00Z" w16du:dateUtc="2024-09-09T07:50:00Z">
                  <w:rPr>
                    <w:rStyle w:val="Hyperlink"/>
                    <w:noProof/>
                  </w:rPr>
                </w:rPrChange>
              </w:rPr>
              <w:delText>References</w:delText>
            </w:r>
            <w:r w:rsidDel="00903D8C">
              <w:rPr>
                <w:noProof/>
                <w:webHidden/>
              </w:rPr>
              <w:tab/>
              <w:delText>3</w:delText>
            </w:r>
          </w:del>
        </w:p>
        <w:p w14:paraId="6D4E8C71" w14:textId="1DA8B177" w:rsidR="0008244B" w:rsidDel="00903D8C" w:rsidRDefault="0008244B">
          <w:pPr>
            <w:pStyle w:val="TOC2"/>
            <w:rPr>
              <w:del w:id="5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8" w:author="Jason Rhee" w:date="2024-09-09T17:50:00Z" w16du:dateUtc="2024-09-09T07:50:00Z">
            <w:r w:rsidRPr="00903D8C" w:rsidDel="00903D8C">
              <w:rPr>
                <w:rPrChange w:id="569" w:author="Jason Rhee" w:date="2024-09-09T17:50:00Z" w16du:dateUtc="2024-09-09T07:50:00Z">
                  <w:rPr>
                    <w:rStyle w:val="Hyperlink"/>
                    <w:noProof/>
                  </w:rPr>
                </w:rPrChange>
              </w:rPr>
              <w:delText>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0" w:author="Jason Rhee" w:date="2024-09-09T17:50:00Z" w16du:dateUtc="2024-09-09T07:50:00Z">
                  <w:rPr>
                    <w:rStyle w:val="Hyperlink"/>
                    <w:noProof/>
                  </w:rPr>
                </w:rPrChange>
              </w:rPr>
              <w:delText>Normative</w:delText>
            </w:r>
            <w:r w:rsidDel="00903D8C">
              <w:rPr>
                <w:noProof/>
                <w:webHidden/>
              </w:rPr>
              <w:tab/>
              <w:delText>3</w:delText>
            </w:r>
          </w:del>
        </w:p>
        <w:p w14:paraId="796EB4B2" w14:textId="7BEA891A" w:rsidR="0008244B" w:rsidDel="00903D8C" w:rsidRDefault="0008244B">
          <w:pPr>
            <w:pStyle w:val="TOC1"/>
            <w:rPr>
              <w:del w:id="5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2" w:author="Jason Rhee" w:date="2024-09-09T17:50:00Z" w16du:dateUtc="2024-09-09T07:50:00Z">
            <w:r w:rsidRPr="00903D8C" w:rsidDel="00903D8C">
              <w:rPr>
                <w:rPrChange w:id="573" w:author="Jason Rhee" w:date="2024-09-09T17:50:00Z" w16du:dateUtc="2024-09-09T07:50:00Z">
                  <w:rPr>
                    <w:rStyle w:val="Hyperlink"/>
                    <w:noProof/>
                    <w14:scene3d>
                      <w14:camera w14:prst="orthographicFront"/>
                      <w14:lightRig w14:rig="threePt" w14:dir="t">
                        <w14:rot w14:lat="0" w14:lon="0" w14:rev="0"/>
                      </w14:lightRig>
                    </w14:scene3d>
                  </w:rPr>
                </w:rPrChange>
              </w:rPr>
              <w:delText>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4" w:author="Jason Rhee" w:date="2024-09-09T17:50:00Z" w16du:dateUtc="2024-09-09T07:50:00Z">
                  <w:rPr>
                    <w:rStyle w:val="Hyperlink"/>
                    <w:noProof/>
                  </w:rPr>
                </w:rPrChange>
              </w:rPr>
              <w:delText>Terms, Definitions and Abbreviations</w:delText>
            </w:r>
            <w:r w:rsidDel="00903D8C">
              <w:rPr>
                <w:noProof/>
                <w:webHidden/>
              </w:rPr>
              <w:tab/>
              <w:delText>4</w:delText>
            </w:r>
          </w:del>
        </w:p>
        <w:p w14:paraId="2717155D" w14:textId="17A4588A" w:rsidR="0008244B" w:rsidDel="00903D8C" w:rsidRDefault="0008244B">
          <w:pPr>
            <w:pStyle w:val="TOC2"/>
            <w:rPr>
              <w:del w:id="5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6" w:author="Jason Rhee" w:date="2024-09-09T17:50:00Z" w16du:dateUtc="2024-09-09T07:50:00Z">
            <w:r w:rsidRPr="00903D8C" w:rsidDel="00903D8C">
              <w:rPr>
                <w:rPrChange w:id="577" w:author="Jason Rhee" w:date="2024-09-09T17:50:00Z" w16du:dateUtc="2024-09-09T07:50:00Z">
                  <w:rPr>
                    <w:rStyle w:val="Hyperlink"/>
                    <w:noProof/>
                  </w:rPr>
                </w:rPrChange>
              </w:rPr>
              <w:delText>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8" w:author="Jason Rhee" w:date="2024-09-09T17:50:00Z" w16du:dateUtc="2024-09-09T07:50:00Z">
                  <w:rPr>
                    <w:rStyle w:val="Hyperlink"/>
                    <w:noProof/>
                  </w:rPr>
                </w:rPrChange>
              </w:rPr>
              <w:delText>Use of Language</w:delText>
            </w:r>
            <w:r w:rsidDel="00903D8C">
              <w:rPr>
                <w:noProof/>
                <w:webHidden/>
              </w:rPr>
              <w:tab/>
              <w:delText>4</w:delText>
            </w:r>
          </w:del>
        </w:p>
        <w:p w14:paraId="3B9B5EA3" w14:textId="6F4545AB" w:rsidR="0008244B" w:rsidDel="00903D8C" w:rsidRDefault="0008244B">
          <w:pPr>
            <w:pStyle w:val="TOC2"/>
            <w:rPr>
              <w:del w:id="5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0" w:author="Jason Rhee" w:date="2024-09-09T17:50:00Z" w16du:dateUtc="2024-09-09T07:50:00Z">
            <w:r w:rsidRPr="00903D8C" w:rsidDel="00903D8C">
              <w:rPr>
                <w:rPrChange w:id="581" w:author="Jason Rhee" w:date="2024-09-09T17:50:00Z" w16du:dateUtc="2024-09-09T07:50:00Z">
                  <w:rPr>
                    <w:rStyle w:val="Hyperlink"/>
                    <w:noProof/>
                  </w:rPr>
                </w:rPrChange>
              </w:rPr>
              <w:delText>3.2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2" w:author="Jason Rhee" w:date="2024-09-09T17:50:00Z" w16du:dateUtc="2024-09-09T07:50:00Z">
                  <w:rPr>
                    <w:rStyle w:val="Hyperlink"/>
                    <w:noProof/>
                  </w:rPr>
                </w:rPrChange>
              </w:rPr>
              <w:delText>Terms and Definitions</w:delText>
            </w:r>
            <w:r w:rsidDel="00903D8C">
              <w:rPr>
                <w:noProof/>
                <w:webHidden/>
              </w:rPr>
              <w:tab/>
              <w:delText>4</w:delText>
            </w:r>
          </w:del>
        </w:p>
        <w:p w14:paraId="528A627D" w14:textId="64645277" w:rsidR="0008244B" w:rsidDel="00903D8C" w:rsidRDefault="0008244B">
          <w:pPr>
            <w:pStyle w:val="TOC2"/>
            <w:rPr>
              <w:del w:id="5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4" w:author="Jason Rhee" w:date="2024-09-09T17:50:00Z" w16du:dateUtc="2024-09-09T07:50:00Z">
            <w:r w:rsidRPr="00903D8C" w:rsidDel="00903D8C">
              <w:rPr>
                <w:rPrChange w:id="585" w:author="Jason Rhee" w:date="2024-09-09T17:50:00Z" w16du:dateUtc="2024-09-09T07:50:00Z">
                  <w:rPr>
                    <w:rStyle w:val="Hyperlink"/>
                    <w:noProof/>
                  </w:rPr>
                </w:rPrChange>
              </w:rPr>
              <w:delText>3.3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6" w:author="Jason Rhee" w:date="2024-09-09T17:50:00Z" w16du:dateUtc="2024-09-09T07:50:00Z">
                  <w:rPr>
                    <w:rStyle w:val="Hyperlink"/>
                    <w:noProof/>
                  </w:rPr>
                </w:rPrChange>
              </w:rPr>
              <w:delText>Abbreviations</w:delText>
            </w:r>
            <w:r w:rsidDel="00903D8C">
              <w:rPr>
                <w:noProof/>
                <w:webHidden/>
              </w:rPr>
              <w:tab/>
              <w:delText>6</w:delText>
            </w:r>
          </w:del>
        </w:p>
        <w:p w14:paraId="21F135FF" w14:textId="76CF222E" w:rsidR="0008244B" w:rsidDel="00903D8C" w:rsidRDefault="0008244B">
          <w:pPr>
            <w:pStyle w:val="TOC1"/>
            <w:rPr>
              <w:del w:id="5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8" w:author="Jason Rhee" w:date="2024-09-09T17:50:00Z" w16du:dateUtc="2024-09-09T07:50:00Z">
            <w:r w:rsidRPr="00903D8C" w:rsidDel="00903D8C">
              <w:rPr>
                <w:rPrChange w:id="589" w:author="Jason Rhee" w:date="2024-09-09T17:50:00Z" w16du:dateUtc="2024-09-09T07:50:00Z">
                  <w:rPr>
                    <w:rStyle w:val="Hyperlink"/>
                    <w:noProof/>
                    <w14:scene3d>
                      <w14:camera w14:prst="orthographicFront"/>
                      <w14:lightRig w14:rig="threePt" w14:dir="t">
                        <w14:rot w14:lat="0" w14:lon="0" w14:rev="0"/>
                      </w14:lightRig>
                    </w14:scene3d>
                  </w:rPr>
                </w:rPrChange>
              </w:rPr>
              <w:delText>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0" w:author="Jason Rhee" w:date="2024-09-09T17:50:00Z" w16du:dateUtc="2024-09-09T07:50:00Z">
                  <w:rPr>
                    <w:rStyle w:val="Hyperlink"/>
                    <w:noProof/>
                  </w:rPr>
                </w:rPrChange>
              </w:rPr>
              <w:delText>Specification Description</w:delText>
            </w:r>
            <w:r w:rsidDel="00903D8C">
              <w:rPr>
                <w:noProof/>
                <w:webHidden/>
              </w:rPr>
              <w:tab/>
              <w:delText>6</w:delText>
            </w:r>
          </w:del>
        </w:p>
        <w:p w14:paraId="3DB13048" w14:textId="3C34CA0F" w:rsidR="0008244B" w:rsidDel="00903D8C" w:rsidRDefault="0008244B">
          <w:pPr>
            <w:pStyle w:val="TOC2"/>
            <w:rPr>
              <w:del w:id="5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2" w:author="Jason Rhee" w:date="2024-09-09T17:50:00Z" w16du:dateUtc="2024-09-09T07:50:00Z">
            <w:r w:rsidRPr="00903D8C" w:rsidDel="00903D8C">
              <w:rPr>
                <w:rPrChange w:id="593" w:author="Jason Rhee" w:date="2024-09-09T17:50:00Z" w16du:dateUtc="2024-09-09T07:50:00Z">
                  <w:rPr>
                    <w:rStyle w:val="Hyperlink"/>
                    <w:noProof/>
                  </w:rPr>
                </w:rPrChange>
              </w:rPr>
              <w:delText>4.1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4" w:author="Jason Rhee" w:date="2024-09-09T17:50:00Z" w16du:dateUtc="2024-09-09T07:50:00Z">
                  <w:rPr>
                    <w:rStyle w:val="Hyperlink"/>
                    <w:noProof/>
                  </w:rPr>
                </w:rPrChange>
              </w:rPr>
              <w:delText>S-129 General Data Product Description</w:delText>
            </w:r>
            <w:r w:rsidDel="00903D8C">
              <w:rPr>
                <w:noProof/>
                <w:webHidden/>
              </w:rPr>
              <w:tab/>
              <w:delText>6</w:delText>
            </w:r>
          </w:del>
        </w:p>
        <w:p w14:paraId="51962048" w14:textId="4C1CD676" w:rsidR="0008244B" w:rsidDel="00903D8C" w:rsidRDefault="0008244B">
          <w:pPr>
            <w:pStyle w:val="TOC2"/>
            <w:rPr>
              <w:del w:id="5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6" w:author="Jason Rhee" w:date="2024-09-09T17:50:00Z" w16du:dateUtc="2024-09-09T07:50:00Z">
            <w:r w:rsidRPr="00903D8C" w:rsidDel="00903D8C">
              <w:rPr>
                <w:rPrChange w:id="597" w:author="Jason Rhee" w:date="2024-09-09T17:50:00Z" w16du:dateUtc="2024-09-09T07:50:00Z">
                  <w:rPr>
                    <w:rStyle w:val="Hyperlink"/>
                    <w:noProof/>
                  </w:rPr>
                </w:rPrChange>
              </w:rPr>
              <w:lastRenderedPageBreak/>
              <w:delText>4.2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8" w:author="Jason Rhee" w:date="2024-09-09T17:50:00Z" w16du:dateUtc="2024-09-09T07:50:00Z">
                  <w:rPr>
                    <w:rStyle w:val="Hyperlink"/>
                    <w:noProof/>
                  </w:rPr>
                </w:rPrChange>
              </w:rPr>
              <w:delText>Data Product Specification Metadata</w:delText>
            </w:r>
            <w:r w:rsidDel="00903D8C">
              <w:rPr>
                <w:noProof/>
                <w:webHidden/>
              </w:rPr>
              <w:tab/>
              <w:delText>7</w:delText>
            </w:r>
          </w:del>
        </w:p>
        <w:p w14:paraId="07615A1A" w14:textId="3681930D" w:rsidR="0008244B" w:rsidDel="00903D8C" w:rsidRDefault="0008244B">
          <w:pPr>
            <w:pStyle w:val="TOC2"/>
            <w:rPr>
              <w:del w:id="5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0" w:author="Jason Rhee" w:date="2024-09-09T17:50:00Z" w16du:dateUtc="2024-09-09T07:50:00Z">
            <w:r w:rsidRPr="00903D8C" w:rsidDel="00903D8C">
              <w:rPr>
                <w:rPrChange w:id="601" w:author="Jason Rhee" w:date="2024-09-09T17:50:00Z" w16du:dateUtc="2024-09-09T07:50:00Z">
                  <w:rPr>
                    <w:rStyle w:val="Hyperlink"/>
                    <w:noProof/>
                  </w:rPr>
                </w:rPrChange>
              </w:rPr>
              <w:delText>4.3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2" w:author="Jason Rhee" w:date="2024-09-09T17:50:00Z" w16du:dateUtc="2024-09-09T07:50:00Z">
                  <w:rPr>
                    <w:rStyle w:val="Hyperlink"/>
                    <w:noProof/>
                  </w:rPr>
                </w:rPrChange>
              </w:rPr>
              <w:delText>IHO Product Specification Maintenance</w:delText>
            </w:r>
            <w:r w:rsidDel="00903D8C">
              <w:rPr>
                <w:noProof/>
                <w:webHidden/>
              </w:rPr>
              <w:tab/>
              <w:delText>7</w:delText>
            </w:r>
          </w:del>
        </w:p>
        <w:p w14:paraId="3CCA5928" w14:textId="27118368" w:rsidR="0008244B" w:rsidDel="00903D8C" w:rsidRDefault="0008244B">
          <w:pPr>
            <w:pStyle w:val="TOC1"/>
            <w:rPr>
              <w:del w:id="6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4" w:author="Jason Rhee" w:date="2024-09-09T17:50:00Z" w16du:dateUtc="2024-09-09T07:50:00Z">
            <w:r w:rsidRPr="00903D8C" w:rsidDel="00903D8C">
              <w:rPr>
                <w:rPrChange w:id="605" w:author="Jason Rhee" w:date="2024-09-09T17:50:00Z" w16du:dateUtc="2024-09-09T07:50:00Z">
                  <w:rPr>
                    <w:rStyle w:val="Hyperlink"/>
                    <w:noProof/>
                    <w14:scene3d>
                      <w14:camera w14:prst="orthographicFront"/>
                      <w14:lightRig w14:rig="threePt" w14:dir="t">
                        <w14:rot w14:lat="0" w14:lon="0" w14:rev="0"/>
                      </w14:lightRig>
                    </w14:scene3d>
                  </w:rPr>
                </w:rPrChange>
              </w:rPr>
              <w:delText>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6" w:author="Jason Rhee" w:date="2024-09-09T17:50:00Z" w16du:dateUtc="2024-09-09T07:50:00Z">
                  <w:rPr>
                    <w:rStyle w:val="Hyperlink"/>
                    <w:noProof/>
                  </w:rPr>
                </w:rPrChange>
              </w:rPr>
              <w:delText>Specification Scope</w:delText>
            </w:r>
            <w:r w:rsidDel="00903D8C">
              <w:rPr>
                <w:noProof/>
                <w:webHidden/>
              </w:rPr>
              <w:tab/>
              <w:delText>8</w:delText>
            </w:r>
          </w:del>
        </w:p>
        <w:p w14:paraId="39CB38D6" w14:textId="088CFB29" w:rsidR="0008244B" w:rsidDel="00903D8C" w:rsidRDefault="0008244B">
          <w:pPr>
            <w:pStyle w:val="TOC1"/>
            <w:rPr>
              <w:del w:id="6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8" w:author="Jason Rhee" w:date="2024-09-09T17:50:00Z" w16du:dateUtc="2024-09-09T07:50:00Z">
            <w:r w:rsidRPr="00903D8C" w:rsidDel="00903D8C">
              <w:rPr>
                <w:rPrChange w:id="609" w:author="Jason Rhee" w:date="2024-09-09T17:50:00Z" w16du:dateUtc="2024-09-09T07:50:00Z">
                  <w:rPr>
                    <w:rStyle w:val="Hyperlink"/>
                    <w:noProof/>
                    <w14:scene3d>
                      <w14:camera w14:prst="orthographicFront"/>
                      <w14:lightRig w14:rig="threePt" w14:dir="t">
                        <w14:rot w14:lat="0" w14:lon="0" w14:rev="0"/>
                      </w14:lightRig>
                    </w14:scene3d>
                  </w:rPr>
                </w:rPrChange>
              </w:rPr>
              <w:delText>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0" w:author="Jason Rhee" w:date="2024-09-09T17:50:00Z" w16du:dateUtc="2024-09-09T07:50:00Z">
                  <w:rPr>
                    <w:rStyle w:val="Hyperlink"/>
                    <w:noProof/>
                  </w:rPr>
                </w:rPrChange>
              </w:rPr>
              <w:delText>Dataset Identification</w:delText>
            </w:r>
            <w:r w:rsidDel="00903D8C">
              <w:rPr>
                <w:noProof/>
                <w:webHidden/>
              </w:rPr>
              <w:tab/>
              <w:delText>8</w:delText>
            </w:r>
          </w:del>
        </w:p>
        <w:p w14:paraId="44503366" w14:textId="27C213CC" w:rsidR="0008244B" w:rsidDel="00903D8C" w:rsidRDefault="0008244B">
          <w:pPr>
            <w:pStyle w:val="TOC1"/>
            <w:rPr>
              <w:del w:id="6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2" w:author="Jason Rhee" w:date="2024-09-09T17:50:00Z" w16du:dateUtc="2024-09-09T07:50:00Z">
            <w:r w:rsidRPr="00903D8C" w:rsidDel="00903D8C">
              <w:rPr>
                <w:rPrChange w:id="613" w:author="Jason Rhee" w:date="2024-09-09T17:50:00Z" w16du:dateUtc="2024-09-09T07:50:00Z">
                  <w:rPr>
                    <w:rStyle w:val="Hyperlink"/>
                    <w:noProof/>
                    <w14:scene3d>
                      <w14:camera w14:prst="orthographicFront"/>
                      <w14:lightRig w14:rig="threePt" w14:dir="t">
                        <w14:rot w14:lat="0" w14:lon="0" w14:rev="0"/>
                      </w14:lightRig>
                    </w14:scene3d>
                  </w:rPr>
                </w:rPrChange>
              </w:rPr>
              <w:delText>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4" w:author="Jason Rhee" w:date="2024-09-09T17:50:00Z" w16du:dateUtc="2024-09-09T07:50:00Z">
                  <w:rPr>
                    <w:rStyle w:val="Hyperlink"/>
                    <w:noProof/>
                  </w:rPr>
                </w:rPrChange>
              </w:rPr>
              <w:delText>Data Content and Structure</w:delText>
            </w:r>
            <w:r w:rsidDel="00903D8C">
              <w:rPr>
                <w:noProof/>
                <w:webHidden/>
              </w:rPr>
              <w:tab/>
              <w:delText>9</w:delText>
            </w:r>
          </w:del>
        </w:p>
        <w:p w14:paraId="53D098BC" w14:textId="204AFEF9" w:rsidR="0008244B" w:rsidDel="00903D8C" w:rsidRDefault="0008244B">
          <w:pPr>
            <w:pStyle w:val="TOC2"/>
            <w:rPr>
              <w:del w:id="6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6" w:author="Jason Rhee" w:date="2024-09-09T17:50:00Z" w16du:dateUtc="2024-09-09T07:50:00Z">
            <w:r w:rsidRPr="00903D8C" w:rsidDel="00903D8C">
              <w:rPr>
                <w:rPrChange w:id="617" w:author="Jason Rhee" w:date="2024-09-09T17:50:00Z" w16du:dateUtc="2024-09-09T07:50:00Z">
                  <w:rPr>
                    <w:rStyle w:val="Hyperlink"/>
                    <w:noProof/>
                  </w:rPr>
                </w:rPrChange>
              </w:rPr>
              <w:delText>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8" w:author="Jason Rhee" w:date="2024-09-09T17:50:00Z" w16du:dateUtc="2024-09-09T07:50:00Z">
                  <w:rPr>
                    <w:rStyle w:val="Hyperlink"/>
                    <w:noProof/>
                  </w:rPr>
                </w:rPrChange>
              </w:rPr>
              <w:delText>Introduction</w:delText>
            </w:r>
            <w:r w:rsidDel="00903D8C">
              <w:rPr>
                <w:noProof/>
                <w:webHidden/>
              </w:rPr>
              <w:tab/>
              <w:delText>9</w:delText>
            </w:r>
          </w:del>
        </w:p>
        <w:p w14:paraId="0480457C" w14:textId="026420C2" w:rsidR="0008244B" w:rsidDel="00903D8C" w:rsidRDefault="0008244B">
          <w:pPr>
            <w:pStyle w:val="TOC2"/>
            <w:rPr>
              <w:del w:id="6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0" w:author="Jason Rhee" w:date="2024-09-09T17:50:00Z" w16du:dateUtc="2024-09-09T07:50:00Z">
            <w:r w:rsidRPr="00903D8C" w:rsidDel="00903D8C">
              <w:rPr>
                <w:rPrChange w:id="621" w:author="Jason Rhee" w:date="2024-09-09T17:50:00Z" w16du:dateUtc="2024-09-09T07:50:00Z">
                  <w:rPr>
                    <w:rStyle w:val="Hyperlink"/>
                    <w:noProof/>
                  </w:rPr>
                </w:rPrChange>
              </w:rPr>
              <w:delText>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2" w:author="Jason Rhee" w:date="2024-09-09T17:50:00Z" w16du:dateUtc="2024-09-09T07:50:00Z">
                  <w:rPr>
                    <w:rStyle w:val="Hyperlink"/>
                    <w:noProof/>
                  </w:rPr>
                </w:rPrChange>
              </w:rPr>
              <w:delText>Application Schema</w:delText>
            </w:r>
            <w:r w:rsidDel="00903D8C">
              <w:rPr>
                <w:noProof/>
                <w:webHidden/>
              </w:rPr>
              <w:tab/>
              <w:delText>1</w:delText>
            </w:r>
          </w:del>
        </w:p>
        <w:p w14:paraId="47F649B6" w14:textId="4D753663" w:rsidR="0008244B" w:rsidDel="00903D8C" w:rsidRDefault="0008244B">
          <w:pPr>
            <w:pStyle w:val="TOC1"/>
            <w:rPr>
              <w:del w:id="6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4" w:author="Jason Rhee" w:date="2024-09-09T17:50:00Z" w16du:dateUtc="2024-09-09T07:50:00Z">
            <w:r w:rsidRPr="00903D8C" w:rsidDel="00903D8C">
              <w:rPr>
                <w:rPrChange w:id="625" w:author="Jason Rhee" w:date="2024-09-09T17:50:00Z" w16du:dateUtc="2024-09-09T07:50:00Z">
                  <w:rPr>
                    <w:rStyle w:val="Hyperlink"/>
                    <w:noProof/>
                    <w14:scene3d>
                      <w14:camera w14:prst="orthographicFront"/>
                      <w14:lightRig w14:rig="threePt" w14:dir="t">
                        <w14:rot w14:lat="0" w14:lon="0" w14:rev="0"/>
                      </w14:lightRig>
                    </w14:scene3d>
                  </w:rPr>
                </w:rPrChange>
              </w:rPr>
              <w:delText>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6" w:author="Jason Rhee" w:date="2024-09-09T17:50:00Z" w16du:dateUtc="2024-09-09T07:50:00Z">
                  <w:rPr>
                    <w:rStyle w:val="Hyperlink"/>
                    <w:noProof/>
                  </w:rPr>
                </w:rPrChange>
              </w:rPr>
              <w:delText>Feature Catalogue</w:delText>
            </w:r>
            <w:r w:rsidDel="00903D8C">
              <w:rPr>
                <w:noProof/>
                <w:webHidden/>
              </w:rPr>
              <w:tab/>
              <w:delText>2</w:delText>
            </w:r>
          </w:del>
        </w:p>
        <w:p w14:paraId="4E76B6A4" w14:textId="4E49EDDC" w:rsidR="0008244B" w:rsidDel="00903D8C" w:rsidRDefault="0008244B">
          <w:pPr>
            <w:pStyle w:val="TOC2"/>
            <w:rPr>
              <w:del w:id="6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8" w:author="Jason Rhee" w:date="2024-09-09T17:50:00Z" w16du:dateUtc="2024-09-09T07:50:00Z">
            <w:r w:rsidRPr="00903D8C" w:rsidDel="00903D8C">
              <w:rPr>
                <w:rPrChange w:id="629" w:author="Jason Rhee" w:date="2024-09-09T17:50:00Z" w16du:dateUtc="2024-09-09T07:50:00Z">
                  <w:rPr>
                    <w:rStyle w:val="Hyperlink"/>
                    <w:noProof/>
                  </w:rPr>
                </w:rPrChange>
              </w:rPr>
              <w:delText>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0" w:author="Jason Rhee" w:date="2024-09-09T17:50:00Z" w16du:dateUtc="2024-09-09T07:50:00Z">
                  <w:rPr>
                    <w:rStyle w:val="Hyperlink"/>
                    <w:noProof/>
                  </w:rPr>
                </w:rPrChange>
              </w:rPr>
              <w:delText>Introduction</w:delText>
            </w:r>
            <w:r w:rsidDel="00903D8C">
              <w:rPr>
                <w:noProof/>
                <w:webHidden/>
              </w:rPr>
              <w:tab/>
              <w:delText>2</w:delText>
            </w:r>
          </w:del>
        </w:p>
        <w:p w14:paraId="3B497E28" w14:textId="7E4A0B1E" w:rsidR="0008244B" w:rsidDel="00903D8C" w:rsidRDefault="0008244B">
          <w:pPr>
            <w:pStyle w:val="TOC2"/>
            <w:rPr>
              <w:del w:id="6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2" w:author="Jason Rhee" w:date="2024-09-09T17:50:00Z" w16du:dateUtc="2024-09-09T07:50:00Z">
            <w:r w:rsidRPr="00903D8C" w:rsidDel="00903D8C">
              <w:rPr>
                <w:rPrChange w:id="633" w:author="Jason Rhee" w:date="2024-09-09T17:50:00Z" w16du:dateUtc="2024-09-09T07:50:00Z">
                  <w:rPr>
                    <w:rStyle w:val="Hyperlink"/>
                    <w:noProof/>
                  </w:rPr>
                </w:rPrChange>
              </w:rPr>
              <w:delText>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4" w:author="Jason Rhee" w:date="2024-09-09T17:50:00Z" w16du:dateUtc="2024-09-09T07:50:00Z">
                  <w:rPr>
                    <w:rStyle w:val="Hyperlink"/>
                    <w:noProof/>
                  </w:rPr>
                </w:rPrChange>
              </w:rPr>
              <w:delText>Feature Types</w:delText>
            </w:r>
            <w:r w:rsidDel="00903D8C">
              <w:rPr>
                <w:noProof/>
                <w:webHidden/>
              </w:rPr>
              <w:tab/>
              <w:delText>3</w:delText>
            </w:r>
          </w:del>
        </w:p>
        <w:p w14:paraId="0D799070" w14:textId="0C7DFA0B" w:rsidR="0008244B" w:rsidDel="00903D8C" w:rsidRDefault="0008244B">
          <w:pPr>
            <w:pStyle w:val="TOC2"/>
            <w:rPr>
              <w:del w:id="6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6" w:author="Jason Rhee" w:date="2024-09-09T17:50:00Z" w16du:dateUtc="2024-09-09T07:50:00Z">
            <w:r w:rsidRPr="00903D8C" w:rsidDel="00903D8C">
              <w:rPr>
                <w:rPrChange w:id="637" w:author="Jason Rhee" w:date="2024-09-09T17:50:00Z" w16du:dateUtc="2024-09-09T07:50:00Z">
                  <w:rPr>
                    <w:rStyle w:val="Hyperlink"/>
                    <w:noProof/>
                  </w:rPr>
                </w:rPrChange>
              </w:rPr>
              <w:delText>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8" w:author="Jason Rhee" w:date="2024-09-09T17:50:00Z" w16du:dateUtc="2024-09-09T07:50:00Z">
                  <w:rPr>
                    <w:rStyle w:val="Hyperlink"/>
                    <w:noProof/>
                  </w:rPr>
                </w:rPrChange>
              </w:rPr>
              <w:delText>Units of measure</w:delText>
            </w:r>
            <w:r w:rsidDel="00903D8C">
              <w:rPr>
                <w:noProof/>
                <w:webHidden/>
              </w:rPr>
              <w:tab/>
              <w:delText>4</w:delText>
            </w:r>
          </w:del>
        </w:p>
        <w:p w14:paraId="0BA6CC3E" w14:textId="58E67388" w:rsidR="0008244B" w:rsidDel="00903D8C" w:rsidRDefault="0008244B">
          <w:pPr>
            <w:pStyle w:val="TOC1"/>
            <w:rPr>
              <w:del w:id="6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0" w:author="Jason Rhee" w:date="2024-09-09T17:50:00Z" w16du:dateUtc="2024-09-09T07:50:00Z">
            <w:r w:rsidRPr="00903D8C" w:rsidDel="00903D8C">
              <w:rPr>
                <w:rPrChange w:id="641" w:author="Jason Rhee" w:date="2024-09-09T17:50:00Z" w16du:dateUtc="2024-09-09T07:50:00Z">
                  <w:rPr>
                    <w:rStyle w:val="Hyperlink"/>
                    <w:noProof/>
                    <w14:scene3d>
                      <w14:camera w14:prst="orthographicFront"/>
                      <w14:lightRig w14:rig="threePt" w14:dir="t">
                        <w14:rot w14:lat="0" w14:lon="0" w14:rev="0"/>
                      </w14:lightRig>
                    </w14:scene3d>
                  </w:rPr>
                </w:rPrChange>
              </w:rPr>
              <w:delText>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2" w:author="Jason Rhee" w:date="2024-09-09T17:50:00Z" w16du:dateUtc="2024-09-09T07:50:00Z">
                  <w:rPr>
                    <w:rStyle w:val="Hyperlink"/>
                    <w:noProof/>
                  </w:rPr>
                </w:rPrChange>
              </w:rPr>
              <w:delText>Dataset Types</w:delText>
            </w:r>
            <w:r w:rsidDel="00903D8C">
              <w:rPr>
                <w:noProof/>
                <w:webHidden/>
              </w:rPr>
              <w:tab/>
              <w:delText>4</w:delText>
            </w:r>
          </w:del>
        </w:p>
        <w:p w14:paraId="18F618CE" w14:textId="70E69651" w:rsidR="0008244B" w:rsidDel="00903D8C" w:rsidRDefault="0008244B">
          <w:pPr>
            <w:pStyle w:val="TOC1"/>
            <w:rPr>
              <w:del w:id="6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4" w:author="Jason Rhee" w:date="2024-09-09T17:50:00Z" w16du:dateUtc="2024-09-09T07:50:00Z">
            <w:r w:rsidRPr="00903D8C" w:rsidDel="00903D8C">
              <w:rPr>
                <w:rPrChange w:id="645" w:author="Jason Rhee" w:date="2024-09-09T17:50:00Z" w16du:dateUtc="2024-09-09T07:50:00Z">
                  <w:rPr>
                    <w:rStyle w:val="Hyperlink"/>
                    <w:noProof/>
                    <w14:scene3d>
                      <w14:camera w14:prst="orthographicFront"/>
                      <w14:lightRig w14:rig="threePt" w14:dir="t">
                        <w14:rot w14:lat="0" w14:lon="0" w14:rev="0"/>
                      </w14:lightRig>
                    </w14:scene3d>
                  </w:rPr>
                </w:rPrChange>
              </w:rPr>
              <w:delText>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6" w:author="Jason Rhee" w:date="2024-09-09T17:50:00Z" w16du:dateUtc="2024-09-09T07:50:00Z">
                  <w:rPr>
                    <w:rStyle w:val="Hyperlink"/>
                    <w:noProof/>
                  </w:rPr>
                </w:rPrChange>
              </w:rPr>
              <w:delText>Dataset Loading and Unloading</w:delText>
            </w:r>
            <w:r w:rsidDel="00903D8C">
              <w:rPr>
                <w:noProof/>
                <w:webHidden/>
              </w:rPr>
              <w:tab/>
              <w:delText>4</w:delText>
            </w:r>
          </w:del>
        </w:p>
        <w:p w14:paraId="342245BE" w14:textId="67BE9A92" w:rsidR="0008244B" w:rsidDel="00903D8C" w:rsidRDefault="0008244B">
          <w:pPr>
            <w:pStyle w:val="TOC1"/>
            <w:rPr>
              <w:del w:id="6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8" w:author="Jason Rhee" w:date="2024-09-09T17:50:00Z" w16du:dateUtc="2024-09-09T07:50:00Z">
            <w:r w:rsidRPr="00903D8C" w:rsidDel="00903D8C">
              <w:rPr>
                <w:rPrChange w:id="649" w:author="Jason Rhee" w:date="2024-09-09T17:50:00Z" w16du:dateUtc="2024-09-09T07:50:00Z">
                  <w:rPr>
                    <w:rStyle w:val="Hyperlink"/>
                    <w:noProof/>
                    <w14:scene3d>
                      <w14:camera w14:prst="orthographicFront"/>
                      <w14:lightRig w14:rig="threePt" w14:dir="t">
                        <w14:rot w14:lat="0" w14:lon="0" w14:rev="0"/>
                      </w14:lightRig>
                    </w14:scene3d>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0" w:author="Jason Rhee" w:date="2024-09-09T17:50:00Z" w16du:dateUtc="2024-09-09T07:50:00Z">
                  <w:rPr>
                    <w:rStyle w:val="Hyperlink"/>
                    <w:noProof/>
                  </w:rPr>
                </w:rPrChange>
              </w:rPr>
              <w:delText>Geometry</w:delText>
            </w:r>
            <w:r w:rsidDel="00903D8C">
              <w:rPr>
                <w:noProof/>
                <w:webHidden/>
              </w:rPr>
              <w:tab/>
              <w:delText>5</w:delText>
            </w:r>
          </w:del>
        </w:p>
        <w:p w14:paraId="21DA58A0" w14:textId="7CF7F64E" w:rsidR="0008244B" w:rsidDel="00903D8C" w:rsidRDefault="0008244B">
          <w:pPr>
            <w:pStyle w:val="TOC1"/>
            <w:rPr>
              <w:del w:id="6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2" w:author="Jason Rhee" w:date="2024-09-09T17:50:00Z" w16du:dateUtc="2024-09-09T07:50:00Z">
            <w:r w:rsidRPr="00903D8C" w:rsidDel="00903D8C">
              <w:rPr>
                <w:rPrChange w:id="653" w:author="Jason Rhee" w:date="2024-09-09T17:50:00Z" w16du:dateUtc="2024-09-09T07:50:00Z">
                  <w:rPr>
                    <w:rStyle w:val="Hyperlink"/>
                    <w:noProof/>
                    <w14:scene3d>
                      <w14:camera w14:prst="orthographicFront"/>
                      <w14:lightRig w14:rig="threePt" w14:dir="t">
                        <w14:rot w14:lat="0" w14:lon="0" w14:rev="0"/>
                      </w14:lightRig>
                    </w14:scene3d>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4" w:author="Jason Rhee" w:date="2024-09-09T17:50:00Z" w16du:dateUtc="2024-09-09T07:50:00Z">
                  <w:rPr>
                    <w:rStyle w:val="Hyperlink"/>
                    <w:noProof/>
                  </w:rPr>
                </w:rPrChange>
              </w:rPr>
              <w:delText>Coordinate Reference Systems (CRS)</w:delText>
            </w:r>
            <w:r w:rsidDel="00903D8C">
              <w:rPr>
                <w:noProof/>
                <w:webHidden/>
              </w:rPr>
              <w:tab/>
              <w:delText>5</w:delText>
            </w:r>
          </w:del>
        </w:p>
        <w:p w14:paraId="5086BA5B" w14:textId="55540BE5" w:rsidR="0008244B" w:rsidDel="00903D8C" w:rsidRDefault="0008244B">
          <w:pPr>
            <w:pStyle w:val="TOC2"/>
            <w:rPr>
              <w:del w:id="6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6" w:author="Jason Rhee" w:date="2024-09-09T17:50:00Z" w16du:dateUtc="2024-09-09T07:50:00Z">
            <w:r w:rsidRPr="00903D8C" w:rsidDel="00903D8C">
              <w:rPr>
                <w:rPrChange w:id="657" w:author="Jason Rhee" w:date="2024-09-09T17:50:00Z" w16du:dateUtc="2024-09-09T07:50:00Z">
                  <w:rPr>
                    <w:rStyle w:val="Hyperlink"/>
                    <w:noProof/>
                  </w:rPr>
                </w:rPrChange>
              </w:rPr>
              <w:delText>12.1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8" w:author="Jason Rhee" w:date="2024-09-09T17:50:00Z" w16du:dateUtc="2024-09-09T07:50:00Z">
                  <w:rPr>
                    <w:rStyle w:val="Hyperlink"/>
                    <w:noProof/>
                  </w:rPr>
                </w:rPrChange>
              </w:rPr>
              <w:delText>Introduction</w:delText>
            </w:r>
            <w:r w:rsidDel="00903D8C">
              <w:rPr>
                <w:noProof/>
                <w:webHidden/>
              </w:rPr>
              <w:tab/>
              <w:delText>5</w:delText>
            </w:r>
          </w:del>
        </w:p>
        <w:p w14:paraId="5BA812CB" w14:textId="1CE0E8E2" w:rsidR="0008244B" w:rsidDel="00903D8C" w:rsidRDefault="0008244B">
          <w:pPr>
            <w:pStyle w:val="TOC2"/>
            <w:rPr>
              <w:del w:id="6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0" w:author="Jason Rhee" w:date="2024-09-09T17:50:00Z" w16du:dateUtc="2024-09-09T07:50:00Z">
            <w:r w:rsidRPr="00903D8C" w:rsidDel="00903D8C">
              <w:rPr>
                <w:rPrChange w:id="661" w:author="Jason Rhee" w:date="2024-09-09T17:50:00Z" w16du:dateUtc="2024-09-09T07:50:00Z">
                  <w:rPr>
                    <w:rStyle w:val="Hyperlink"/>
                    <w:noProof/>
                  </w:rPr>
                </w:rPrChange>
              </w:rPr>
              <w:delText>12.2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2" w:author="Jason Rhee" w:date="2024-09-09T17:50:00Z" w16du:dateUtc="2024-09-09T07:50:00Z">
                  <w:rPr>
                    <w:rStyle w:val="Hyperlink"/>
                    <w:noProof/>
                  </w:rPr>
                </w:rPrChange>
              </w:rPr>
              <w:delText>Horizontal Reference System</w:delText>
            </w:r>
            <w:r w:rsidDel="00903D8C">
              <w:rPr>
                <w:noProof/>
                <w:webHidden/>
              </w:rPr>
              <w:tab/>
              <w:delText>5</w:delText>
            </w:r>
          </w:del>
        </w:p>
        <w:p w14:paraId="59E5D880" w14:textId="18924E62" w:rsidR="0008244B" w:rsidDel="00903D8C" w:rsidRDefault="0008244B">
          <w:pPr>
            <w:pStyle w:val="TOC2"/>
            <w:rPr>
              <w:del w:id="6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4" w:author="Jason Rhee" w:date="2024-09-09T17:50:00Z" w16du:dateUtc="2024-09-09T07:50:00Z">
            <w:r w:rsidRPr="00903D8C" w:rsidDel="00903D8C">
              <w:rPr>
                <w:rPrChange w:id="665" w:author="Jason Rhee" w:date="2024-09-09T17:50:00Z" w16du:dateUtc="2024-09-09T07:50:00Z">
                  <w:rPr>
                    <w:rStyle w:val="Hyperlink"/>
                    <w:noProof/>
                  </w:rPr>
                </w:rPrChange>
              </w:rPr>
              <w:delText>12.3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6" w:author="Jason Rhee" w:date="2024-09-09T17:50:00Z" w16du:dateUtc="2024-09-09T07:50:00Z">
                  <w:rPr>
                    <w:rStyle w:val="Hyperlink"/>
                    <w:noProof/>
                  </w:rPr>
                </w:rPrChange>
              </w:rPr>
              <w:delText>Vertical Reference System</w:delText>
            </w:r>
            <w:r w:rsidDel="00903D8C">
              <w:rPr>
                <w:noProof/>
                <w:webHidden/>
              </w:rPr>
              <w:tab/>
              <w:delText>5</w:delText>
            </w:r>
          </w:del>
        </w:p>
        <w:p w14:paraId="61AF8FC6" w14:textId="1D0FB129" w:rsidR="0008244B" w:rsidDel="00903D8C" w:rsidRDefault="0008244B">
          <w:pPr>
            <w:pStyle w:val="TOC2"/>
            <w:rPr>
              <w:del w:id="6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8" w:author="Jason Rhee" w:date="2024-09-09T17:50:00Z" w16du:dateUtc="2024-09-09T07:50:00Z">
            <w:r w:rsidRPr="00903D8C" w:rsidDel="00903D8C">
              <w:rPr>
                <w:rPrChange w:id="669" w:author="Jason Rhee" w:date="2024-09-09T17:50:00Z" w16du:dateUtc="2024-09-09T07:50:00Z">
                  <w:rPr>
                    <w:rStyle w:val="Hyperlink"/>
                    <w:noProof/>
                  </w:rPr>
                </w:rPrChange>
              </w:rPr>
              <w:delText>12.4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0" w:author="Jason Rhee" w:date="2024-09-09T17:50:00Z" w16du:dateUtc="2024-09-09T07:50:00Z">
                  <w:rPr>
                    <w:rStyle w:val="Hyperlink"/>
                    <w:noProof/>
                  </w:rPr>
                </w:rPrChange>
              </w:rPr>
              <w:delText>Temporal Reference System</w:delText>
            </w:r>
            <w:r w:rsidDel="00903D8C">
              <w:rPr>
                <w:noProof/>
                <w:webHidden/>
              </w:rPr>
              <w:tab/>
              <w:delText>5</w:delText>
            </w:r>
          </w:del>
        </w:p>
        <w:p w14:paraId="272B80A3" w14:textId="7F0FA860" w:rsidR="0008244B" w:rsidDel="00903D8C" w:rsidRDefault="0008244B">
          <w:pPr>
            <w:pStyle w:val="TOC1"/>
            <w:rPr>
              <w:del w:id="6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2" w:author="Jason Rhee" w:date="2024-09-09T17:50:00Z" w16du:dateUtc="2024-09-09T07:50:00Z">
            <w:r w:rsidRPr="00903D8C" w:rsidDel="00903D8C">
              <w:rPr>
                <w:rPrChange w:id="673" w:author="Jason Rhee" w:date="2024-09-09T17:50:00Z" w16du:dateUtc="2024-09-09T07:50:00Z">
                  <w:rPr>
                    <w:rStyle w:val="Hyperlink"/>
                    <w:noProof/>
                    <w14:scene3d>
                      <w14:camera w14:prst="orthographicFront"/>
                      <w14:lightRig w14:rig="threePt" w14:dir="t">
                        <w14:rot w14:lat="0" w14:lon="0" w14:rev="0"/>
                      </w14:lightRig>
                    </w14:scene3d>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4" w:author="Jason Rhee" w:date="2024-09-09T17:50:00Z" w16du:dateUtc="2024-09-09T07:50:00Z">
                  <w:rPr>
                    <w:rStyle w:val="Hyperlink"/>
                    <w:noProof/>
                  </w:rPr>
                </w:rPrChange>
              </w:rPr>
              <w:delText>Data Quality</w:delText>
            </w:r>
            <w:r w:rsidDel="00903D8C">
              <w:rPr>
                <w:noProof/>
                <w:webHidden/>
              </w:rPr>
              <w:tab/>
              <w:delText>5</w:delText>
            </w:r>
          </w:del>
        </w:p>
        <w:p w14:paraId="4AF2C1A9" w14:textId="06F9CD93" w:rsidR="0008244B" w:rsidDel="00903D8C" w:rsidRDefault="0008244B">
          <w:pPr>
            <w:pStyle w:val="TOC2"/>
            <w:rPr>
              <w:del w:id="6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6" w:author="Jason Rhee" w:date="2024-09-09T17:50:00Z" w16du:dateUtc="2024-09-09T07:50:00Z">
            <w:r w:rsidRPr="00903D8C" w:rsidDel="00903D8C">
              <w:rPr>
                <w:rPrChange w:id="677" w:author="Jason Rhee" w:date="2024-09-09T17:50:00Z" w16du:dateUtc="2024-09-09T07:50:00Z">
                  <w:rPr>
                    <w:rStyle w:val="Hyperlink"/>
                    <w:noProof/>
                  </w:rPr>
                </w:rPrChange>
              </w:rPr>
              <w:delText>13.1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8" w:author="Jason Rhee" w:date="2024-09-09T17:50:00Z" w16du:dateUtc="2024-09-09T07:50:00Z">
                  <w:rPr>
                    <w:rStyle w:val="Hyperlink"/>
                    <w:noProof/>
                  </w:rPr>
                </w:rPrChange>
              </w:rPr>
              <w:delText>Introduction</w:delText>
            </w:r>
            <w:r w:rsidDel="00903D8C">
              <w:rPr>
                <w:noProof/>
                <w:webHidden/>
              </w:rPr>
              <w:tab/>
              <w:delText>5</w:delText>
            </w:r>
          </w:del>
        </w:p>
        <w:p w14:paraId="5DFC3F11" w14:textId="4DF7977F" w:rsidR="0008244B" w:rsidDel="00903D8C" w:rsidRDefault="0008244B">
          <w:pPr>
            <w:pStyle w:val="TOC1"/>
            <w:rPr>
              <w:del w:id="6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0" w:author="Jason Rhee" w:date="2024-09-09T17:50:00Z" w16du:dateUtc="2024-09-09T07:50:00Z">
            <w:r w:rsidRPr="00903D8C" w:rsidDel="00903D8C">
              <w:rPr>
                <w:rPrChange w:id="681" w:author="Jason Rhee" w:date="2024-09-09T17:50:00Z" w16du:dateUtc="2024-09-09T07:50:00Z">
                  <w:rPr>
                    <w:rStyle w:val="Hyperlink"/>
                    <w:noProof/>
                    <w14:scene3d>
                      <w14:camera w14:prst="orthographicFront"/>
                      <w14:lightRig w14:rig="threePt" w14:dir="t">
                        <w14:rot w14:lat="0" w14:lon="0" w14:rev="0"/>
                      </w14:lightRig>
                    </w14:scene3d>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2" w:author="Jason Rhee" w:date="2024-09-09T17:50:00Z" w16du:dateUtc="2024-09-09T07:50:00Z">
                  <w:rPr>
                    <w:rStyle w:val="Hyperlink"/>
                    <w:noProof/>
                  </w:rPr>
                </w:rPrChange>
              </w:rPr>
              <w:delText>Data Capture and Classification</w:delText>
            </w:r>
            <w:r w:rsidDel="00903D8C">
              <w:rPr>
                <w:noProof/>
                <w:webHidden/>
              </w:rPr>
              <w:tab/>
              <w:delText>6</w:delText>
            </w:r>
          </w:del>
        </w:p>
        <w:p w14:paraId="310C64BD" w14:textId="04BFA168" w:rsidR="0008244B" w:rsidDel="00903D8C" w:rsidRDefault="0008244B">
          <w:pPr>
            <w:pStyle w:val="TOC1"/>
            <w:rPr>
              <w:del w:id="6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4" w:author="Jason Rhee" w:date="2024-09-09T17:50:00Z" w16du:dateUtc="2024-09-09T07:50:00Z">
            <w:r w:rsidRPr="00903D8C" w:rsidDel="00903D8C">
              <w:rPr>
                <w:rPrChange w:id="685" w:author="Jason Rhee" w:date="2024-09-09T17:50:00Z" w16du:dateUtc="2024-09-09T07:50:00Z">
                  <w:rPr>
                    <w:rStyle w:val="Hyperlink"/>
                    <w:noProof/>
                    <w14:scene3d>
                      <w14:camera w14:prst="orthographicFront"/>
                      <w14:lightRig w14:rig="threePt" w14:dir="t">
                        <w14:rot w14:lat="0" w14:lon="0" w14:rev="0"/>
                      </w14:lightRig>
                    </w14:scene3d>
                  </w:rPr>
                </w:rPrChange>
              </w:rPr>
              <w:delText>15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6" w:author="Jason Rhee" w:date="2024-09-09T17:50:00Z" w16du:dateUtc="2024-09-09T07:50:00Z">
                  <w:rPr>
                    <w:rStyle w:val="Hyperlink"/>
                    <w:noProof/>
                  </w:rPr>
                </w:rPrChange>
              </w:rPr>
              <w:delText>Maintenance</w:delText>
            </w:r>
            <w:r w:rsidDel="00903D8C">
              <w:rPr>
                <w:noProof/>
                <w:webHidden/>
              </w:rPr>
              <w:tab/>
              <w:delText>6</w:delText>
            </w:r>
          </w:del>
        </w:p>
        <w:p w14:paraId="43818046" w14:textId="127EDC12" w:rsidR="0008244B" w:rsidDel="00903D8C" w:rsidRDefault="0008244B">
          <w:pPr>
            <w:pStyle w:val="TOC2"/>
            <w:rPr>
              <w:del w:id="6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8" w:author="Jason Rhee" w:date="2024-09-09T17:50:00Z" w16du:dateUtc="2024-09-09T07:50:00Z">
            <w:r w:rsidRPr="00903D8C" w:rsidDel="00903D8C">
              <w:rPr>
                <w:rPrChange w:id="689" w:author="Jason Rhee" w:date="2024-09-09T17:50:00Z" w16du:dateUtc="2024-09-09T07:50:00Z">
                  <w:rPr>
                    <w:rStyle w:val="Hyperlink"/>
                    <w:noProof/>
                  </w:rPr>
                </w:rPrChange>
              </w:rPr>
              <w:delText>15.1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0" w:author="Jason Rhee" w:date="2024-09-09T17:50:00Z" w16du:dateUtc="2024-09-09T07:50:00Z">
                  <w:rPr>
                    <w:rStyle w:val="Hyperlink"/>
                    <w:noProof/>
                  </w:rPr>
                </w:rPrChange>
              </w:rPr>
              <w:delText>Maintenance and Update Frequency</w:delText>
            </w:r>
            <w:r w:rsidDel="00903D8C">
              <w:rPr>
                <w:noProof/>
                <w:webHidden/>
              </w:rPr>
              <w:tab/>
              <w:delText>6</w:delText>
            </w:r>
          </w:del>
        </w:p>
        <w:p w14:paraId="5A22E08F" w14:textId="5DA4D9F8" w:rsidR="0008244B" w:rsidDel="00903D8C" w:rsidRDefault="0008244B">
          <w:pPr>
            <w:pStyle w:val="TOC2"/>
            <w:rPr>
              <w:del w:id="6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2" w:author="Jason Rhee" w:date="2024-09-09T17:50:00Z" w16du:dateUtc="2024-09-09T07:50:00Z">
            <w:r w:rsidRPr="00903D8C" w:rsidDel="00903D8C">
              <w:rPr>
                <w:rPrChange w:id="693" w:author="Jason Rhee" w:date="2024-09-09T17:50:00Z" w16du:dateUtc="2024-09-09T07:50:00Z">
                  <w:rPr>
                    <w:rStyle w:val="Hyperlink"/>
                    <w:noProof/>
                  </w:rPr>
                </w:rPrChange>
              </w:rPr>
              <w:delText>15.2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4" w:author="Jason Rhee" w:date="2024-09-09T17:50:00Z" w16du:dateUtc="2024-09-09T07:50:00Z">
                  <w:rPr>
                    <w:rStyle w:val="Hyperlink"/>
                    <w:noProof/>
                  </w:rPr>
                </w:rPrChange>
              </w:rPr>
              <w:delText>Data Source</w:delText>
            </w:r>
            <w:r w:rsidDel="00903D8C">
              <w:rPr>
                <w:noProof/>
                <w:webHidden/>
              </w:rPr>
              <w:tab/>
              <w:delText>6</w:delText>
            </w:r>
          </w:del>
        </w:p>
        <w:p w14:paraId="070DB3B5" w14:textId="1495964C" w:rsidR="0008244B" w:rsidDel="00903D8C" w:rsidRDefault="0008244B">
          <w:pPr>
            <w:pStyle w:val="TOC2"/>
            <w:rPr>
              <w:del w:id="6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6" w:author="Jason Rhee" w:date="2024-09-09T17:50:00Z" w16du:dateUtc="2024-09-09T07:50:00Z">
            <w:r w:rsidRPr="00903D8C" w:rsidDel="00903D8C">
              <w:rPr>
                <w:rPrChange w:id="697" w:author="Jason Rhee" w:date="2024-09-09T17:50:00Z" w16du:dateUtc="2024-09-09T07:50:00Z">
                  <w:rPr>
                    <w:rStyle w:val="Hyperlink"/>
                    <w:noProof/>
                  </w:rPr>
                </w:rPrChange>
              </w:rPr>
              <w:delText>15.3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8" w:author="Jason Rhee" w:date="2024-09-09T17:50:00Z" w16du:dateUtc="2024-09-09T07:50:00Z">
                  <w:rPr>
                    <w:rStyle w:val="Hyperlink"/>
                    <w:noProof/>
                  </w:rPr>
                </w:rPrChange>
              </w:rPr>
              <w:delText>Production Process</w:delText>
            </w:r>
            <w:r w:rsidDel="00903D8C">
              <w:rPr>
                <w:noProof/>
                <w:webHidden/>
              </w:rPr>
              <w:tab/>
              <w:delText>6</w:delText>
            </w:r>
          </w:del>
        </w:p>
        <w:p w14:paraId="33B3CD7E" w14:textId="02B18099" w:rsidR="0008244B" w:rsidDel="00903D8C" w:rsidRDefault="0008244B">
          <w:pPr>
            <w:pStyle w:val="TOC1"/>
            <w:rPr>
              <w:del w:id="6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0" w:author="Jason Rhee" w:date="2024-09-09T17:50:00Z" w16du:dateUtc="2024-09-09T07:50:00Z">
            <w:r w:rsidRPr="00903D8C" w:rsidDel="00903D8C">
              <w:rPr>
                <w:rPrChange w:id="701" w:author="Jason Rhee" w:date="2024-09-09T17:50:00Z" w16du:dateUtc="2024-09-09T07:50:00Z">
                  <w:rPr>
                    <w:rStyle w:val="Hyperlink"/>
                    <w:noProof/>
                    <w14:scene3d>
                      <w14:camera w14:prst="orthographicFront"/>
                      <w14:lightRig w14:rig="threePt" w14:dir="t">
                        <w14:rot w14:lat="0" w14:lon="0" w14:rev="0"/>
                      </w14:lightRig>
                    </w14:scene3d>
                  </w:rPr>
                </w:rPrChange>
              </w:rPr>
              <w:delText>16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2" w:author="Jason Rhee" w:date="2024-09-09T17:50:00Z" w16du:dateUtc="2024-09-09T07:50:00Z">
                  <w:rPr>
                    <w:rStyle w:val="Hyperlink"/>
                    <w:noProof/>
                  </w:rPr>
                </w:rPrChange>
              </w:rPr>
              <w:delText>Portrayal</w:delText>
            </w:r>
            <w:r w:rsidDel="00903D8C">
              <w:rPr>
                <w:noProof/>
                <w:webHidden/>
              </w:rPr>
              <w:tab/>
              <w:delText>7</w:delText>
            </w:r>
          </w:del>
        </w:p>
        <w:p w14:paraId="13DF3118" w14:textId="41E9D9BC" w:rsidR="0008244B" w:rsidDel="00903D8C" w:rsidRDefault="0008244B">
          <w:pPr>
            <w:pStyle w:val="TOC1"/>
            <w:rPr>
              <w:del w:id="7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4" w:author="Jason Rhee" w:date="2024-09-09T17:50:00Z" w16du:dateUtc="2024-09-09T07:50:00Z">
            <w:r w:rsidRPr="00903D8C" w:rsidDel="00903D8C">
              <w:rPr>
                <w:rPrChange w:id="705" w:author="Jason Rhee" w:date="2024-09-09T17:50:00Z" w16du:dateUtc="2024-09-09T07:50:00Z">
                  <w:rPr>
                    <w:rStyle w:val="Hyperlink"/>
                    <w:noProof/>
                    <w14:scene3d>
                      <w14:camera w14:prst="orthographicFront"/>
                      <w14:lightRig w14:rig="threePt" w14:dir="t">
                        <w14:rot w14:lat="0" w14:lon="0" w14:rev="0"/>
                      </w14:lightRig>
                    </w14:scene3d>
                  </w:rPr>
                </w:rPrChange>
              </w:rPr>
              <w:delText>17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6" w:author="Jason Rhee" w:date="2024-09-09T17:50:00Z" w16du:dateUtc="2024-09-09T07:50:00Z">
                  <w:rPr>
                    <w:rStyle w:val="Hyperlink"/>
                    <w:noProof/>
                  </w:rPr>
                </w:rPrChange>
              </w:rPr>
              <w:delText>Data Product Format (Encoding)</w:delText>
            </w:r>
            <w:r w:rsidDel="00903D8C">
              <w:rPr>
                <w:noProof/>
                <w:webHidden/>
              </w:rPr>
              <w:tab/>
              <w:delText>7</w:delText>
            </w:r>
          </w:del>
        </w:p>
        <w:p w14:paraId="746B22C8" w14:textId="4DF359BC" w:rsidR="0008244B" w:rsidDel="00903D8C" w:rsidRDefault="0008244B">
          <w:pPr>
            <w:pStyle w:val="TOC2"/>
            <w:rPr>
              <w:del w:id="7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8" w:author="Jason Rhee" w:date="2024-09-09T17:50:00Z" w16du:dateUtc="2024-09-09T07:50:00Z">
            <w:r w:rsidRPr="00903D8C" w:rsidDel="00903D8C">
              <w:rPr>
                <w:rPrChange w:id="709" w:author="Jason Rhee" w:date="2024-09-09T17:50:00Z" w16du:dateUtc="2024-09-09T07:50:00Z">
                  <w:rPr>
                    <w:rStyle w:val="Hyperlink"/>
                    <w:noProof/>
                  </w:rPr>
                </w:rPrChange>
              </w:rPr>
              <w:delText>17.1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0" w:author="Jason Rhee" w:date="2024-09-09T17:50:00Z" w16du:dateUtc="2024-09-09T07:50:00Z">
                  <w:rPr>
                    <w:rStyle w:val="Hyperlink"/>
                    <w:noProof/>
                  </w:rPr>
                </w:rPrChange>
              </w:rPr>
              <w:delText>Encoding of Latitude and Longitude</w:delText>
            </w:r>
            <w:r w:rsidDel="00903D8C">
              <w:rPr>
                <w:noProof/>
                <w:webHidden/>
              </w:rPr>
              <w:tab/>
              <w:delText>7</w:delText>
            </w:r>
          </w:del>
        </w:p>
        <w:p w14:paraId="4D225448" w14:textId="3BF6B007" w:rsidR="0008244B" w:rsidDel="00903D8C" w:rsidRDefault="0008244B">
          <w:pPr>
            <w:pStyle w:val="TOC2"/>
            <w:rPr>
              <w:del w:id="7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2" w:author="Jason Rhee" w:date="2024-09-09T17:50:00Z" w16du:dateUtc="2024-09-09T07:50:00Z">
            <w:r w:rsidRPr="00903D8C" w:rsidDel="00903D8C">
              <w:rPr>
                <w:rPrChange w:id="713" w:author="Jason Rhee" w:date="2024-09-09T17:50:00Z" w16du:dateUtc="2024-09-09T07:50:00Z">
                  <w:rPr>
                    <w:rStyle w:val="Hyperlink"/>
                    <w:noProof/>
                  </w:rPr>
                </w:rPrChange>
              </w:rPr>
              <w:delText>17.2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4" w:author="Jason Rhee" w:date="2024-09-09T17:50:00Z" w16du:dateUtc="2024-09-09T07:50:00Z">
                  <w:rPr>
                    <w:rStyle w:val="Hyperlink"/>
                    <w:noProof/>
                  </w:rPr>
                </w:rPrChange>
              </w:rPr>
              <w:delText>Numeric Attribute Encoding</w:delText>
            </w:r>
            <w:r w:rsidDel="00903D8C">
              <w:rPr>
                <w:noProof/>
                <w:webHidden/>
              </w:rPr>
              <w:tab/>
              <w:delText>7</w:delText>
            </w:r>
          </w:del>
        </w:p>
        <w:p w14:paraId="3908314A" w14:textId="5F2C1783" w:rsidR="0008244B" w:rsidDel="00903D8C" w:rsidRDefault="0008244B">
          <w:pPr>
            <w:pStyle w:val="TOC2"/>
            <w:rPr>
              <w:del w:id="7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6" w:author="Jason Rhee" w:date="2024-09-09T17:50:00Z" w16du:dateUtc="2024-09-09T07:50:00Z">
            <w:r w:rsidRPr="00903D8C" w:rsidDel="00903D8C">
              <w:rPr>
                <w:rPrChange w:id="717" w:author="Jason Rhee" w:date="2024-09-09T17:50:00Z" w16du:dateUtc="2024-09-09T07:50:00Z">
                  <w:rPr>
                    <w:rStyle w:val="Hyperlink"/>
                    <w:noProof/>
                  </w:rPr>
                </w:rPrChange>
              </w:rPr>
              <w:lastRenderedPageBreak/>
              <w:delText>17.3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8" w:author="Jason Rhee" w:date="2024-09-09T17:50:00Z" w16du:dateUtc="2024-09-09T07:50:00Z">
                  <w:rPr>
                    <w:rStyle w:val="Hyperlink"/>
                    <w:noProof/>
                  </w:rPr>
                </w:rPrChange>
              </w:rPr>
              <w:delText>Text Attribute Values</w:delText>
            </w:r>
            <w:r w:rsidDel="00903D8C">
              <w:rPr>
                <w:noProof/>
                <w:webHidden/>
              </w:rPr>
              <w:tab/>
              <w:delText>7</w:delText>
            </w:r>
          </w:del>
        </w:p>
        <w:p w14:paraId="0A57A347" w14:textId="43579882" w:rsidR="0008244B" w:rsidDel="00903D8C" w:rsidRDefault="0008244B">
          <w:pPr>
            <w:pStyle w:val="TOC2"/>
            <w:rPr>
              <w:del w:id="7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0" w:author="Jason Rhee" w:date="2024-09-09T17:50:00Z" w16du:dateUtc="2024-09-09T07:50:00Z">
            <w:r w:rsidRPr="00903D8C" w:rsidDel="00903D8C">
              <w:rPr>
                <w:rPrChange w:id="721" w:author="Jason Rhee" w:date="2024-09-09T17:50:00Z" w16du:dateUtc="2024-09-09T07:50:00Z">
                  <w:rPr>
                    <w:rStyle w:val="Hyperlink"/>
                    <w:noProof/>
                  </w:rPr>
                </w:rPrChange>
              </w:rPr>
              <w:delText>17.4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2" w:author="Jason Rhee" w:date="2024-09-09T17:50:00Z" w16du:dateUtc="2024-09-09T07:50:00Z">
                  <w:rPr>
                    <w:rStyle w:val="Hyperlink"/>
                    <w:noProof/>
                  </w:rPr>
                </w:rPrChange>
              </w:rPr>
              <w:delText>Mandatory Attribute Values</w:delText>
            </w:r>
            <w:r w:rsidDel="00903D8C">
              <w:rPr>
                <w:noProof/>
                <w:webHidden/>
              </w:rPr>
              <w:tab/>
              <w:delText>8</w:delText>
            </w:r>
          </w:del>
        </w:p>
        <w:p w14:paraId="5F1F8188" w14:textId="62D4DEEF" w:rsidR="0008244B" w:rsidDel="00903D8C" w:rsidRDefault="0008244B">
          <w:pPr>
            <w:pStyle w:val="TOC2"/>
            <w:rPr>
              <w:del w:id="7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4" w:author="Jason Rhee" w:date="2024-09-09T17:50:00Z" w16du:dateUtc="2024-09-09T07:50:00Z">
            <w:r w:rsidRPr="00903D8C" w:rsidDel="00903D8C">
              <w:rPr>
                <w:rPrChange w:id="725" w:author="Jason Rhee" w:date="2024-09-09T17:50:00Z" w16du:dateUtc="2024-09-09T07:50:00Z">
                  <w:rPr>
                    <w:rStyle w:val="Hyperlink"/>
                    <w:noProof/>
                  </w:rPr>
                </w:rPrChange>
              </w:rPr>
              <w:delText>17.5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6" w:author="Jason Rhee" w:date="2024-09-09T17:50:00Z" w16du:dateUtc="2024-09-09T07:50:00Z">
                  <w:rPr>
                    <w:rStyle w:val="Hyperlink"/>
                    <w:noProof/>
                  </w:rPr>
                </w:rPrChange>
              </w:rPr>
              <w:delText>Unknown Attribute Values</w:delText>
            </w:r>
            <w:r w:rsidDel="00903D8C">
              <w:rPr>
                <w:noProof/>
                <w:webHidden/>
              </w:rPr>
              <w:tab/>
              <w:delText>8</w:delText>
            </w:r>
          </w:del>
        </w:p>
        <w:p w14:paraId="56B914B9" w14:textId="1C60215C" w:rsidR="0008244B" w:rsidDel="00903D8C" w:rsidRDefault="0008244B">
          <w:pPr>
            <w:pStyle w:val="TOC2"/>
            <w:rPr>
              <w:del w:id="7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8" w:author="Jason Rhee" w:date="2024-09-09T17:50:00Z" w16du:dateUtc="2024-09-09T07:50:00Z">
            <w:r w:rsidRPr="00903D8C" w:rsidDel="00903D8C">
              <w:rPr>
                <w:rPrChange w:id="729" w:author="Jason Rhee" w:date="2024-09-09T17:50:00Z" w16du:dateUtc="2024-09-09T07:50:00Z">
                  <w:rPr>
                    <w:rStyle w:val="Hyperlink"/>
                    <w:noProof/>
                  </w:rPr>
                </w:rPrChange>
              </w:rPr>
              <w:delText>17.6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0" w:author="Jason Rhee" w:date="2024-09-09T17:50:00Z" w16du:dateUtc="2024-09-09T07:50:00Z">
                  <w:rPr>
                    <w:rStyle w:val="Hyperlink"/>
                    <w:noProof/>
                  </w:rPr>
                </w:rPrChange>
              </w:rPr>
              <w:delText>Structure of dataset files</w:delText>
            </w:r>
            <w:r w:rsidDel="00903D8C">
              <w:rPr>
                <w:noProof/>
                <w:webHidden/>
              </w:rPr>
              <w:tab/>
              <w:delText>8</w:delText>
            </w:r>
          </w:del>
        </w:p>
        <w:p w14:paraId="155CE0A4" w14:textId="50ECBEF2" w:rsidR="0008244B" w:rsidDel="00903D8C" w:rsidRDefault="0008244B">
          <w:pPr>
            <w:pStyle w:val="TOC2"/>
            <w:rPr>
              <w:del w:id="7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2" w:author="Jason Rhee" w:date="2024-09-09T17:50:00Z" w16du:dateUtc="2024-09-09T07:50:00Z">
            <w:r w:rsidRPr="00903D8C" w:rsidDel="00903D8C">
              <w:rPr>
                <w:rPrChange w:id="733" w:author="Jason Rhee" w:date="2024-09-09T17:50:00Z" w16du:dateUtc="2024-09-09T07:50:00Z">
                  <w:rPr>
                    <w:rStyle w:val="Hyperlink"/>
                    <w:noProof/>
                  </w:rPr>
                </w:rPrChange>
              </w:rPr>
              <w:delText>17.7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4" w:author="Jason Rhee" w:date="2024-09-09T17:50:00Z" w16du:dateUtc="2024-09-09T07:50:00Z">
                  <w:rPr>
                    <w:rStyle w:val="Hyperlink"/>
                    <w:noProof/>
                  </w:rPr>
                </w:rPrChange>
              </w:rPr>
              <w:delText>Object identifiers</w:delText>
            </w:r>
            <w:r w:rsidDel="00903D8C">
              <w:rPr>
                <w:noProof/>
                <w:webHidden/>
              </w:rPr>
              <w:tab/>
              <w:delText>8</w:delText>
            </w:r>
          </w:del>
        </w:p>
        <w:p w14:paraId="2722A87B" w14:textId="5BB77D83" w:rsidR="0008244B" w:rsidDel="00903D8C" w:rsidRDefault="0008244B">
          <w:pPr>
            <w:pStyle w:val="TOC2"/>
            <w:rPr>
              <w:del w:id="7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6" w:author="Jason Rhee" w:date="2024-09-09T17:50:00Z" w16du:dateUtc="2024-09-09T07:50:00Z">
            <w:r w:rsidRPr="00903D8C" w:rsidDel="00903D8C">
              <w:rPr>
                <w:rPrChange w:id="737" w:author="Jason Rhee" w:date="2024-09-09T17:50:00Z" w16du:dateUtc="2024-09-09T07:50:00Z">
                  <w:rPr>
                    <w:rStyle w:val="Hyperlink"/>
                    <w:noProof/>
                  </w:rPr>
                </w:rPrChange>
              </w:rPr>
              <w:delText>17.8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8" w:author="Jason Rhee" w:date="2024-09-09T17:50:00Z" w16du:dateUtc="2024-09-09T07:50:00Z">
                  <w:rPr>
                    <w:rStyle w:val="Hyperlink"/>
                    <w:noProof/>
                  </w:rPr>
                </w:rPrChange>
              </w:rPr>
              <w:delText>Dataset validation</w:delText>
            </w:r>
            <w:r w:rsidDel="00903D8C">
              <w:rPr>
                <w:noProof/>
                <w:webHidden/>
              </w:rPr>
              <w:tab/>
              <w:delText>9</w:delText>
            </w:r>
          </w:del>
        </w:p>
        <w:p w14:paraId="77A6334C" w14:textId="7DB7F4E3" w:rsidR="0008244B" w:rsidDel="00903D8C" w:rsidRDefault="0008244B">
          <w:pPr>
            <w:pStyle w:val="TOC2"/>
            <w:rPr>
              <w:del w:id="7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0" w:author="Jason Rhee" w:date="2024-09-09T17:50:00Z" w16du:dateUtc="2024-09-09T07:50:00Z">
            <w:r w:rsidRPr="00903D8C" w:rsidDel="00903D8C">
              <w:rPr>
                <w:rPrChange w:id="741" w:author="Jason Rhee" w:date="2024-09-09T17:50:00Z" w16du:dateUtc="2024-09-09T07:50:00Z">
                  <w:rPr>
                    <w:rStyle w:val="Hyperlink"/>
                    <w:noProof/>
                  </w:rPr>
                </w:rPrChange>
              </w:rPr>
              <w:delText>17.9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2" w:author="Jason Rhee" w:date="2024-09-09T17:50:00Z" w16du:dateUtc="2024-09-09T07:50:00Z">
                  <w:rPr>
                    <w:rStyle w:val="Hyperlink"/>
                    <w:noProof/>
                  </w:rPr>
                </w:rPrChange>
              </w:rPr>
              <w:delText>Data overlap</w:delText>
            </w:r>
            <w:r w:rsidDel="00903D8C">
              <w:rPr>
                <w:noProof/>
                <w:webHidden/>
              </w:rPr>
              <w:tab/>
              <w:delText>9</w:delText>
            </w:r>
          </w:del>
        </w:p>
        <w:p w14:paraId="3E0AE8CA" w14:textId="42CC2ABB" w:rsidR="0008244B" w:rsidDel="00903D8C" w:rsidRDefault="0008244B">
          <w:pPr>
            <w:pStyle w:val="TOC2"/>
            <w:rPr>
              <w:del w:id="7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4" w:author="Jason Rhee" w:date="2024-09-09T17:50:00Z" w16du:dateUtc="2024-09-09T07:50:00Z">
            <w:r w:rsidRPr="00903D8C" w:rsidDel="00903D8C">
              <w:rPr>
                <w:rPrChange w:id="745" w:author="Jason Rhee" w:date="2024-09-09T17:50:00Z" w16du:dateUtc="2024-09-09T07:50:00Z">
                  <w:rPr>
                    <w:rStyle w:val="Hyperlink"/>
                    <w:noProof/>
                  </w:rPr>
                </w:rPrChange>
              </w:rPr>
              <w:delText>17.10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6" w:author="Jason Rhee" w:date="2024-09-09T17:50:00Z" w16du:dateUtc="2024-09-09T07:50:00Z">
                  <w:rPr>
                    <w:rStyle w:val="Hyperlink"/>
                    <w:noProof/>
                  </w:rPr>
                </w:rPrChange>
              </w:rPr>
              <w:delText>Data quality</w:delText>
            </w:r>
            <w:r w:rsidDel="00903D8C">
              <w:rPr>
                <w:noProof/>
                <w:webHidden/>
              </w:rPr>
              <w:tab/>
              <w:delText>9</w:delText>
            </w:r>
          </w:del>
        </w:p>
        <w:p w14:paraId="439162BA" w14:textId="5F2E5EB6" w:rsidR="0008244B" w:rsidDel="00903D8C" w:rsidRDefault="0008244B">
          <w:pPr>
            <w:pStyle w:val="TOC1"/>
            <w:rPr>
              <w:del w:id="7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8" w:author="Jason Rhee" w:date="2024-09-09T17:50:00Z" w16du:dateUtc="2024-09-09T07:50:00Z">
            <w:r w:rsidRPr="00903D8C" w:rsidDel="00903D8C">
              <w:rPr>
                <w:rPrChange w:id="749" w:author="Jason Rhee" w:date="2024-09-09T17:50:00Z" w16du:dateUtc="2024-09-09T07:50:00Z">
                  <w:rPr>
                    <w:rStyle w:val="Hyperlink"/>
                    <w:noProof/>
                    <w14:scene3d>
                      <w14:camera w14:prst="orthographicFront"/>
                      <w14:lightRig w14:rig="threePt" w14:dir="t">
                        <w14:rot w14:lat="0" w14:lon="0" w14:rev="0"/>
                      </w14:lightRig>
                    </w14:scene3d>
                  </w:rPr>
                </w:rPrChange>
              </w:rPr>
              <w:delText>18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0" w:author="Jason Rhee" w:date="2024-09-09T17:50:00Z" w16du:dateUtc="2024-09-09T07:50:00Z">
                  <w:rPr>
                    <w:rStyle w:val="Hyperlink"/>
                    <w:noProof/>
                  </w:rPr>
                </w:rPrChange>
              </w:rPr>
              <w:delText>Data Product Delivery</w:delText>
            </w:r>
            <w:r w:rsidDel="00903D8C">
              <w:rPr>
                <w:noProof/>
                <w:webHidden/>
              </w:rPr>
              <w:tab/>
              <w:delText>9</w:delText>
            </w:r>
          </w:del>
        </w:p>
        <w:p w14:paraId="3B854F24" w14:textId="1D7405BC" w:rsidR="0008244B" w:rsidDel="00903D8C" w:rsidRDefault="0008244B">
          <w:pPr>
            <w:pStyle w:val="TOC2"/>
            <w:rPr>
              <w:del w:id="7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2" w:author="Jason Rhee" w:date="2024-09-09T17:50:00Z" w16du:dateUtc="2024-09-09T07:50:00Z">
            <w:r w:rsidRPr="00903D8C" w:rsidDel="00903D8C">
              <w:rPr>
                <w:rPrChange w:id="753" w:author="Jason Rhee" w:date="2024-09-09T17:50:00Z" w16du:dateUtc="2024-09-09T07:50:00Z">
                  <w:rPr>
                    <w:rStyle w:val="Hyperlink"/>
                    <w:noProof/>
                  </w:rPr>
                </w:rPrChange>
              </w:rPr>
              <w:delText>18.1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4" w:author="Jason Rhee" w:date="2024-09-09T17:50:00Z" w16du:dateUtc="2024-09-09T07:50:00Z">
                  <w:rPr>
                    <w:rStyle w:val="Hyperlink"/>
                    <w:noProof/>
                  </w:rPr>
                </w:rPrChange>
              </w:rPr>
              <w:delText>Introduction</w:delText>
            </w:r>
            <w:r w:rsidDel="00903D8C">
              <w:rPr>
                <w:noProof/>
                <w:webHidden/>
              </w:rPr>
              <w:tab/>
              <w:delText>9</w:delText>
            </w:r>
          </w:del>
        </w:p>
        <w:p w14:paraId="0439DC31" w14:textId="52E745D1" w:rsidR="0008244B" w:rsidDel="00903D8C" w:rsidRDefault="0008244B">
          <w:pPr>
            <w:pStyle w:val="TOC2"/>
            <w:rPr>
              <w:del w:id="7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6" w:author="Jason Rhee" w:date="2024-09-09T17:50:00Z" w16du:dateUtc="2024-09-09T07:50:00Z">
            <w:r w:rsidRPr="00903D8C" w:rsidDel="00903D8C">
              <w:rPr>
                <w:rPrChange w:id="757" w:author="Jason Rhee" w:date="2024-09-09T17:50:00Z" w16du:dateUtc="2024-09-09T07:50:00Z">
                  <w:rPr>
                    <w:rStyle w:val="Hyperlink"/>
                    <w:noProof/>
                  </w:rPr>
                </w:rPrChange>
              </w:rPr>
              <w:delText>18.2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8" w:author="Jason Rhee" w:date="2024-09-09T17:50:00Z" w16du:dateUtc="2024-09-09T07:50:00Z">
                  <w:rPr>
                    <w:rStyle w:val="Hyperlink"/>
                    <w:noProof/>
                  </w:rPr>
                </w:rPrChange>
              </w:rPr>
              <w:delText>Dataset</w:delText>
            </w:r>
            <w:r w:rsidDel="00903D8C">
              <w:rPr>
                <w:noProof/>
                <w:webHidden/>
              </w:rPr>
              <w:tab/>
              <w:delText>11</w:delText>
            </w:r>
          </w:del>
        </w:p>
        <w:p w14:paraId="3AC0FB8C" w14:textId="7A7F6A3D" w:rsidR="0008244B" w:rsidDel="00903D8C" w:rsidRDefault="0008244B">
          <w:pPr>
            <w:pStyle w:val="TOC2"/>
            <w:rPr>
              <w:del w:id="7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0" w:author="Jason Rhee" w:date="2024-09-09T17:50:00Z" w16du:dateUtc="2024-09-09T07:50:00Z">
            <w:r w:rsidRPr="00903D8C" w:rsidDel="00903D8C">
              <w:rPr>
                <w:rPrChange w:id="761" w:author="Jason Rhee" w:date="2024-09-09T17:50:00Z" w16du:dateUtc="2024-09-09T07:50:00Z">
                  <w:rPr>
                    <w:rStyle w:val="Hyperlink"/>
                    <w:noProof/>
                  </w:rPr>
                </w:rPrChange>
              </w:rPr>
              <w:delText>18.3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2" w:author="Jason Rhee" w:date="2024-09-09T17:50:00Z" w16du:dateUtc="2024-09-09T07:50:00Z">
                  <w:rPr>
                    <w:rStyle w:val="Hyperlink"/>
                    <w:noProof/>
                  </w:rPr>
                </w:rPrChange>
              </w:rPr>
              <w:delText>Data Integrity</w:delText>
            </w:r>
            <w:r w:rsidDel="00903D8C">
              <w:rPr>
                <w:noProof/>
                <w:webHidden/>
              </w:rPr>
              <w:tab/>
              <w:delText>11</w:delText>
            </w:r>
          </w:del>
        </w:p>
        <w:p w14:paraId="187F0919" w14:textId="2C426DE3" w:rsidR="0008244B" w:rsidDel="00903D8C" w:rsidRDefault="0008244B">
          <w:pPr>
            <w:pStyle w:val="TOC2"/>
            <w:rPr>
              <w:del w:id="7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4" w:author="Jason Rhee" w:date="2024-09-09T17:50:00Z" w16du:dateUtc="2024-09-09T07:50:00Z">
            <w:r w:rsidRPr="00903D8C" w:rsidDel="00903D8C">
              <w:rPr>
                <w:rPrChange w:id="765" w:author="Jason Rhee" w:date="2024-09-09T17:50:00Z" w16du:dateUtc="2024-09-09T07:50:00Z">
                  <w:rPr>
                    <w:rStyle w:val="Hyperlink"/>
                    <w:noProof/>
                  </w:rPr>
                </w:rPrChange>
              </w:rPr>
              <w:delText>18.4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6" w:author="Jason Rhee" w:date="2024-09-09T17:50:00Z" w16du:dateUtc="2024-09-09T07:50:00Z">
                  <w:rPr>
                    <w:rStyle w:val="Hyperlink"/>
                    <w:noProof/>
                  </w:rPr>
                </w:rPrChange>
              </w:rPr>
              <w:delText>Support Files</w:delText>
            </w:r>
            <w:r w:rsidDel="00903D8C">
              <w:rPr>
                <w:noProof/>
                <w:webHidden/>
              </w:rPr>
              <w:tab/>
              <w:delText>11</w:delText>
            </w:r>
          </w:del>
        </w:p>
        <w:p w14:paraId="5C8CB263" w14:textId="4C512AED" w:rsidR="0008244B" w:rsidDel="00903D8C" w:rsidRDefault="0008244B">
          <w:pPr>
            <w:pStyle w:val="TOC1"/>
            <w:rPr>
              <w:del w:id="7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8" w:author="Jason Rhee" w:date="2024-09-09T17:50:00Z" w16du:dateUtc="2024-09-09T07:50:00Z">
            <w:r w:rsidRPr="00903D8C" w:rsidDel="00903D8C">
              <w:rPr>
                <w:rPrChange w:id="769" w:author="Jason Rhee" w:date="2024-09-09T17:50:00Z" w16du:dateUtc="2024-09-09T07:50:00Z">
                  <w:rPr>
                    <w:rStyle w:val="Hyperlink"/>
                    <w:noProof/>
                    <w14:scene3d>
                      <w14:camera w14:prst="orthographicFront"/>
                      <w14:lightRig w14:rig="threePt" w14:dir="t">
                        <w14:rot w14:lat="0" w14:lon="0" w14:rev="0"/>
                      </w14:lightRig>
                    </w14:scene3d>
                  </w:rPr>
                </w:rPrChange>
              </w:rPr>
              <w:delText>19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0" w:author="Jason Rhee" w:date="2024-09-09T17:50:00Z" w16du:dateUtc="2024-09-09T07:50:00Z">
                  <w:rPr>
                    <w:rStyle w:val="Hyperlink"/>
                    <w:noProof/>
                  </w:rPr>
                </w:rPrChange>
              </w:rPr>
              <w:delText>Metadata</w:delText>
            </w:r>
            <w:r w:rsidDel="00903D8C">
              <w:rPr>
                <w:noProof/>
                <w:webHidden/>
              </w:rPr>
              <w:tab/>
              <w:delText>12</w:delText>
            </w:r>
          </w:del>
        </w:p>
        <w:p w14:paraId="1CA4638C" w14:textId="2FD6C372" w:rsidR="0008244B" w:rsidDel="00903D8C" w:rsidRDefault="0008244B">
          <w:pPr>
            <w:pStyle w:val="TOC2"/>
            <w:rPr>
              <w:del w:id="7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2" w:author="Jason Rhee" w:date="2024-09-09T17:50:00Z" w16du:dateUtc="2024-09-09T07:50:00Z">
            <w:r w:rsidRPr="00903D8C" w:rsidDel="00903D8C">
              <w:rPr>
                <w:rPrChange w:id="773" w:author="Jason Rhee" w:date="2024-09-09T17:50:00Z" w16du:dateUtc="2024-09-09T07:50:00Z">
                  <w:rPr>
                    <w:rStyle w:val="Hyperlink"/>
                    <w:noProof/>
                  </w:rPr>
                </w:rPrChange>
              </w:rPr>
              <w:delText>19.1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4" w:author="Jason Rhee" w:date="2024-09-09T17:50:00Z" w16du:dateUtc="2024-09-09T07:50:00Z">
                  <w:rPr>
                    <w:rStyle w:val="Hyperlink"/>
                    <w:noProof/>
                  </w:rPr>
                </w:rPrChange>
              </w:rPr>
              <w:delText>Introduction</w:delText>
            </w:r>
            <w:r w:rsidDel="00903D8C">
              <w:rPr>
                <w:noProof/>
                <w:webHidden/>
              </w:rPr>
              <w:tab/>
              <w:delText>12</w:delText>
            </w:r>
          </w:del>
        </w:p>
        <w:p w14:paraId="698BB4B1" w14:textId="461FB3A8" w:rsidR="0008244B" w:rsidDel="00903D8C" w:rsidRDefault="0008244B">
          <w:pPr>
            <w:pStyle w:val="TOC2"/>
            <w:rPr>
              <w:del w:id="7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6" w:author="Jason Rhee" w:date="2024-09-09T17:50:00Z" w16du:dateUtc="2024-09-09T07:50:00Z">
            <w:r w:rsidRPr="00903D8C" w:rsidDel="00903D8C">
              <w:rPr>
                <w:rPrChange w:id="777" w:author="Jason Rhee" w:date="2024-09-09T17:50:00Z" w16du:dateUtc="2024-09-09T07:50:00Z">
                  <w:rPr>
                    <w:rStyle w:val="Hyperlink"/>
                    <w:noProof/>
                  </w:rPr>
                </w:rPrChange>
              </w:rPr>
              <w:delText>19.2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8" w:author="Jason Rhee" w:date="2024-09-09T17:50:00Z" w16du:dateUtc="2024-09-09T07:50:00Z">
                  <w:rPr>
                    <w:rStyle w:val="Hyperlink"/>
                    <w:noProof/>
                  </w:rPr>
                </w:rPrChange>
              </w:rPr>
              <w:delText>Use of S-421 to provide routes in UKC plans</w:delText>
            </w:r>
            <w:r w:rsidDel="00903D8C">
              <w:rPr>
                <w:noProof/>
                <w:webHidden/>
              </w:rPr>
              <w:tab/>
              <w:delText>13</w:delText>
            </w:r>
          </w:del>
        </w:p>
        <w:p w14:paraId="2F9FEB67" w14:textId="3ABED7E5" w:rsidR="0008244B" w:rsidDel="00903D8C" w:rsidRDefault="0008244B">
          <w:pPr>
            <w:pStyle w:val="TOC2"/>
            <w:rPr>
              <w:del w:id="7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0" w:author="Jason Rhee" w:date="2024-09-09T17:50:00Z" w16du:dateUtc="2024-09-09T07:50:00Z">
            <w:r w:rsidRPr="00903D8C" w:rsidDel="00903D8C">
              <w:rPr>
                <w:rPrChange w:id="781" w:author="Jason Rhee" w:date="2024-09-09T17:50:00Z" w16du:dateUtc="2024-09-09T07:50:00Z">
                  <w:rPr>
                    <w:rStyle w:val="Hyperlink"/>
                    <w:noProof/>
                  </w:rPr>
                </w:rPrChange>
              </w:rPr>
              <w:delText>19.3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2" w:author="Jason Rhee" w:date="2024-09-09T17:50:00Z" w16du:dateUtc="2024-09-09T07:50:00Z">
                  <w:rPr>
                    <w:rStyle w:val="Hyperlink"/>
                    <w:noProof/>
                  </w:rPr>
                </w:rPrChange>
              </w:rPr>
              <w:delText>Language</w:delText>
            </w:r>
            <w:r w:rsidDel="00903D8C">
              <w:rPr>
                <w:noProof/>
                <w:webHidden/>
              </w:rPr>
              <w:tab/>
              <w:delText>14</w:delText>
            </w:r>
          </w:del>
        </w:p>
        <w:p w14:paraId="2516A6FC" w14:textId="4789929F" w:rsidR="0008244B" w:rsidDel="00903D8C" w:rsidRDefault="0008244B">
          <w:pPr>
            <w:pStyle w:val="TOC2"/>
            <w:rPr>
              <w:del w:id="7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4" w:author="Jason Rhee" w:date="2024-09-09T17:50:00Z" w16du:dateUtc="2024-09-09T07:50:00Z">
            <w:r w:rsidRPr="00903D8C" w:rsidDel="00903D8C">
              <w:rPr>
                <w:rPrChange w:id="785" w:author="Jason Rhee" w:date="2024-09-09T17:50:00Z" w16du:dateUtc="2024-09-09T07:50:00Z">
                  <w:rPr>
                    <w:rStyle w:val="Hyperlink"/>
                    <w:noProof/>
                  </w:rPr>
                </w:rPrChange>
              </w:rPr>
              <w:delText>19.4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6" w:author="Jason Rhee" w:date="2024-09-09T17:50:00Z" w16du:dateUtc="2024-09-09T07:50:00Z">
                  <w:rPr>
                    <w:rStyle w:val="Hyperlink"/>
                    <w:noProof/>
                  </w:rPr>
                </w:rPrChange>
              </w:rPr>
              <w:delText>Dataset metadata</w:delText>
            </w:r>
            <w:r w:rsidDel="00903D8C">
              <w:rPr>
                <w:noProof/>
                <w:webHidden/>
              </w:rPr>
              <w:tab/>
              <w:delText>14</w:delText>
            </w:r>
          </w:del>
        </w:p>
        <w:p w14:paraId="7110DFD8" w14:textId="7CB7217D" w:rsidR="0008244B" w:rsidDel="00903D8C" w:rsidRDefault="0008244B">
          <w:pPr>
            <w:pStyle w:val="TOC2"/>
            <w:rPr>
              <w:del w:id="7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8" w:author="Jason Rhee" w:date="2024-09-09T17:50:00Z" w16du:dateUtc="2024-09-09T07:50:00Z">
            <w:r w:rsidRPr="00903D8C" w:rsidDel="00903D8C">
              <w:rPr>
                <w:rPrChange w:id="789" w:author="Jason Rhee" w:date="2024-09-09T17:50:00Z" w16du:dateUtc="2024-09-09T07:50:00Z">
                  <w:rPr>
                    <w:rStyle w:val="Hyperlink"/>
                    <w:noProof/>
                  </w:rPr>
                </w:rPrChange>
              </w:rPr>
              <w:delText>19.5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0" w:author="Jason Rhee" w:date="2024-09-09T17:50:00Z" w16du:dateUtc="2024-09-09T07:50:00Z">
                  <w:rPr>
                    <w:rStyle w:val="Hyperlink"/>
                    <w:noProof/>
                  </w:rPr>
                </w:rPrChange>
              </w:rPr>
              <w:delText>S100_ExchangeCatalogue</w:delText>
            </w:r>
            <w:r w:rsidDel="00903D8C">
              <w:rPr>
                <w:noProof/>
                <w:webHidden/>
              </w:rPr>
              <w:tab/>
              <w:delText>16</w:delText>
            </w:r>
          </w:del>
        </w:p>
        <w:p w14:paraId="2F685A8E" w14:textId="62548D82" w:rsidR="0008244B" w:rsidDel="00903D8C" w:rsidRDefault="0008244B">
          <w:pPr>
            <w:pStyle w:val="TOC2"/>
            <w:rPr>
              <w:del w:id="7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2" w:author="Jason Rhee" w:date="2024-09-09T17:50:00Z" w16du:dateUtc="2024-09-09T07:50:00Z">
            <w:r w:rsidRPr="00903D8C" w:rsidDel="00903D8C">
              <w:rPr>
                <w:rPrChange w:id="793" w:author="Jason Rhee" w:date="2024-09-09T17:50:00Z" w16du:dateUtc="2024-09-09T07:50:00Z">
                  <w:rPr>
                    <w:rStyle w:val="Hyperlink"/>
                    <w:noProof/>
                  </w:rPr>
                </w:rPrChange>
              </w:rPr>
              <w:delText>19.6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4" w:author="Jason Rhee" w:date="2024-09-09T17:50:00Z" w16du:dateUtc="2024-09-09T07:50:00Z">
                  <w:rPr>
                    <w:rStyle w:val="Hyperlink"/>
                    <w:noProof/>
                  </w:rPr>
                </w:rPrChange>
              </w:rPr>
              <w:delText>S100_DatasetDiscoveryMetadata</w:delText>
            </w:r>
            <w:r w:rsidDel="00903D8C">
              <w:rPr>
                <w:noProof/>
                <w:webHidden/>
              </w:rPr>
              <w:tab/>
              <w:delText>17</w:delText>
            </w:r>
          </w:del>
        </w:p>
        <w:p w14:paraId="5166C171" w14:textId="5F407C3F" w:rsidR="0008244B" w:rsidDel="00903D8C" w:rsidRDefault="0008244B">
          <w:pPr>
            <w:pStyle w:val="TOC2"/>
            <w:rPr>
              <w:del w:id="7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6" w:author="Jason Rhee" w:date="2024-09-09T17:50:00Z" w16du:dateUtc="2024-09-09T07:50:00Z">
            <w:r w:rsidRPr="00903D8C" w:rsidDel="00903D8C">
              <w:rPr>
                <w:rPrChange w:id="797" w:author="Jason Rhee" w:date="2024-09-09T17:50:00Z" w16du:dateUtc="2024-09-09T07:50:00Z">
                  <w:rPr>
                    <w:rStyle w:val="Hyperlink"/>
                    <w:noProof/>
                  </w:rPr>
                </w:rPrChange>
              </w:rPr>
              <w:delText>19.7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8" w:author="Jason Rhee" w:date="2024-09-09T17:50:00Z" w16du:dateUtc="2024-09-09T07:50:00Z">
                  <w:rPr>
                    <w:rStyle w:val="Hyperlink"/>
                    <w:noProof/>
                  </w:rPr>
                </w:rPrChange>
              </w:rPr>
              <w:delText>S100_SupportFileDiscoveryMetadata</w:delText>
            </w:r>
            <w:r w:rsidDel="00903D8C">
              <w:rPr>
                <w:noProof/>
                <w:webHidden/>
              </w:rPr>
              <w:tab/>
              <w:delText>22</w:delText>
            </w:r>
          </w:del>
        </w:p>
        <w:p w14:paraId="6E17ED4E" w14:textId="1E404467" w:rsidR="0008244B" w:rsidDel="00903D8C" w:rsidRDefault="0008244B">
          <w:pPr>
            <w:pStyle w:val="TOC2"/>
            <w:rPr>
              <w:del w:id="7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0" w:author="Jason Rhee" w:date="2024-09-09T17:50:00Z" w16du:dateUtc="2024-09-09T07:50:00Z">
            <w:r w:rsidRPr="00903D8C" w:rsidDel="00903D8C">
              <w:rPr>
                <w:rPrChange w:id="801" w:author="Jason Rhee" w:date="2024-09-09T17:50:00Z" w16du:dateUtc="2024-09-09T07:50:00Z">
                  <w:rPr>
                    <w:rStyle w:val="Hyperlink"/>
                    <w:noProof/>
                  </w:rPr>
                </w:rPrChange>
              </w:rPr>
              <w:delText>19.8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02" w:author="Jason Rhee" w:date="2024-09-09T17:50:00Z" w16du:dateUtc="2024-09-09T07:50:00Z">
                  <w:rPr>
                    <w:rStyle w:val="Hyperlink"/>
                    <w:noProof/>
                  </w:rPr>
                </w:rPrChange>
              </w:rPr>
              <w:delText>S100_CatalogueDiscoveryMetadata</w:delText>
            </w:r>
            <w:r w:rsidDel="00903D8C">
              <w:rPr>
                <w:noProof/>
                <w:webHidden/>
              </w:rPr>
              <w:tab/>
              <w:delText>23</w:delText>
            </w:r>
          </w:del>
        </w:p>
        <w:p w14:paraId="26F7C0B3" w14:textId="63477D1B" w:rsidR="0008244B" w:rsidDel="00903D8C" w:rsidRDefault="0008244B" w:rsidP="0008244B">
          <w:pPr>
            <w:pStyle w:val="TOC1"/>
            <w:tabs>
              <w:tab w:val="left" w:pos="10580"/>
            </w:tabs>
            <w:rPr>
              <w:del w:id="8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4" w:author="Jason Rhee" w:date="2024-09-09T17:50:00Z" w16du:dateUtc="2024-09-09T07:50:00Z">
            <w:r w:rsidRPr="00903D8C" w:rsidDel="00903D8C">
              <w:rPr>
                <w:rPrChange w:id="805" w:author="Jason Rhee" w:date="2024-09-09T17:50:00Z" w16du:dateUtc="2024-09-09T07:50:00Z">
                  <w:rPr>
                    <w:rStyle w:val="Hyperlink"/>
                    <w:noProof/>
                    <w14:scene3d>
                      <w14:camera w14:prst="orthographicFront"/>
                      <w14:lightRig w14:rig="threePt" w14:dir="t">
                        <w14:rot w14:lat="0" w14:lon="0" w14:rev="0"/>
                      </w14:lightRig>
                    </w14:scene3d>
                  </w:rPr>
                </w:rPrChange>
              </w:rPr>
              <w:delText>Annex A.</w:delText>
            </w:r>
            <w:r w:rsidDel="00903D8C">
              <w:rPr>
                <w:rFonts w:asciiTheme="minorHAnsi" w:eastAsiaTheme="minorEastAsia" w:hAnsiTheme="minorHAnsi" w:cstheme="minorBidi"/>
                <w:b w:val="0"/>
                <w:noProof/>
                <w:kern w:val="2"/>
                <w:sz w:val="24"/>
                <w:szCs w:val="24"/>
                <w:lang w:val="en-AU" w:eastAsia="ko-KR"/>
                <w14:ligatures w14:val="standardContextual"/>
              </w:rPr>
              <w:delText xml:space="preserve"> </w:delText>
            </w:r>
            <w:r w:rsidRPr="00903D8C" w:rsidDel="00903D8C">
              <w:rPr>
                <w:rPrChange w:id="806" w:author="Jason Rhee" w:date="2024-09-09T17:50:00Z" w16du:dateUtc="2024-09-09T07:50:00Z">
                  <w:rPr>
                    <w:rStyle w:val="Hyperlink"/>
                    <w:noProof/>
                  </w:rPr>
                </w:rPrChange>
              </w:rPr>
              <w:delText>Data Classification and Encoding Guide</w:delText>
            </w:r>
            <w:r w:rsidDel="00903D8C">
              <w:rPr>
                <w:noProof/>
                <w:webHidden/>
              </w:rPr>
              <w:tab/>
              <w:delText>26</w:delText>
            </w:r>
          </w:del>
        </w:p>
        <w:p w14:paraId="09A85425" w14:textId="3F060814" w:rsidR="0008244B" w:rsidDel="00903D8C" w:rsidRDefault="0008244B">
          <w:pPr>
            <w:pStyle w:val="TOC2"/>
            <w:rPr>
              <w:del w:id="8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8" w:author="Jason Rhee" w:date="2024-09-09T17:50:00Z" w16du:dateUtc="2024-09-09T07:50:00Z">
            <w:r w:rsidRPr="00903D8C" w:rsidDel="00903D8C">
              <w:rPr>
                <w:rPrChange w:id="809" w:author="Jason Rhee" w:date="2024-09-09T17:50:00Z" w16du:dateUtc="2024-09-09T07:50:00Z">
                  <w:rPr>
                    <w:rStyle w:val="Hyperlink"/>
                    <w:noProof/>
                  </w:rPr>
                </w:rPrChange>
              </w:rPr>
              <w:delText>A.1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0" w:author="Jason Rhee" w:date="2024-09-09T17:50:00Z" w16du:dateUtc="2024-09-09T07:50:00Z">
                  <w:rPr>
                    <w:rStyle w:val="Hyperlink"/>
                    <w:noProof/>
                  </w:rPr>
                </w:rPrChange>
              </w:rPr>
              <w:delText>UnderKeelClearancePlan</w:delText>
            </w:r>
            <w:r w:rsidDel="00903D8C">
              <w:rPr>
                <w:noProof/>
                <w:webHidden/>
              </w:rPr>
              <w:tab/>
              <w:delText>26</w:delText>
            </w:r>
          </w:del>
        </w:p>
        <w:p w14:paraId="19B0BD00" w14:textId="10F7B141" w:rsidR="0008244B" w:rsidDel="00903D8C" w:rsidRDefault="0008244B">
          <w:pPr>
            <w:pStyle w:val="TOC2"/>
            <w:rPr>
              <w:del w:id="8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2" w:author="Jason Rhee" w:date="2024-09-09T17:50:00Z" w16du:dateUtc="2024-09-09T07:50:00Z">
            <w:r w:rsidRPr="00903D8C" w:rsidDel="00903D8C">
              <w:rPr>
                <w:rPrChange w:id="813" w:author="Jason Rhee" w:date="2024-09-09T17:50:00Z" w16du:dateUtc="2024-09-09T07:50:00Z">
                  <w:rPr>
                    <w:rStyle w:val="Hyperlink"/>
                    <w:noProof/>
                  </w:rPr>
                </w:rPrChange>
              </w:rPr>
              <w:delText>A.2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4" w:author="Jason Rhee" w:date="2024-09-09T17:50:00Z" w16du:dateUtc="2024-09-09T07:50:00Z">
                  <w:rPr>
                    <w:rStyle w:val="Hyperlink"/>
                    <w:noProof/>
                    <w:lang w:eastAsia="ko-KR"/>
                  </w:rPr>
                </w:rPrChange>
              </w:rPr>
              <w:delText>UnderKeelClearancePlanArea</w:delText>
            </w:r>
            <w:r w:rsidDel="00903D8C">
              <w:rPr>
                <w:noProof/>
                <w:webHidden/>
              </w:rPr>
              <w:tab/>
              <w:delText>27</w:delText>
            </w:r>
          </w:del>
        </w:p>
        <w:p w14:paraId="2C4F6D43" w14:textId="71C23463" w:rsidR="0008244B" w:rsidDel="00903D8C" w:rsidRDefault="0008244B">
          <w:pPr>
            <w:pStyle w:val="TOC2"/>
            <w:rPr>
              <w:del w:id="8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6" w:author="Jason Rhee" w:date="2024-09-09T17:50:00Z" w16du:dateUtc="2024-09-09T07:50:00Z">
            <w:r w:rsidRPr="00903D8C" w:rsidDel="00903D8C">
              <w:rPr>
                <w:rPrChange w:id="817" w:author="Jason Rhee" w:date="2024-09-09T17:50:00Z" w16du:dateUtc="2024-09-09T07:50:00Z">
                  <w:rPr>
                    <w:rStyle w:val="Hyperlink"/>
                    <w:noProof/>
                  </w:rPr>
                </w:rPrChange>
              </w:rPr>
              <w:delText>A.3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8" w:author="Jason Rhee" w:date="2024-09-09T17:50:00Z" w16du:dateUtc="2024-09-09T07:50:00Z">
                  <w:rPr>
                    <w:rStyle w:val="Hyperlink"/>
                    <w:noProof/>
                  </w:rPr>
                </w:rPrChange>
              </w:rPr>
              <w:delText>UnderKeelClearanceNonNavigableArea</w:delText>
            </w:r>
            <w:r w:rsidDel="00903D8C">
              <w:rPr>
                <w:noProof/>
                <w:webHidden/>
              </w:rPr>
              <w:tab/>
              <w:delText>27</w:delText>
            </w:r>
          </w:del>
        </w:p>
        <w:p w14:paraId="7E1F6905" w14:textId="5AE123DE" w:rsidR="0008244B" w:rsidDel="00903D8C" w:rsidRDefault="0008244B">
          <w:pPr>
            <w:pStyle w:val="TOC2"/>
            <w:rPr>
              <w:del w:id="8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0" w:author="Jason Rhee" w:date="2024-09-09T17:50:00Z" w16du:dateUtc="2024-09-09T07:50:00Z">
            <w:r w:rsidRPr="00903D8C" w:rsidDel="00903D8C">
              <w:rPr>
                <w:rPrChange w:id="821" w:author="Jason Rhee" w:date="2024-09-09T17:50:00Z" w16du:dateUtc="2024-09-09T07:50:00Z">
                  <w:rPr>
                    <w:rStyle w:val="Hyperlink"/>
                    <w:noProof/>
                  </w:rPr>
                </w:rPrChange>
              </w:rPr>
              <w:delText>A.4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2" w:author="Jason Rhee" w:date="2024-09-09T17:50:00Z" w16du:dateUtc="2024-09-09T07:50:00Z">
                  <w:rPr>
                    <w:rStyle w:val="Hyperlink"/>
                    <w:noProof/>
                  </w:rPr>
                </w:rPrChange>
              </w:rPr>
              <w:delText>UnderKeelClearanceAlmostNonNavigableArea</w:delText>
            </w:r>
            <w:r w:rsidDel="00903D8C">
              <w:rPr>
                <w:noProof/>
                <w:webHidden/>
              </w:rPr>
              <w:tab/>
              <w:delText>29</w:delText>
            </w:r>
          </w:del>
        </w:p>
        <w:p w14:paraId="160CE22D" w14:textId="5EF2D0A4" w:rsidR="0008244B" w:rsidDel="00903D8C" w:rsidRDefault="0008244B">
          <w:pPr>
            <w:pStyle w:val="TOC2"/>
            <w:rPr>
              <w:del w:id="8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4" w:author="Jason Rhee" w:date="2024-09-09T17:50:00Z" w16du:dateUtc="2024-09-09T07:50:00Z">
            <w:r w:rsidRPr="00903D8C" w:rsidDel="00903D8C">
              <w:rPr>
                <w:rPrChange w:id="825" w:author="Jason Rhee" w:date="2024-09-09T17:50:00Z" w16du:dateUtc="2024-09-09T07:50:00Z">
                  <w:rPr>
                    <w:rStyle w:val="Hyperlink"/>
                    <w:noProof/>
                  </w:rPr>
                </w:rPrChange>
              </w:rPr>
              <w:delText>A.5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6" w:author="Jason Rhee" w:date="2024-09-09T17:50:00Z" w16du:dateUtc="2024-09-09T07:50:00Z">
                  <w:rPr>
                    <w:rStyle w:val="Hyperlink"/>
                    <w:noProof/>
                  </w:rPr>
                </w:rPrChange>
              </w:rPr>
              <w:delText>UnderKeelClearanceControlPoint</w:delText>
            </w:r>
            <w:r w:rsidDel="00903D8C">
              <w:rPr>
                <w:noProof/>
                <w:webHidden/>
              </w:rPr>
              <w:tab/>
              <w:delText>30</w:delText>
            </w:r>
          </w:del>
        </w:p>
        <w:p w14:paraId="074D877B" w14:textId="6C9BCDD6" w:rsidR="0008244B" w:rsidDel="00903D8C" w:rsidRDefault="0008244B">
          <w:pPr>
            <w:pStyle w:val="TOC2"/>
            <w:rPr>
              <w:del w:id="8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8" w:author="Jason Rhee" w:date="2024-09-09T17:50:00Z" w16du:dateUtc="2024-09-09T07:50:00Z">
            <w:r w:rsidRPr="00903D8C" w:rsidDel="00903D8C">
              <w:rPr>
                <w:rPrChange w:id="829" w:author="Jason Rhee" w:date="2024-09-09T17:50:00Z" w16du:dateUtc="2024-09-09T07:50:00Z">
                  <w:rPr>
                    <w:rStyle w:val="Hyperlink"/>
                    <w:noProof/>
                  </w:rPr>
                </w:rPrChange>
              </w:rPr>
              <w:delText>A.6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0" w:author="Jason Rhee" w:date="2024-09-09T17:50:00Z" w16du:dateUtc="2024-09-09T07:50:00Z">
                  <w:rPr>
                    <w:rStyle w:val="Hyperlink"/>
                    <w:noProof/>
                  </w:rPr>
                </w:rPrChange>
              </w:rPr>
              <w:delText>Association Names</w:delText>
            </w:r>
            <w:r w:rsidDel="00903D8C">
              <w:rPr>
                <w:noProof/>
                <w:webHidden/>
              </w:rPr>
              <w:tab/>
              <w:delText>31</w:delText>
            </w:r>
          </w:del>
        </w:p>
        <w:p w14:paraId="445336D3" w14:textId="15266CEC" w:rsidR="0008244B" w:rsidDel="00903D8C" w:rsidRDefault="0008244B">
          <w:pPr>
            <w:pStyle w:val="TOC2"/>
            <w:rPr>
              <w:del w:id="8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2" w:author="Jason Rhee" w:date="2024-09-09T17:50:00Z" w16du:dateUtc="2024-09-09T07:50:00Z">
            <w:r w:rsidRPr="00903D8C" w:rsidDel="00903D8C">
              <w:rPr>
                <w:rPrChange w:id="833" w:author="Jason Rhee" w:date="2024-09-09T17:50:00Z" w16du:dateUtc="2024-09-09T07:50:00Z">
                  <w:rPr>
                    <w:rStyle w:val="Hyperlink"/>
                    <w:noProof/>
                  </w:rPr>
                </w:rPrChange>
              </w:rPr>
              <w:delText>A.7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4" w:author="Jason Rhee" w:date="2024-09-09T17:50:00Z" w16du:dateUtc="2024-09-09T07:50:00Z">
                  <w:rPr>
                    <w:rStyle w:val="Hyperlink"/>
                    <w:noProof/>
                  </w:rPr>
                </w:rPrChange>
              </w:rPr>
              <w:delText>Association Roles</w:delText>
            </w:r>
            <w:r w:rsidDel="00903D8C">
              <w:rPr>
                <w:noProof/>
                <w:webHidden/>
              </w:rPr>
              <w:tab/>
              <w:delText>32</w:delText>
            </w:r>
          </w:del>
        </w:p>
        <w:p w14:paraId="476B1EE2" w14:textId="371DBB45" w:rsidR="0008244B" w:rsidDel="00903D8C" w:rsidRDefault="0008244B">
          <w:pPr>
            <w:pStyle w:val="TOC2"/>
            <w:rPr>
              <w:del w:id="8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6" w:author="Jason Rhee" w:date="2024-09-09T17:50:00Z" w16du:dateUtc="2024-09-09T07:50:00Z">
            <w:r w:rsidRPr="00903D8C" w:rsidDel="00903D8C">
              <w:rPr>
                <w:rPrChange w:id="837" w:author="Jason Rhee" w:date="2024-09-09T17:50:00Z" w16du:dateUtc="2024-09-09T07:50:00Z">
                  <w:rPr>
                    <w:rStyle w:val="Hyperlink"/>
                    <w:noProof/>
                  </w:rPr>
                </w:rPrChange>
              </w:rPr>
              <w:lastRenderedPageBreak/>
              <w:delText>A.8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8" w:author="Jason Rhee" w:date="2024-09-09T17:50:00Z" w16du:dateUtc="2024-09-09T07:50:00Z">
                  <w:rPr>
                    <w:rStyle w:val="Hyperlink"/>
                    <w:noProof/>
                  </w:rPr>
                </w:rPrChange>
              </w:rPr>
              <w:delText>Attribute and Enumerate Descriptions</w:delText>
            </w:r>
            <w:r w:rsidDel="00903D8C">
              <w:rPr>
                <w:noProof/>
                <w:webHidden/>
              </w:rPr>
              <w:tab/>
              <w:delText>32</w:delText>
            </w:r>
          </w:del>
        </w:p>
        <w:p w14:paraId="738CA2F5" w14:textId="31B035A8" w:rsidR="0008244B" w:rsidDel="00903D8C" w:rsidRDefault="0008244B" w:rsidP="0008244B">
          <w:pPr>
            <w:pStyle w:val="TOC1"/>
            <w:tabs>
              <w:tab w:val="left" w:pos="10580"/>
            </w:tabs>
            <w:rPr>
              <w:del w:id="8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0" w:author="Jason Rhee" w:date="2024-09-09T17:50:00Z" w16du:dateUtc="2024-09-09T07:50:00Z">
            <w:r w:rsidRPr="00903D8C" w:rsidDel="00903D8C">
              <w:rPr>
                <w:rPrChange w:id="841"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B. </w:delText>
            </w:r>
            <w:r w:rsidRPr="00903D8C" w:rsidDel="00903D8C">
              <w:rPr>
                <w:rPrChange w:id="842" w:author="Jason Rhee" w:date="2024-09-09T17:50:00Z" w16du:dateUtc="2024-09-09T07:50:00Z">
                  <w:rPr>
                    <w:rStyle w:val="Hyperlink"/>
                    <w:noProof/>
                  </w:rPr>
                </w:rPrChange>
              </w:rPr>
              <w:delText>Schema documentation for S129.xsd</w:delText>
            </w:r>
            <w:r w:rsidDel="00903D8C">
              <w:rPr>
                <w:noProof/>
                <w:webHidden/>
              </w:rPr>
              <w:tab/>
              <w:delText>37</w:delText>
            </w:r>
          </w:del>
        </w:p>
        <w:p w14:paraId="75548F8E" w14:textId="682060E8" w:rsidR="0008244B" w:rsidDel="00903D8C" w:rsidRDefault="0008244B">
          <w:pPr>
            <w:pStyle w:val="TOC2"/>
            <w:rPr>
              <w:del w:id="8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4" w:author="Jason Rhee" w:date="2024-09-09T17:50:00Z" w16du:dateUtc="2024-09-09T07:50:00Z">
            <w:r w:rsidRPr="00903D8C" w:rsidDel="00903D8C">
              <w:rPr>
                <w:rPrChange w:id="845" w:author="Jason Rhee" w:date="2024-09-09T17:50:00Z" w16du:dateUtc="2024-09-09T07:50:00Z">
                  <w:rPr>
                    <w:rStyle w:val="Hyperlink"/>
                    <w:noProof/>
                  </w:rPr>
                </w:rPrChange>
              </w:rPr>
              <w:delText>B.1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46" w:author="Jason Rhee" w:date="2024-09-09T17:50:00Z" w16du:dateUtc="2024-09-09T07:50:00Z">
                  <w:rPr>
                    <w:rStyle w:val="Hyperlink"/>
                    <w:noProof/>
                  </w:rPr>
                </w:rPrChange>
              </w:rPr>
              <w:delText>Schema(s)</w:delText>
            </w:r>
            <w:r w:rsidDel="00903D8C">
              <w:rPr>
                <w:noProof/>
                <w:webHidden/>
              </w:rPr>
              <w:tab/>
              <w:delText>37</w:delText>
            </w:r>
          </w:del>
        </w:p>
        <w:p w14:paraId="481432D8" w14:textId="4AB36000" w:rsidR="0008244B" w:rsidDel="00903D8C" w:rsidRDefault="0008244B">
          <w:pPr>
            <w:pStyle w:val="TOC2"/>
            <w:rPr>
              <w:del w:id="8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8" w:author="Jason Rhee" w:date="2024-09-09T17:50:00Z" w16du:dateUtc="2024-09-09T07:50:00Z">
            <w:r w:rsidRPr="00903D8C" w:rsidDel="00903D8C">
              <w:rPr>
                <w:rPrChange w:id="849" w:author="Jason Rhee" w:date="2024-09-09T17:50:00Z" w16du:dateUtc="2024-09-09T07:50:00Z">
                  <w:rPr>
                    <w:rStyle w:val="Hyperlink"/>
                    <w:noProof/>
                  </w:rPr>
                </w:rPrChange>
              </w:rPr>
              <w:delText>B.2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0" w:author="Jason Rhee" w:date="2024-09-09T17:50:00Z" w16du:dateUtc="2024-09-09T07:50:00Z">
                  <w:rPr>
                    <w:rStyle w:val="Hyperlink"/>
                    <w:noProof/>
                  </w:rPr>
                </w:rPrChange>
              </w:rPr>
              <w:delText>Complex</w:delText>
            </w:r>
            <w:r w:rsidRPr="00903D8C" w:rsidDel="00903D8C">
              <w:rPr>
                <w:rPrChange w:id="851" w:author="Jason Rhee" w:date="2024-09-09T17:50:00Z" w16du:dateUtc="2024-09-09T07:50:00Z">
                  <w:rPr>
                    <w:rStyle w:val="Hyperlink"/>
                    <w:noProof/>
                    <w:spacing w:val="-8"/>
                  </w:rPr>
                </w:rPrChange>
              </w:rPr>
              <w:delText xml:space="preserve"> </w:delText>
            </w:r>
            <w:r w:rsidRPr="00903D8C" w:rsidDel="00903D8C">
              <w:rPr>
                <w:rPrChange w:id="852" w:author="Jason Rhee" w:date="2024-09-09T17:50:00Z" w16du:dateUtc="2024-09-09T07:50:00Z">
                  <w:rPr>
                    <w:rStyle w:val="Hyperlink"/>
                    <w:noProof/>
                    <w:spacing w:val="-3"/>
                  </w:rPr>
                </w:rPrChange>
              </w:rPr>
              <w:delText>Type(s)</w:delText>
            </w:r>
            <w:r w:rsidDel="00903D8C">
              <w:rPr>
                <w:noProof/>
                <w:webHidden/>
              </w:rPr>
              <w:tab/>
              <w:delText>37</w:delText>
            </w:r>
          </w:del>
        </w:p>
        <w:p w14:paraId="49EF76D6" w14:textId="726CC912" w:rsidR="0008244B" w:rsidDel="00903D8C" w:rsidRDefault="0008244B">
          <w:pPr>
            <w:pStyle w:val="TOC2"/>
            <w:rPr>
              <w:del w:id="85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4" w:author="Jason Rhee" w:date="2024-09-09T17:50:00Z" w16du:dateUtc="2024-09-09T07:50:00Z">
            <w:r w:rsidRPr="00903D8C" w:rsidDel="00903D8C">
              <w:rPr>
                <w:rPrChange w:id="855" w:author="Jason Rhee" w:date="2024-09-09T17:50:00Z" w16du:dateUtc="2024-09-09T07:50:00Z">
                  <w:rPr>
                    <w:rStyle w:val="Hyperlink"/>
                    <w:noProof/>
                  </w:rPr>
                </w:rPrChange>
              </w:rPr>
              <w:delText>B.3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6" w:author="Jason Rhee" w:date="2024-09-09T17:50:00Z" w16du:dateUtc="2024-09-09T07:50:00Z">
                  <w:rPr>
                    <w:rStyle w:val="Hyperlink"/>
                    <w:noProof/>
                  </w:rPr>
                </w:rPrChange>
              </w:rPr>
              <w:delText>Simple Type(s</w:delText>
            </w:r>
            <w:r w:rsidRPr="00903D8C" w:rsidDel="00903D8C">
              <w:rPr>
                <w:rPrChange w:id="857" w:author="Jason Rhee" w:date="2024-09-09T17:50:00Z" w16du:dateUtc="2024-09-09T07:50:00Z">
                  <w:rPr>
                    <w:rStyle w:val="Hyperlink"/>
                    <w:noProof/>
                    <w:spacing w:val="-3"/>
                  </w:rPr>
                </w:rPrChange>
              </w:rPr>
              <w:delText>)</w:delText>
            </w:r>
            <w:r w:rsidDel="00903D8C">
              <w:rPr>
                <w:noProof/>
                <w:webHidden/>
              </w:rPr>
              <w:tab/>
              <w:delText>50</w:delText>
            </w:r>
          </w:del>
        </w:p>
        <w:p w14:paraId="02AEDEF1" w14:textId="47F715A4" w:rsidR="0008244B" w:rsidDel="00903D8C" w:rsidRDefault="0008244B" w:rsidP="0008244B">
          <w:pPr>
            <w:pStyle w:val="TOC1"/>
            <w:tabs>
              <w:tab w:val="left" w:pos="10580"/>
            </w:tabs>
            <w:rPr>
              <w:del w:id="8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9" w:author="Jason Rhee" w:date="2024-09-09T17:50:00Z" w16du:dateUtc="2024-09-09T07:50:00Z">
            <w:r w:rsidRPr="00903D8C" w:rsidDel="00903D8C">
              <w:rPr>
                <w:rPrChange w:id="860"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C. </w:delText>
            </w:r>
            <w:r w:rsidRPr="00903D8C" w:rsidDel="00903D8C">
              <w:rPr>
                <w:rPrChange w:id="861" w:author="Jason Rhee" w:date="2024-09-09T17:50:00Z" w16du:dateUtc="2024-09-09T07:50:00Z">
                  <w:rPr>
                    <w:rStyle w:val="Hyperlink"/>
                    <w:noProof/>
                  </w:rPr>
                </w:rPrChange>
              </w:rPr>
              <w:delText>Feature Catalogue</w:delText>
            </w:r>
            <w:r w:rsidDel="00903D8C">
              <w:rPr>
                <w:noProof/>
                <w:webHidden/>
              </w:rPr>
              <w:tab/>
              <w:delText>51</w:delText>
            </w:r>
          </w:del>
        </w:p>
        <w:p w14:paraId="09AB65F2" w14:textId="3EEC756E" w:rsidR="0008244B" w:rsidDel="00903D8C" w:rsidRDefault="0008244B">
          <w:pPr>
            <w:pStyle w:val="TOC2"/>
            <w:rPr>
              <w:del w:id="8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3" w:author="Jason Rhee" w:date="2024-09-09T17:50:00Z" w16du:dateUtc="2024-09-09T07:50:00Z">
            <w:r w:rsidRPr="00903D8C" w:rsidDel="00903D8C">
              <w:rPr>
                <w:rPrChange w:id="864" w:author="Jason Rhee" w:date="2024-09-09T17:50:00Z" w16du:dateUtc="2024-09-09T07:50:00Z">
                  <w:rPr>
                    <w:rStyle w:val="Hyperlink"/>
                    <w:noProof/>
                  </w:rPr>
                </w:rPrChange>
              </w:rPr>
              <w:delText>C.1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5" w:author="Jason Rhee" w:date="2024-09-09T17:50:00Z" w16du:dateUtc="2024-09-09T07:50:00Z">
                  <w:rPr>
                    <w:rStyle w:val="Hyperlink"/>
                    <w:noProof/>
                  </w:rPr>
                </w:rPrChange>
              </w:rPr>
              <w:delText>Catalogue header information</w:delText>
            </w:r>
            <w:r w:rsidDel="00903D8C">
              <w:rPr>
                <w:noProof/>
                <w:webHidden/>
              </w:rPr>
              <w:tab/>
              <w:delText>51</w:delText>
            </w:r>
          </w:del>
        </w:p>
        <w:p w14:paraId="0F72B6B5" w14:textId="0EBF4DB0" w:rsidR="0008244B" w:rsidDel="00903D8C" w:rsidRDefault="0008244B">
          <w:pPr>
            <w:pStyle w:val="TOC2"/>
            <w:rPr>
              <w:del w:id="8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7" w:author="Jason Rhee" w:date="2024-09-09T17:50:00Z" w16du:dateUtc="2024-09-09T07:50:00Z">
            <w:r w:rsidRPr="00903D8C" w:rsidDel="00903D8C">
              <w:rPr>
                <w:rPrChange w:id="868" w:author="Jason Rhee" w:date="2024-09-09T17:50:00Z" w16du:dateUtc="2024-09-09T07:50:00Z">
                  <w:rPr>
                    <w:rStyle w:val="Hyperlink"/>
                    <w:noProof/>
                  </w:rPr>
                </w:rPrChange>
              </w:rPr>
              <w:delText>C.2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9" w:author="Jason Rhee" w:date="2024-09-09T17:50:00Z" w16du:dateUtc="2024-09-09T07:50:00Z">
                  <w:rPr>
                    <w:rStyle w:val="Hyperlink"/>
                    <w:noProof/>
                  </w:rPr>
                </w:rPrChange>
              </w:rPr>
              <w:delText>Definition Sources</w:delText>
            </w:r>
            <w:r w:rsidDel="00903D8C">
              <w:rPr>
                <w:noProof/>
                <w:webHidden/>
              </w:rPr>
              <w:tab/>
              <w:delText>52</w:delText>
            </w:r>
          </w:del>
        </w:p>
        <w:p w14:paraId="3ED7F44B" w14:textId="71D480DF" w:rsidR="0008244B" w:rsidDel="00903D8C" w:rsidRDefault="0008244B">
          <w:pPr>
            <w:pStyle w:val="TOC2"/>
            <w:rPr>
              <w:del w:id="8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1" w:author="Jason Rhee" w:date="2024-09-09T17:50:00Z" w16du:dateUtc="2024-09-09T07:50:00Z">
            <w:r w:rsidRPr="00903D8C" w:rsidDel="00903D8C">
              <w:rPr>
                <w:rPrChange w:id="872" w:author="Jason Rhee" w:date="2024-09-09T17:50:00Z" w16du:dateUtc="2024-09-09T07:50:00Z">
                  <w:rPr>
                    <w:rStyle w:val="Hyperlink"/>
                    <w:noProof/>
                  </w:rPr>
                </w:rPrChange>
              </w:rPr>
              <w:delText>C.3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3" w:author="Jason Rhee" w:date="2024-09-09T17:50:00Z" w16du:dateUtc="2024-09-09T07:50:00Z">
                  <w:rPr>
                    <w:rStyle w:val="Hyperlink"/>
                    <w:noProof/>
                  </w:rPr>
                </w:rPrChange>
              </w:rPr>
              <w:delText>Simple Attributes</w:delText>
            </w:r>
            <w:r w:rsidDel="00903D8C">
              <w:rPr>
                <w:noProof/>
                <w:webHidden/>
              </w:rPr>
              <w:tab/>
              <w:delText>53</w:delText>
            </w:r>
          </w:del>
        </w:p>
        <w:p w14:paraId="7DC3B4D3" w14:textId="762E6769" w:rsidR="0008244B" w:rsidDel="00903D8C" w:rsidRDefault="0008244B">
          <w:pPr>
            <w:pStyle w:val="TOC2"/>
            <w:rPr>
              <w:del w:id="8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5" w:author="Jason Rhee" w:date="2024-09-09T17:50:00Z" w16du:dateUtc="2024-09-09T07:50:00Z">
            <w:r w:rsidRPr="00903D8C" w:rsidDel="00903D8C">
              <w:rPr>
                <w:rPrChange w:id="876" w:author="Jason Rhee" w:date="2024-09-09T17:50:00Z" w16du:dateUtc="2024-09-09T07:50:00Z">
                  <w:rPr>
                    <w:rStyle w:val="Hyperlink"/>
                    <w:noProof/>
                  </w:rPr>
                </w:rPrChange>
              </w:rPr>
              <w:delText>C.4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7" w:author="Jason Rhee" w:date="2024-09-09T17:50:00Z" w16du:dateUtc="2024-09-09T07:50:00Z">
                  <w:rPr>
                    <w:rStyle w:val="Hyperlink"/>
                    <w:noProof/>
                  </w:rPr>
                </w:rPrChange>
              </w:rPr>
              <w:delText>Enumerations</w:delText>
            </w:r>
            <w:r w:rsidDel="00903D8C">
              <w:rPr>
                <w:noProof/>
                <w:webHidden/>
              </w:rPr>
              <w:tab/>
              <w:delText>58</w:delText>
            </w:r>
          </w:del>
        </w:p>
        <w:p w14:paraId="57FD076D" w14:textId="56FB911C" w:rsidR="0008244B" w:rsidDel="00903D8C" w:rsidRDefault="0008244B">
          <w:pPr>
            <w:pStyle w:val="TOC2"/>
            <w:rPr>
              <w:del w:id="8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9" w:author="Jason Rhee" w:date="2024-09-09T17:50:00Z" w16du:dateUtc="2024-09-09T07:50:00Z">
            <w:r w:rsidRPr="00903D8C" w:rsidDel="00903D8C">
              <w:rPr>
                <w:rPrChange w:id="880" w:author="Jason Rhee" w:date="2024-09-09T17:50:00Z" w16du:dateUtc="2024-09-09T07:50:00Z">
                  <w:rPr>
                    <w:rStyle w:val="Hyperlink"/>
                    <w:noProof/>
                  </w:rPr>
                </w:rPrChange>
              </w:rPr>
              <w:delText>C.5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1" w:author="Jason Rhee" w:date="2024-09-09T17:50:00Z" w16du:dateUtc="2024-09-09T07:50:00Z">
                  <w:rPr>
                    <w:rStyle w:val="Hyperlink"/>
                    <w:noProof/>
                  </w:rPr>
                </w:rPrChange>
              </w:rPr>
              <w:delText>Complex Attributes</w:delText>
            </w:r>
            <w:r w:rsidDel="00903D8C">
              <w:rPr>
                <w:noProof/>
                <w:webHidden/>
              </w:rPr>
              <w:tab/>
              <w:delText>60</w:delText>
            </w:r>
          </w:del>
        </w:p>
        <w:p w14:paraId="2112B558" w14:textId="1D11737F" w:rsidR="0008244B" w:rsidDel="00903D8C" w:rsidRDefault="0008244B">
          <w:pPr>
            <w:pStyle w:val="TOC2"/>
            <w:rPr>
              <w:del w:id="8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3" w:author="Jason Rhee" w:date="2024-09-09T17:50:00Z" w16du:dateUtc="2024-09-09T07:50:00Z">
            <w:r w:rsidRPr="00903D8C" w:rsidDel="00903D8C">
              <w:rPr>
                <w:rPrChange w:id="884" w:author="Jason Rhee" w:date="2024-09-09T17:50:00Z" w16du:dateUtc="2024-09-09T07:50:00Z">
                  <w:rPr>
                    <w:rStyle w:val="Hyperlink"/>
                    <w:noProof/>
                  </w:rPr>
                </w:rPrChange>
              </w:rPr>
              <w:delText>C.6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5" w:author="Jason Rhee" w:date="2024-09-09T17:50:00Z" w16du:dateUtc="2024-09-09T07:50:00Z">
                  <w:rPr>
                    <w:rStyle w:val="Hyperlink"/>
                    <w:noProof/>
                  </w:rPr>
                </w:rPrChange>
              </w:rPr>
              <w:delText>Roles</w:delText>
            </w:r>
            <w:r w:rsidDel="00903D8C">
              <w:rPr>
                <w:noProof/>
                <w:webHidden/>
              </w:rPr>
              <w:tab/>
              <w:delText>61</w:delText>
            </w:r>
          </w:del>
        </w:p>
        <w:p w14:paraId="65C3B527" w14:textId="2B680211" w:rsidR="0008244B" w:rsidDel="00903D8C" w:rsidRDefault="0008244B">
          <w:pPr>
            <w:pStyle w:val="TOC2"/>
            <w:rPr>
              <w:del w:id="8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7" w:author="Jason Rhee" w:date="2024-09-09T17:50:00Z" w16du:dateUtc="2024-09-09T07:50:00Z">
            <w:r w:rsidRPr="00903D8C" w:rsidDel="00903D8C">
              <w:rPr>
                <w:rPrChange w:id="888" w:author="Jason Rhee" w:date="2024-09-09T17:50:00Z" w16du:dateUtc="2024-09-09T07:50:00Z">
                  <w:rPr>
                    <w:rStyle w:val="Hyperlink"/>
                    <w:noProof/>
                  </w:rPr>
                </w:rPrChange>
              </w:rPr>
              <w:delText>C.7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9" w:author="Jason Rhee" w:date="2024-09-09T17:50:00Z" w16du:dateUtc="2024-09-09T07:50:00Z">
                  <w:rPr>
                    <w:rStyle w:val="Hyperlink"/>
                    <w:noProof/>
                  </w:rPr>
                </w:rPrChange>
              </w:rPr>
              <w:delText>Feature Types</w:delText>
            </w:r>
            <w:r w:rsidDel="00903D8C">
              <w:rPr>
                <w:noProof/>
                <w:webHidden/>
              </w:rPr>
              <w:tab/>
              <w:delText>63</w:delText>
            </w:r>
          </w:del>
        </w:p>
        <w:p w14:paraId="20097E40" w14:textId="58C97760" w:rsidR="0008244B" w:rsidDel="00903D8C" w:rsidRDefault="0008244B">
          <w:pPr>
            <w:pStyle w:val="TOC1"/>
            <w:tabs>
              <w:tab w:val="left" w:pos="10580"/>
            </w:tabs>
            <w:rPr>
              <w:del w:id="8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1" w:author="Jason Rhee" w:date="2024-09-09T17:50:00Z" w16du:dateUtc="2024-09-09T07:50:00Z">
            <w:r w:rsidRPr="00903D8C" w:rsidDel="00903D8C">
              <w:rPr>
                <w:rPrChange w:id="892"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D. </w:delText>
            </w:r>
            <w:r w:rsidRPr="00903D8C" w:rsidDel="00903D8C">
              <w:rPr>
                <w:rPrChange w:id="893" w:author="Jason Rhee" w:date="2024-09-09T17:50:00Z" w16du:dateUtc="2024-09-09T07:50:00Z">
                  <w:rPr>
                    <w:rStyle w:val="Hyperlink"/>
                    <w:noProof/>
                  </w:rPr>
                </w:rPrChange>
              </w:rPr>
              <w:delText>Portrayal Catalogue</w:delText>
            </w:r>
            <w:r w:rsidDel="00903D8C">
              <w:rPr>
                <w:noProof/>
                <w:webHidden/>
              </w:rPr>
              <w:tab/>
              <w:delText>68</w:delText>
            </w:r>
          </w:del>
        </w:p>
        <w:p w14:paraId="273D1200" w14:textId="231AF34B" w:rsidR="0008244B" w:rsidDel="00903D8C" w:rsidRDefault="0008244B">
          <w:pPr>
            <w:pStyle w:val="TOC2"/>
            <w:rPr>
              <w:del w:id="8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5" w:author="Jason Rhee" w:date="2024-09-09T17:50:00Z" w16du:dateUtc="2024-09-09T07:50:00Z">
            <w:r w:rsidRPr="00903D8C" w:rsidDel="00903D8C">
              <w:rPr>
                <w:rPrChange w:id="896" w:author="Jason Rhee" w:date="2024-09-09T17:50:00Z" w16du:dateUtc="2024-09-09T07:50:00Z">
                  <w:rPr>
                    <w:rStyle w:val="Hyperlink"/>
                    <w:noProof/>
                  </w:rPr>
                </w:rPrChange>
              </w:rPr>
              <w:delText>D.1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97" w:author="Jason Rhee" w:date="2024-09-09T17:50:00Z" w16du:dateUtc="2024-09-09T07:50:00Z">
                  <w:rPr>
                    <w:rStyle w:val="Hyperlink"/>
                    <w:noProof/>
                  </w:rPr>
                </w:rPrChange>
              </w:rPr>
              <w:delText>Catalogue header information</w:delText>
            </w:r>
            <w:r w:rsidDel="00903D8C">
              <w:rPr>
                <w:noProof/>
                <w:webHidden/>
              </w:rPr>
              <w:tab/>
              <w:delText>68</w:delText>
            </w:r>
          </w:del>
        </w:p>
        <w:p w14:paraId="6CE85F0B" w14:textId="4851560E" w:rsidR="0008244B" w:rsidDel="00903D8C" w:rsidRDefault="0008244B">
          <w:pPr>
            <w:pStyle w:val="TOC2"/>
            <w:rPr>
              <w:del w:id="8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9" w:author="Jason Rhee" w:date="2024-09-09T17:50:00Z" w16du:dateUtc="2024-09-09T07:50:00Z">
            <w:r w:rsidRPr="00903D8C" w:rsidDel="00903D8C">
              <w:rPr>
                <w:rPrChange w:id="900" w:author="Jason Rhee" w:date="2024-09-09T17:50:00Z" w16du:dateUtc="2024-09-09T07:50:00Z">
                  <w:rPr>
                    <w:rStyle w:val="Hyperlink"/>
                    <w:noProof/>
                  </w:rPr>
                </w:rPrChange>
              </w:rPr>
              <w:delText>D.2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1" w:author="Jason Rhee" w:date="2024-09-09T17:50:00Z" w16du:dateUtc="2024-09-09T07:50:00Z">
                  <w:rPr>
                    <w:rStyle w:val="Hyperlink"/>
                    <w:noProof/>
                  </w:rPr>
                </w:rPrChange>
              </w:rPr>
              <w:delText>Definition Sources</w:delText>
            </w:r>
            <w:r w:rsidDel="00903D8C">
              <w:rPr>
                <w:noProof/>
                <w:webHidden/>
              </w:rPr>
              <w:tab/>
              <w:delText>69</w:delText>
            </w:r>
          </w:del>
        </w:p>
        <w:p w14:paraId="2993090E" w14:textId="579CC788" w:rsidR="0008244B" w:rsidDel="00903D8C" w:rsidRDefault="0008244B">
          <w:pPr>
            <w:pStyle w:val="TOC2"/>
            <w:rPr>
              <w:del w:id="9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3" w:author="Jason Rhee" w:date="2024-09-09T17:50:00Z" w16du:dateUtc="2024-09-09T07:50:00Z">
            <w:r w:rsidRPr="00903D8C" w:rsidDel="00903D8C">
              <w:rPr>
                <w:rPrChange w:id="904" w:author="Jason Rhee" w:date="2024-09-09T17:50:00Z" w16du:dateUtc="2024-09-09T07:50:00Z">
                  <w:rPr>
                    <w:rStyle w:val="Hyperlink"/>
                    <w:noProof/>
                  </w:rPr>
                </w:rPrChange>
              </w:rPr>
              <w:delText>D.3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5" w:author="Jason Rhee" w:date="2024-09-09T17:50:00Z" w16du:dateUtc="2024-09-09T07:50:00Z">
                  <w:rPr>
                    <w:rStyle w:val="Hyperlink"/>
                    <w:noProof/>
                  </w:rPr>
                </w:rPrChange>
              </w:rPr>
              <w:delText>Color Profiles</w:delText>
            </w:r>
            <w:r w:rsidDel="00903D8C">
              <w:rPr>
                <w:noProof/>
                <w:webHidden/>
              </w:rPr>
              <w:tab/>
              <w:delText>70</w:delText>
            </w:r>
          </w:del>
        </w:p>
        <w:p w14:paraId="08CF32D5" w14:textId="77D7501D" w:rsidR="0008244B" w:rsidDel="00903D8C" w:rsidRDefault="0008244B">
          <w:pPr>
            <w:pStyle w:val="TOC2"/>
            <w:rPr>
              <w:del w:id="9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7" w:author="Jason Rhee" w:date="2024-09-09T17:50:00Z" w16du:dateUtc="2024-09-09T07:50:00Z">
            <w:r w:rsidRPr="00903D8C" w:rsidDel="00903D8C">
              <w:rPr>
                <w:rPrChange w:id="908" w:author="Jason Rhee" w:date="2024-09-09T17:50:00Z" w16du:dateUtc="2024-09-09T07:50:00Z">
                  <w:rPr>
                    <w:rStyle w:val="Hyperlink"/>
                    <w:noProof/>
                  </w:rPr>
                </w:rPrChange>
              </w:rPr>
              <w:delText>D.4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9" w:author="Jason Rhee" w:date="2024-09-09T17:50:00Z" w16du:dateUtc="2024-09-09T07:50:00Z">
                  <w:rPr>
                    <w:rStyle w:val="Hyperlink"/>
                    <w:noProof/>
                  </w:rPr>
                </w:rPrChange>
              </w:rPr>
              <w:delText>Symbols</w:delText>
            </w:r>
            <w:r w:rsidDel="00903D8C">
              <w:rPr>
                <w:noProof/>
                <w:webHidden/>
              </w:rPr>
              <w:tab/>
              <w:delText>71</w:delText>
            </w:r>
          </w:del>
        </w:p>
        <w:p w14:paraId="0FDDD991" w14:textId="7D998B34" w:rsidR="0008244B" w:rsidDel="00903D8C" w:rsidRDefault="0008244B">
          <w:pPr>
            <w:pStyle w:val="TOC2"/>
            <w:rPr>
              <w:del w:id="91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1" w:author="Jason Rhee" w:date="2024-09-09T17:50:00Z" w16du:dateUtc="2024-09-09T07:50:00Z">
            <w:r w:rsidRPr="00903D8C" w:rsidDel="00903D8C">
              <w:rPr>
                <w:rPrChange w:id="912" w:author="Jason Rhee" w:date="2024-09-09T17:50:00Z" w16du:dateUtc="2024-09-09T07:50:00Z">
                  <w:rPr>
                    <w:rStyle w:val="Hyperlink"/>
                    <w:noProof/>
                  </w:rPr>
                </w:rPrChange>
              </w:rPr>
              <w:delText>D.5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3" w:author="Jason Rhee" w:date="2024-09-09T17:50:00Z" w16du:dateUtc="2024-09-09T07:50:00Z">
                  <w:rPr>
                    <w:rStyle w:val="Hyperlink"/>
                    <w:noProof/>
                  </w:rPr>
                </w:rPrChange>
              </w:rPr>
              <w:delText>Line styles</w:delText>
            </w:r>
            <w:r w:rsidDel="00903D8C">
              <w:rPr>
                <w:noProof/>
                <w:webHidden/>
              </w:rPr>
              <w:tab/>
              <w:delText>72</w:delText>
            </w:r>
          </w:del>
        </w:p>
        <w:p w14:paraId="4CF04E64" w14:textId="1B767D56" w:rsidR="0008244B" w:rsidDel="00903D8C" w:rsidRDefault="0008244B">
          <w:pPr>
            <w:pStyle w:val="TOC2"/>
            <w:rPr>
              <w:del w:id="91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5" w:author="Jason Rhee" w:date="2024-09-09T17:50:00Z" w16du:dateUtc="2024-09-09T07:50:00Z">
            <w:r w:rsidRPr="00903D8C" w:rsidDel="00903D8C">
              <w:rPr>
                <w:rPrChange w:id="916" w:author="Jason Rhee" w:date="2024-09-09T17:50:00Z" w16du:dateUtc="2024-09-09T07:50:00Z">
                  <w:rPr>
                    <w:rStyle w:val="Hyperlink"/>
                    <w:noProof/>
                  </w:rPr>
                </w:rPrChange>
              </w:rPr>
              <w:delText>D.6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7" w:author="Jason Rhee" w:date="2024-09-09T17:50:00Z" w16du:dateUtc="2024-09-09T07:50:00Z">
                  <w:rPr>
                    <w:rStyle w:val="Hyperlink"/>
                    <w:noProof/>
                  </w:rPr>
                </w:rPrChange>
              </w:rPr>
              <w:delText>Area Fills</w:delText>
            </w:r>
            <w:r w:rsidDel="00903D8C">
              <w:rPr>
                <w:noProof/>
                <w:webHidden/>
              </w:rPr>
              <w:tab/>
              <w:delText>73</w:delText>
            </w:r>
          </w:del>
        </w:p>
        <w:p w14:paraId="39FC2D71" w14:textId="74687933" w:rsidR="0008244B" w:rsidDel="00903D8C" w:rsidRDefault="0008244B">
          <w:pPr>
            <w:pStyle w:val="TOC2"/>
            <w:rPr>
              <w:del w:id="9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9" w:author="Jason Rhee" w:date="2024-09-09T17:50:00Z" w16du:dateUtc="2024-09-09T07:50:00Z">
            <w:r w:rsidRPr="00903D8C" w:rsidDel="00903D8C">
              <w:rPr>
                <w:rPrChange w:id="920" w:author="Jason Rhee" w:date="2024-09-09T17:50:00Z" w16du:dateUtc="2024-09-09T07:50:00Z">
                  <w:rPr>
                    <w:rStyle w:val="Hyperlink"/>
                    <w:noProof/>
                  </w:rPr>
                </w:rPrChange>
              </w:rPr>
              <w:delText>D.7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1" w:author="Jason Rhee" w:date="2024-09-09T17:50:00Z" w16du:dateUtc="2024-09-09T07:50:00Z">
                  <w:rPr>
                    <w:rStyle w:val="Hyperlink"/>
                    <w:noProof/>
                  </w:rPr>
                </w:rPrChange>
              </w:rPr>
              <w:delText>Fonts</w:delText>
            </w:r>
            <w:r w:rsidDel="00903D8C">
              <w:rPr>
                <w:noProof/>
                <w:webHidden/>
              </w:rPr>
              <w:tab/>
              <w:delText>74</w:delText>
            </w:r>
          </w:del>
        </w:p>
        <w:p w14:paraId="1A681D19" w14:textId="145AF545" w:rsidR="0008244B" w:rsidDel="00903D8C" w:rsidRDefault="0008244B">
          <w:pPr>
            <w:pStyle w:val="TOC2"/>
            <w:rPr>
              <w:del w:id="9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3" w:author="Jason Rhee" w:date="2024-09-09T17:50:00Z" w16du:dateUtc="2024-09-09T07:50:00Z">
            <w:r w:rsidRPr="00903D8C" w:rsidDel="00903D8C">
              <w:rPr>
                <w:rPrChange w:id="924" w:author="Jason Rhee" w:date="2024-09-09T17:50:00Z" w16du:dateUtc="2024-09-09T07:50:00Z">
                  <w:rPr>
                    <w:rStyle w:val="Hyperlink"/>
                    <w:noProof/>
                  </w:rPr>
                </w:rPrChange>
              </w:rPr>
              <w:delText>D.8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5" w:author="Jason Rhee" w:date="2024-09-09T17:50:00Z" w16du:dateUtc="2024-09-09T07:50:00Z">
                  <w:rPr>
                    <w:rStyle w:val="Hyperlink"/>
                    <w:noProof/>
                  </w:rPr>
                </w:rPrChange>
              </w:rPr>
              <w:delText>Viewing Group</w:delText>
            </w:r>
            <w:r w:rsidDel="00903D8C">
              <w:rPr>
                <w:noProof/>
                <w:webHidden/>
              </w:rPr>
              <w:tab/>
              <w:delText>75</w:delText>
            </w:r>
          </w:del>
        </w:p>
        <w:p w14:paraId="273101C7" w14:textId="12337BF0" w:rsidR="0008244B" w:rsidDel="00903D8C" w:rsidRDefault="0008244B">
          <w:pPr>
            <w:pStyle w:val="TOC2"/>
            <w:rPr>
              <w:del w:id="9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7" w:author="Jason Rhee" w:date="2024-09-09T17:50:00Z" w16du:dateUtc="2024-09-09T07:50:00Z">
            <w:r w:rsidRPr="00903D8C" w:rsidDel="00903D8C">
              <w:rPr>
                <w:rPrChange w:id="928" w:author="Jason Rhee" w:date="2024-09-09T17:50:00Z" w16du:dateUtc="2024-09-09T07:50:00Z">
                  <w:rPr>
                    <w:rStyle w:val="Hyperlink"/>
                    <w:noProof/>
                  </w:rPr>
                </w:rPrChange>
              </w:rPr>
              <w:delText>D.9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9" w:author="Jason Rhee" w:date="2024-09-09T17:50:00Z" w16du:dateUtc="2024-09-09T07:50:00Z">
                  <w:rPr>
                    <w:rStyle w:val="Hyperlink"/>
                    <w:noProof/>
                  </w:rPr>
                </w:rPrChange>
              </w:rPr>
              <w:delText>Rules</w:delText>
            </w:r>
            <w:r w:rsidDel="00903D8C">
              <w:rPr>
                <w:noProof/>
                <w:webHidden/>
              </w:rPr>
              <w:tab/>
              <w:delText>76</w:delText>
            </w:r>
          </w:del>
        </w:p>
        <w:p w14:paraId="1E1E03E4" w14:textId="6D2EB5B5" w:rsidR="0008244B" w:rsidDel="00903D8C" w:rsidRDefault="0008244B">
          <w:pPr>
            <w:pStyle w:val="TOC1"/>
            <w:tabs>
              <w:tab w:val="left" w:pos="10580"/>
            </w:tabs>
            <w:rPr>
              <w:del w:id="9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1" w:author="Jason Rhee" w:date="2024-09-09T17:50:00Z" w16du:dateUtc="2024-09-09T07:50:00Z">
            <w:r w:rsidRPr="00903D8C" w:rsidDel="00903D8C">
              <w:rPr>
                <w:rPrChange w:id="932"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E. </w:delText>
            </w:r>
            <w:r w:rsidRPr="00903D8C" w:rsidDel="00903D8C">
              <w:rPr>
                <w:rPrChange w:id="933" w:author="Jason Rhee" w:date="2024-09-09T17:50:00Z" w16du:dateUtc="2024-09-09T07:50:00Z">
                  <w:rPr>
                    <w:rStyle w:val="Hyperlink"/>
                    <w:noProof/>
                  </w:rPr>
                </w:rPrChange>
              </w:rPr>
              <w:delText>Data Validation Checks</w:delText>
            </w:r>
            <w:r w:rsidDel="00903D8C">
              <w:rPr>
                <w:noProof/>
                <w:webHidden/>
              </w:rPr>
              <w:tab/>
              <w:delText>78</w:delText>
            </w:r>
          </w:del>
        </w:p>
        <w:p w14:paraId="0087F815" w14:textId="02FE6EAA" w:rsidR="0008244B" w:rsidDel="00903D8C" w:rsidRDefault="0008244B">
          <w:pPr>
            <w:pStyle w:val="TOC1"/>
            <w:tabs>
              <w:tab w:val="left" w:pos="10580"/>
            </w:tabs>
            <w:rPr>
              <w:del w:id="9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5" w:author="Jason Rhee" w:date="2024-09-09T17:50:00Z" w16du:dateUtc="2024-09-09T07:50:00Z">
            <w:r w:rsidRPr="00903D8C" w:rsidDel="00903D8C">
              <w:rPr>
                <w:rPrChange w:id="936"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F. </w:delText>
            </w:r>
            <w:r w:rsidRPr="00903D8C" w:rsidDel="00903D8C">
              <w:rPr>
                <w:rPrChange w:id="937" w:author="Jason Rhee" w:date="2024-09-09T17:50:00Z" w16du:dateUtc="2024-09-09T07:50:00Z">
                  <w:rPr>
                    <w:rStyle w:val="Hyperlink"/>
                    <w:noProof/>
                  </w:rPr>
                </w:rPrChange>
              </w:rPr>
              <w:delText>Geometry</w:delText>
            </w:r>
            <w:r w:rsidDel="00903D8C">
              <w:rPr>
                <w:noProof/>
                <w:webHidden/>
              </w:rPr>
              <w:tab/>
              <w:delText>80</w:delText>
            </w:r>
          </w:del>
        </w:p>
        <w:p w14:paraId="7B44DE38" w14:textId="6678AB1B" w:rsidR="0008244B" w:rsidDel="00903D8C" w:rsidRDefault="0008244B">
          <w:pPr>
            <w:pStyle w:val="TOC2"/>
            <w:rPr>
              <w:del w:id="9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9" w:author="Jason Rhee" w:date="2024-09-09T17:50:00Z" w16du:dateUtc="2024-09-09T07:50:00Z">
            <w:r w:rsidRPr="00903D8C" w:rsidDel="00903D8C">
              <w:rPr>
                <w:rPrChange w:id="940" w:author="Jason Rhee" w:date="2024-09-09T17:50:00Z" w16du:dateUtc="2024-09-09T07:50:00Z">
                  <w:rPr>
                    <w:rStyle w:val="Hyperlink"/>
                    <w:noProof/>
                  </w:rPr>
                </w:rPrChange>
              </w:rPr>
              <w:delText>F.1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1" w:author="Jason Rhee" w:date="2024-09-09T17:50:00Z" w16du:dateUtc="2024-09-09T07:50:00Z">
                  <w:rPr>
                    <w:rStyle w:val="Hyperlink"/>
                    <w:noProof/>
                  </w:rPr>
                </w:rPrChange>
              </w:rPr>
              <w:delText>Introduction</w:delText>
            </w:r>
            <w:r w:rsidDel="00903D8C">
              <w:rPr>
                <w:noProof/>
                <w:webHidden/>
              </w:rPr>
              <w:tab/>
              <w:delText>80</w:delText>
            </w:r>
          </w:del>
        </w:p>
        <w:p w14:paraId="1C0E0B13" w14:textId="5C5DB405" w:rsidR="0008244B" w:rsidDel="00903D8C" w:rsidRDefault="0008244B">
          <w:pPr>
            <w:pStyle w:val="TOC2"/>
            <w:rPr>
              <w:del w:id="9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43" w:author="Jason Rhee" w:date="2024-09-09T17:50:00Z" w16du:dateUtc="2024-09-09T07:50:00Z">
            <w:r w:rsidRPr="00903D8C" w:rsidDel="00903D8C">
              <w:rPr>
                <w:rPrChange w:id="944" w:author="Jason Rhee" w:date="2024-09-09T17:50:00Z" w16du:dateUtc="2024-09-09T07:50:00Z">
                  <w:rPr>
                    <w:rStyle w:val="Hyperlink"/>
                    <w:noProof/>
                  </w:rPr>
                </w:rPrChange>
              </w:rPr>
              <w:delText>F.2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5" w:author="Jason Rhee" w:date="2024-09-09T17:50:00Z" w16du:dateUtc="2024-09-09T07:50:00Z">
                  <w:rPr>
                    <w:rStyle w:val="Hyperlink"/>
                    <w:noProof/>
                  </w:rPr>
                </w:rPrChange>
              </w:rPr>
              <w:delText>Geometric Operator Definitions</w:delText>
            </w:r>
            <w:r w:rsidDel="00903D8C">
              <w:rPr>
                <w:noProof/>
                <w:webHidden/>
              </w:rPr>
              <w:tab/>
              <w:delText>82</w:delText>
            </w:r>
          </w:del>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946" w:name="_Toc176796657"/>
      <w:bookmarkStart w:id="947" w:name="_Toc225648272"/>
      <w:bookmarkStart w:id="948" w:name="_Toc225065129"/>
      <w:bookmarkStart w:id="949" w:name="_Toc127463810"/>
      <w:bookmarkStart w:id="950" w:name="_Toc128125436"/>
      <w:bookmarkStart w:id="951" w:name="_Toc141176161"/>
      <w:bookmarkStart w:id="952" w:name="_Toc141176316"/>
      <w:bookmarkStart w:id="953" w:name="_Toc141176947"/>
      <w:r>
        <w:lastRenderedPageBreak/>
        <w:t>Summary of Substantive Changes</w:t>
      </w:r>
      <w:bookmarkEnd w:id="946"/>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ins w:id="954" w:author="Jason Rhee" w:date="2024-09-09T13:53:00Z"/>
        </w:trPr>
        <w:tc>
          <w:tcPr>
            <w:tcW w:w="7230" w:type="dxa"/>
          </w:tcPr>
          <w:p w14:paraId="41938AF9" w14:textId="0D1E4C95" w:rsidR="00FA75DB" w:rsidRPr="00FA75DB" w:rsidRDefault="00FA75DB" w:rsidP="00AB32A8">
            <w:pPr>
              <w:suppressAutoHyphens/>
              <w:spacing w:before="60" w:after="60"/>
              <w:jc w:val="left"/>
              <w:rPr>
                <w:ins w:id="955" w:author="Jason Rhee" w:date="2024-09-09T13:53:00Z" w16du:dateUtc="2024-09-09T03:53:00Z"/>
                <w:rFonts w:eastAsiaTheme="minorEastAsia" w:cs="Arial"/>
                <w:lang w:eastAsia="ko-KR"/>
              </w:rPr>
            </w:pPr>
            <w:ins w:id="956" w:author="Jason Rhee" w:date="2024-09-09T13:53:00Z" w16du:dateUtc="2024-09-09T03:53:00Z">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w:t>
              </w:r>
            </w:ins>
            <w:ins w:id="957" w:author="Jason Rhee" w:date="2024-09-09T13:54:00Z" w16du:dateUtc="2024-09-09T03:54:00Z">
              <w:r>
                <w:rPr>
                  <w:rFonts w:eastAsiaTheme="minorEastAsia" w:cs="Arial" w:hint="eastAsia"/>
                  <w:lang w:eastAsia="ko-KR"/>
                </w:rPr>
                <w:t>aranceControlPoint feature</w:t>
              </w:r>
            </w:ins>
            <w:ins w:id="958" w:author="Jason Rhee" w:date="2024-09-09T14:02:00Z" w16du:dateUtc="2024-09-09T04:02:00Z">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ins>
          </w:p>
        </w:tc>
        <w:tc>
          <w:tcPr>
            <w:tcW w:w="2126" w:type="dxa"/>
          </w:tcPr>
          <w:p w14:paraId="54474C72" w14:textId="6FD3EBD0" w:rsidR="00FA75DB" w:rsidRDefault="00EB2B76" w:rsidP="00B447BA">
            <w:pPr>
              <w:suppressAutoHyphens/>
              <w:spacing w:before="60" w:after="60"/>
              <w:jc w:val="left"/>
              <w:rPr>
                <w:ins w:id="959" w:author="Jason Rhee" w:date="2024-09-09T13:53:00Z" w16du:dateUtc="2024-09-09T03:53:00Z"/>
                <w:rFonts w:eastAsiaTheme="minorEastAsia" w:cs="Arial"/>
                <w:b/>
                <w:lang w:eastAsia="ko-KR"/>
              </w:rPr>
            </w:pPr>
            <w:ins w:id="960" w:author="Jason Rhee" w:date="2024-09-09T13:58:00Z" w16du:dateUtc="2024-09-09T03:58:00Z">
              <w:r>
                <w:rPr>
                  <w:rFonts w:eastAsiaTheme="minorEastAsia" w:cs="Arial" w:hint="eastAsia"/>
                  <w:b/>
                  <w:lang w:eastAsia="ko-KR"/>
                </w:rPr>
                <w:t xml:space="preserve">7.2, 7.2.1, </w:t>
              </w:r>
              <w:r w:rsidR="009A6260">
                <w:rPr>
                  <w:rFonts w:eastAsiaTheme="minorEastAsia" w:cs="Arial" w:hint="eastAsia"/>
                  <w:b/>
                  <w:lang w:eastAsia="ko-KR"/>
                </w:rPr>
                <w:t xml:space="preserve"> 7.2.3.2, </w:t>
              </w:r>
            </w:ins>
            <w:ins w:id="961" w:author="Jason Rhee" w:date="2024-09-09T13:59:00Z" w16du:dateUtc="2024-09-09T03:59:00Z">
              <w:r w:rsidR="009A6260">
                <w:rPr>
                  <w:rFonts w:eastAsiaTheme="minorEastAsia" w:cs="Arial" w:hint="eastAsia"/>
                  <w:b/>
                  <w:lang w:eastAsia="ko-KR"/>
                </w:rPr>
                <w:t xml:space="preserve">8.2.4.2, </w:t>
              </w:r>
            </w:ins>
            <w:ins w:id="962" w:author="Jason Rhee" w:date="2024-09-09T14:01:00Z" w16du:dateUtc="2024-09-09T04:01:00Z">
              <w:r w:rsidR="00147678">
                <w:rPr>
                  <w:rFonts w:eastAsiaTheme="minorEastAsia" w:cs="Arial" w:hint="eastAsia"/>
                  <w:b/>
                  <w:lang w:eastAsia="ko-KR"/>
                </w:rPr>
                <w:t xml:space="preserve">A.5, </w:t>
              </w:r>
            </w:ins>
            <w:ins w:id="963" w:author="Jason Rhee" w:date="2024-09-09T14:03:00Z" w16du:dateUtc="2024-09-09T04:03:00Z">
              <w:r w:rsidR="004F3F6C">
                <w:rPr>
                  <w:rFonts w:eastAsiaTheme="minorEastAsia" w:cs="Arial" w:hint="eastAsia"/>
                  <w:b/>
                  <w:lang w:eastAsia="ko-KR"/>
                </w:rPr>
                <w:t xml:space="preserve">A,8,9, </w:t>
              </w:r>
            </w:ins>
            <w:ins w:id="964" w:author="Jason Rhee" w:date="2024-09-09T13:59:00Z" w16du:dateUtc="2024-09-09T03:59:00Z">
              <w:r w:rsidR="00E92FDB">
                <w:rPr>
                  <w:rFonts w:eastAsiaTheme="minorEastAsia" w:cs="Arial" w:hint="eastAsia"/>
                  <w:b/>
                  <w:lang w:eastAsia="ko-KR"/>
                </w:rPr>
                <w:t>B.2,</w:t>
              </w:r>
              <w:r w:rsidR="007105A5">
                <w:rPr>
                  <w:rFonts w:eastAsiaTheme="minorEastAsia" w:cs="Arial" w:hint="eastAsia"/>
                  <w:b/>
                  <w:lang w:eastAsia="ko-KR"/>
                </w:rPr>
                <w:t xml:space="preserve">5, B.2.11, </w:t>
              </w:r>
            </w:ins>
            <w:ins w:id="965" w:author="Jason Rhee" w:date="2024-09-09T14:02:00Z" w16du:dateUtc="2024-09-09T04:02:00Z">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ins>
            <w:ins w:id="966" w:author="Jason Rhee" w:date="2024-09-09T14:00:00Z" w16du:dateUtc="2024-09-09T04:00:00Z">
              <w:r w:rsidR="00BF40B3">
                <w:rPr>
                  <w:rFonts w:eastAsiaTheme="minorEastAsia" w:cs="Arial" w:hint="eastAsia"/>
                  <w:b/>
                  <w:lang w:eastAsia="ko-KR"/>
                </w:rPr>
                <w:t xml:space="preserve">C.5.2, </w:t>
              </w:r>
              <w:r w:rsidR="00E13BF7">
                <w:rPr>
                  <w:rFonts w:eastAsiaTheme="minorEastAsia" w:cs="Arial" w:hint="eastAsia"/>
                  <w:b/>
                  <w:lang w:eastAsia="ko-KR"/>
                </w:rPr>
                <w:t>C.7.5</w:t>
              </w:r>
            </w:ins>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ins w:id="967" w:author="Jason Rhee" w:date="2024-09-09T13:55:00Z"/>
        </w:trPr>
        <w:tc>
          <w:tcPr>
            <w:tcW w:w="7230" w:type="dxa"/>
          </w:tcPr>
          <w:p w14:paraId="62424CA2" w14:textId="52AFAC2D" w:rsidR="00B13FD7" w:rsidRDefault="00A52594" w:rsidP="00AB32A8">
            <w:pPr>
              <w:suppressAutoHyphens/>
              <w:spacing w:before="60" w:after="60"/>
              <w:jc w:val="left"/>
              <w:rPr>
                <w:ins w:id="968" w:author="Jason Rhee" w:date="2024-09-09T13:55:00Z" w16du:dateUtc="2024-09-09T03:55:00Z"/>
                <w:rFonts w:eastAsiaTheme="minorEastAsia" w:cs="Arial"/>
                <w:lang w:eastAsia="ko-KR"/>
              </w:rPr>
            </w:pPr>
            <w:ins w:id="969" w:author="Jason Rhee" w:date="2024-09-09T17:33:00Z" w16du:dateUtc="2024-09-09T07:33:00Z">
              <w:r>
                <w:rPr>
                  <w:rFonts w:eastAsiaTheme="minorEastAsia" w:cs="Arial" w:hint="eastAsia"/>
                  <w:lang w:eastAsia="ko-KR"/>
                </w:rPr>
                <w:lastRenderedPageBreak/>
                <w:t xml:space="preserve">Contents of </w:t>
              </w:r>
            </w:ins>
            <w:ins w:id="970" w:author="Jason Rhee" w:date="2024-09-09T13:55:00Z" w16du:dateUtc="2024-09-09T03:55:00Z">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ins>
          </w:p>
        </w:tc>
        <w:tc>
          <w:tcPr>
            <w:tcW w:w="2126" w:type="dxa"/>
          </w:tcPr>
          <w:p w14:paraId="2482C3BC" w14:textId="600ACE68" w:rsidR="00B13FD7" w:rsidRDefault="00C86A53" w:rsidP="00B447BA">
            <w:pPr>
              <w:suppressAutoHyphens/>
              <w:spacing w:before="60" w:after="60"/>
              <w:jc w:val="left"/>
              <w:rPr>
                <w:ins w:id="971" w:author="Jason Rhee" w:date="2024-09-09T13:55:00Z" w16du:dateUtc="2024-09-09T03:55:00Z"/>
                <w:rFonts w:eastAsiaTheme="minorEastAsia" w:cs="Arial"/>
                <w:b/>
                <w:lang w:eastAsia="ko-KR"/>
              </w:rPr>
            </w:pPr>
            <w:ins w:id="972" w:author="Jason Rhee" w:date="2024-09-09T13:55:00Z" w16du:dateUtc="2024-09-09T03:55:00Z">
              <w:r>
                <w:rPr>
                  <w:rFonts w:eastAsiaTheme="minorEastAsia" w:cs="Arial" w:hint="eastAsia"/>
                  <w:b/>
                  <w:lang w:eastAsia="ko-KR"/>
                </w:rPr>
                <w:t>D.6</w:t>
              </w:r>
            </w:ins>
          </w:p>
        </w:tc>
      </w:tr>
      <w:tr w:rsidR="00897C6C" w:rsidRPr="008D0CFF" w14:paraId="53FF0705" w14:textId="77777777" w:rsidTr="00CA0081">
        <w:trPr>
          <w:cantSplit/>
          <w:ins w:id="973" w:author="Jason Rhee" w:date="2024-09-09T13:55:00Z"/>
        </w:trPr>
        <w:tc>
          <w:tcPr>
            <w:tcW w:w="7230" w:type="dxa"/>
          </w:tcPr>
          <w:p w14:paraId="03B62BF6" w14:textId="3DD6350B" w:rsidR="00897C6C" w:rsidRDefault="00897C6C" w:rsidP="00AB32A8">
            <w:pPr>
              <w:suppressAutoHyphens/>
              <w:spacing w:before="60" w:after="60"/>
              <w:jc w:val="left"/>
              <w:rPr>
                <w:ins w:id="974" w:author="Jason Rhee" w:date="2024-09-09T13:55:00Z" w16du:dateUtc="2024-09-09T03:55:00Z"/>
                <w:rFonts w:eastAsiaTheme="minorEastAsia" w:cs="Arial"/>
                <w:lang w:eastAsia="ko-KR"/>
              </w:rPr>
            </w:pPr>
            <w:ins w:id="975" w:author="Jason Rhee" w:date="2024-09-09T13:56:00Z" w16du:dateUtc="2024-09-09T03:56:00Z">
              <w:r>
                <w:rPr>
                  <w:rFonts w:eastAsiaTheme="minorEastAsia" w:cs="Arial" w:hint="eastAsia"/>
                  <w:lang w:eastAsia="ko-KR"/>
                </w:rPr>
                <w:t>New ViewingGroup</w:t>
              </w:r>
            </w:ins>
            <w:ins w:id="976" w:author="Jason Rhee" w:date="2024-09-09T17:34:00Z" w16du:dateUtc="2024-09-09T07:34:00Z">
              <w:r w:rsidR="004C01C7">
                <w:rPr>
                  <w:rFonts w:eastAsiaTheme="minorEastAsia" w:cs="Arial" w:hint="eastAsia"/>
                  <w:lang w:eastAsia="ko-KR"/>
                </w:rPr>
                <w:t>s</w:t>
              </w:r>
            </w:ins>
            <w:ins w:id="977" w:author="Jason Rhee" w:date="2024-09-09T13:56:00Z" w16du:dateUtc="2024-09-09T03:56:00Z">
              <w:r>
                <w:rPr>
                  <w:rFonts w:eastAsiaTheme="minorEastAsia" w:cs="Arial" w:hint="eastAsia"/>
                  <w:lang w:eastAsia="ko-KR"/>
                </w:rPr>
                <w:t xml:space="preserve"> added to cater for display of </w:t>
              </w:r>
            </w:ins>
            <w:ins w:id="978" w:author="Jason Rhee" w:date="2024-09-09T17:34:00Z" w16du:dateUtc="2024-09-09T07:34:00Z">
              <w:r w:rsidR="004C01C7">
                <w:rPr>
                  <w:rFonts w:eastAsiaTheme="minorEastAsia" w:cs="Arial" w:hint="eastAsia"/>
                  <w:lang w:eastAsia="ko-KR"/>
                </w:rPr>
                <w:t>different S-129 feature</w:t>
              </w:r>
            </w:ins>
          </w:p>
        </w:tc>
        <w:tc>
          <w:tcPr>
            <w:tcW w:w="2126" w:type="dxa"/>
          </w:tcPr>
          <w:p w14:paraId="7EC12D97" w14:textId="5A85296E" w:rsidR="00897C6C" w:rsidRDefault="00A6375E" w:rsidP="00B447BA">
            <w:pPr>
              <w:suppressAutoHyphens/>
              <w:spacing w:before="60" w:after="60"/>
              <w:jc w:val="left"/>
              <w:rPr>
                <w:ins w:id="979" w:author="Jason Rhee" w:date="2024-09-09T13:55:00Z" w16du:dateUtc="2024-09-09T03:55:00Z"/>
                <w:rFonts w:eastAsiaTheme="minorEastAsia" w:cs="Arial"/>
                <w:b/>
                <w:lang w:eastAsia="ko-KR"/>
              </w:rPr>
            </w:pPr>
            <w:ins w:id="980" w:author="Jason Rhee" w:date="2024-09-09T13:56:00Z" w16du:dateUtc="2024-09-09T03:56:00Z">
              <w:r>
                <w:rPr>
                  <w:rFonts w:eastAsiaTheme="minorEastAsia" w:cs="Arial" w:hint="eastAsia"/>
                  <w:b/>
                  <w:lang w:eastAsia="ko-KR"/>
                </w:rPr>
                <w:t>D.</w:t>
              </w:r>
            </w:ins>
            <w:ins w:id="981" w:author="Jason Rhee" w:date="2024-09-09T17:34:00Z" w16du:dateUtc="2024-09-09T07:34:00Z">
              <w:r w:rsidR="004C01C7">
                <w:rPr>
                  <w:rFonts w:eastAsiaTheme="minorEastAsia" w:cs="Arial" w:hint="eastAsia"/>
                  <w:b/>
                  <w:lang w:eastAsia="ko-KR"/>
                </w:rPr>
                <w:t>8</w:t>
              </w:r>
            </w:ins>
          </w:p>
        </w:tc>
      </w:tr>
      <w:tr w:rsidR="00A52594" w:rsidRPr="008D0CFF" w14:paraId="03C7D4B0" w14:textId="77777777" w:rsidTr="00CA0081">
        <w:trPr>
          <w:cantSplit/>
          <w:ins w:id="982" w:author="Jason Rhee" w:date="2024-09-09T17:29:00Z"/>
        </w:trPr>
        <w:tc>
          <w:tcPr>
            <w:tcW w:w="7230" w:type="dxa"/>
          </w:tcPr>
          <w:p w14:paraId="344C5FAC" w14:textId="7A594209" w:rsidR="00A52594" w:rsidRDefault="00A60E2A" w:rsidP="00AB32A8">
            <w:pPr>
              <w:suppressAutoHyphens/>
              <w:spacing w:before="60" w:after="60"/>
              <w:jc w:val="left"/>
              <w:rPr>
                <w:ins w:id="983" w:author="Jason Rhee" w:date="2024-09-09T17:29:00Z" w16du:dateUtc="2024-09-09T07:29:00Z"/>
                <w:rFonts w:eastAsiaTheme="minorEastAsia" w:cs="Arial"/>
                <w:lang w:eastAsia="ko-KR"/>
              </w:rPr>
            </w:pPr>
            <w:ins w:id="984" w:author="Jason Rhee" w:date="2024-09-09T17:35:00Z" w16du:dateUtc="2024-09-09T07:35:00Z">
              <w:r>
                <w:rPr>
                  <w:rFonts w:eastAsiaTheme="minorEastAsia" w:cs="Arial" w:hint="eastAsia"/>
                  <w:lang w:eastAsia="ko-KR"/>
                </w:rPr>
                <w:t xml:space="preserve">Viewing Group Layers section added to outline available </w:t>
              </w:r>
            </w:ins>
            <w:ins w:id="985" w:author="Jason Rhee" w:date="2024-09-09T17:36:00Z" w16du:dateUtc="2024-09-09T07:36:00Z">
              <w:r>
                <w:rPr>
                  <w:rFonts w:eastAsiaTheme="minorEastAsia" w:cs="Arial" w:hint="eastAsia"/>
                  <w:lang w:eastAsia="ko-KR"/>
                </w:rPr>
                <w:t>v</w:t>
              </w:r>
            </w:ins>
            <w:ins w:id="986" w:author="Jason Rhee" w:date="2024-09-09T17:35:00Z" w16du:dateUtc="2024-09-09T07:35:00Z">
              <w:r>
                <w:rPr>
                  <w:rFonts w:eastAsiaTheme="minorEastAsia" w:cs="Arial" w:hint="eastAsia"/>
                  <w:lang w:eastAsia="ko-KR"/>
                </w:rPr>
                <w:t>iewing</w:t>
              </w:r>
            </w:ins>
            <w:ins w:id="987" w:author="Jason Rhee" w:date="2024-09-09T17:36:00Z" w16du:dateUtc="2024-09-09T07:36:00Z">
              <w:r>
                <w:rPr>
                  <w:rFonts w:eastAsiaTheme="minorEastAsia" w:cs="Arial" w:hint="eastAsia"/>
                  <w:lang w:eastAsia="ko-KR"/>
                </w:rPr>
                <w:t>GroupLayers</w:t>
              </w:r>
            </w:ins>
          </w:p>
        </w:tc>
        <w:tc>
          <w:tcPr>
            <w:tcW w:w="2126" w:type="dxa"/>
          </w:tcPr>
          <w:p w14:paraId="70FF0DF8" w14:textId="2D819156" w:rsidR="00A52594" w:rsidRDefault="00A60E2A" w:rsidP="00B447BA">
            <w:pPr>
              <w:suppressAutoHyphens/>
              <w:spacing w:before="60" w:after="60"/>
              <w:jc w:val="left"/>
              <w:rPr>
                <w:ins w:id="988" w:author="Jason Rhee" w:date="2024-09-09T17:29:00Z" w16du:dateUtc="2024-09-09T07:29:00Z"/>
                <w:rFonts w:eastAsiaTheme="minorEastAsia" w:cs="Arial"/>
                <w:b/>
                <w:lang w:eastAsia="ko-KR"/>
              </w:rPr>
            </w:pPr>
            <w:ins w:id="989" w:author="Jason Rhee" w:date="2024-09-09T17:35:00Z" w16du:dateUtc="2024-09-09T07:35:00Z">
              <w:r>
                <w:rPr>
                  <w:rFonts w:eastAsiaTheme="minorEastAsia" w:cs="Arial" w:hint="eastAsia"/>
                  <w:b/>
                  <w:lang w:eastAsia="ko-KR"/>
                </w:rPr>
                <w:t>D.9</w:t>
              </w:r>
            </w:ins>
          </w:p>
        </w:tc>
      </w:tr>
      <w:tr w:rsidR="005562F5" w:rsidRPr="008D0CFF" w14:paraId="6E96C014" w14:textId="77777777" w:rsidTr="00CA0081">
        <w:trPr>
          <w:cantSplit/>
          <w:ins w:id="990" w:author="Jason Rhee" w:date="2024-09-09T15:55:00Z"/>
        </w:trPr>
        <w:tc>
          <w:tcPr>
            <w:tcW w:w="7230" w:type="dxa"/>
          </w:tcPr>
          <w:p w14:paraId="2F27946C" w14:textId="2ED652B0" w:rsidR="005562F5" w:rsidRDefault="005562F5" w:rsidP="00AB32A8">
            <w:pPr>
              <w:suppressAutoHyphens/>
              <w:spacing w:before="60" w:after="60"/>
              <w:jc w:val="left"/>
              <w:rPr>
                <w:ins w:id="991" w:author="Jason Rhee" w:date="2024-09-09T15:55:00Z" w16du:dateUtc="2024-09-09T05:55:00Z"/>
                <w:rFonts w:eastAsiaTheme="minorEastAsia" w:cs="Arial"/>
                <w:lang w:eastAsia="ko-KR"/>
              </w:rPr>
            </w:pPr>
            <w:ins w:id="992" w:author="Jason Rhee" w:date="2024-09-09T15:55:00Z" w16du:dateUtc="2024-09-09T05:55:00Z">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ins>
          </w:p>
        </w:tc>
        <w:tc>
          <w:tcPr>
            <w:tcW w:w="2126" w:type="dxa"/>
          </w:tcPr>
          <w:p w14:paraId="1C75CF19" w14:textId="60DB205F" w:rsidR="005562F5" w:rsidRDefault="005562F5" w:rsidP="00B447BA">
            <w:pPr>
              <w:suppressAutoHyphens/>
              <w:spacing w:before="60" w:after="60"/>
              <w:jc w:val="left"/>
              <w:rPr>
                <w:ins w:id="993" w:author="Jason Rhee" w:date="2024-09-09T15:55:00Z" w16du:dateUtc="2024-09-09T05:55:00Z"/>
                <w:rFonts w:eastAsiaTheme="minorEastAsia" w:cs="Arial"/>
                <w:b/>
                <w:lang w:eastAsia="ko-KR"/>
              </w:rPr>
            </w:pPr>
            <w:ins w:id="994" w:author="Jason Rhee" w:date="2024-09-09T15:56:00Z" w16du:dateUtc="2024-09-09T05:56:00Z">
              <w:r>
                <w:rPr>
                  <w:rFonts w:eastAsiaTheme="minorEastAsia" w:cs="Arial" w:hint="eastAsia"/>
                  <w:b/>
                  <w:lang w:eastAsia="ko-KR"/>
                </w:rPr>
                <w:t>D.</w:t>
              </w:r>
            </w:ins>
            <w:ins w:id="995" w:author="Jason Rhee" w:date="2024-09-09T17:36:00Z" w16du:dateUtc="2024-09-09T07:36:00Z">
              <w:r w:rsidR="00A60E2A">
                <w:rPr>
                  <w:rFonts w:eastAsiaTheme="minorEastAsia" w:cs="Arial" w:hint="eastAsia"/>
                  <w:b/>
                  <w:lang w:eastAsia="ko-KR"/>
                </w:rPr>
                <w:t>10</w:t>
              </w:r>
            </w:ins>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1040A3">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Change w:id="996" w:author="Jeff Wootton" w:date="2024-09-09T11:55:00Z" w16du:dateUtc="2024-09-09T09:55:00Z">
            <w:sectPr w:rsidR="0098370A" w:rsidSect="001040A3">
              <w:pgMar w:top="1440" w:right="1418" w:bottom="1440" w:left="1400" w:header="720" w:footer="720" w:gutter="0"/>
              <w:pgNumType w:fmt="decimal"/>
            </w:sectPr>
          </w:sectPrChange>
        </w:sectPr>
      </w:pPr>
    </w:p>
    <w:p w14:paraId="32AFF677" w14:textId="5B5490D7" w:rsidR="004F0E38" w:rsidRPr="0031303F" w:rsidRDefault="00A0577E" w:rsidP="002721B0">
      <w:pPr>
        <w:pStyle w:val="Heading1"/>
      </w:pPr>
      <w:bookmarkStart w:id="997" w:name="_Toc176796658"/>
      <w:r w:rsidRPr="0031303F">
        <w:lastRenderedPageBreak/>
        <w:t>Overview</w:t>
      </w:r>
      <w:bookmarkEnd w:id="947"/>
      <w:bookmarkEnd w:id="948"/>
      <w:bookmarkEnd w:id="949"/>
      <w:bookmarkEnd w:id="950"/>
      <w:bookmarkEnd w:id="951"/>
      <w:bookmarkEnd w:id="952"/>
      <w:bookmarkEnd w:id="953"/>
      <w:bookmarkEnd w:id="997"/>
    </w:p>
    <w:p w14:paraId="238F0C79" w14:textId="13E5D1F3" w:rsidR="00063DA7" w:rsidRPr="0031303F" w:rsidRDefault="00063DA7" w:rsidP="00B3435A">
      <w:pPr>
        <w:pStyle w:val="Heading2"/>
      </w:pPr>
      <w:bookmarkStart w:id="998" w:name="_Toc127463811"/>
      <w:bookmarkStart w:id="999" w:name="_Toc128125437"/>
      <w:bookmarkStart w:id="1000" w:name="_Toc141176162"/>
      <w:bookmarkStart w:id="1001" w:name="_Toc141176317"/>
      <w:bookmarkStart w:id="1002" w:name="_Toc141176948"/>
      <w:bookmarkStart w:id="1003" w:name="_Toc176796659"/>
      <w:r w:rsidRPr="0031303F">
        <w:t>Introduction</w:t>
      </w:r>
      <w:bookmarkEnd w:id="998"/>
      <w:bookmarkEnd w:id="999"/>
      <w:bookmarkEnd w:id="1000"/>
      <w:bookmarkEnd w:id="1001"/>
      <w:bookmarkEnd w:id="1002"/>
      <w:bookmarkEnd w:id="1003"/>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1004" w:name="_Toc127463812"/>
      <w:bookmarkStart w:id="1005" w:name="_Toc128125438"/>
      <w:bookmarkStart w:id="1006" w:name="_Toc141176163"/>
      <w:bookmarkStart w:id="1007" w:name="_Toc141176318"/>
      <w:bookmarkStart w:id="1008" w:name="_Toc141176949"/>
      <w:bookmarkStart w:id="1009" w:name="_Toc176796660"/>
      <w:r>
        <w:t>Initial v</w:t>
      </w:r>
      <w:r w:rsidR="00AD71E7" w:rsidRPr="00D129DC">
        <w:t>oyage planning</w:t>
      </w:r>
      <w:r>
        <w:t xml:space="preserve"> to navigate through a </w:t>
      </w:r>
      <w:bookmarkEnd w:id="1004"/>
      <w:bookmarkEnd w:id="1005"/>
      <w:bookmarkEnd w:id="1006"/>
      <w:bookmarkEnd w:id="1007"/>
      <w:bookmarkEnd w:id="1008"/>
      <w:r w:rsidR="00E855CB">
        <w:t>UKCM Operational Area</w:t>
      </w:r>
      <w:bookmarkEnd w:id="1009"/>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1010" w:name="_Toc127463813"/>
      <w:bookmarkStart w:id="1011" w:name="_Toc128125439"/>
      <w:bookmarkStart w:id="1012" w:name="_Toc141176164"/>
      <w:bookmarkStart w:id="1013" w:name="_Toc141176319"/>
      <w:bookmarkStart w:id="1014" w:name="_Toc141176950"/>
      <w:bookmarkStart w:id="1015" w:name="_Toc176796661"/>
      <w:r w:rsidRPr="004112DA">
        <w:t>Refined voyage planning</w:t>
      </w:r>
      <w:r w:rsidR="004F5C1F">
        <w:t xml:space="preserve"> to navigate through a </w:t>
      </w:r>
      <w:bookmarkEnd w:id="1010"/>
      <w:bookmarkEnd w:id="1011"/>
      <w:bookmarkEnd w:id="1012"/>
      <w:bookmarkEnd w:id="1013"/>
      <w:bookmarkEnd w:id="1014"/>
      <w:r w:rsidR="00E855CB">
        <w:t>UKCM Operational Area</w:t>
      </w:r>
      <w:bookmarkEnd w:id="1015"/>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1016" w:name="_Toc127463814"/>
      <w:bookmarkStart w:id="1017" w:name="_Toc128125440"/>
      <w:bookmarkStart w:id="1018" w:name="_Toc141176165"/>
      <w:bookmarkStart w:id="1019" w:name="_Toc141176320"/>
      <w:bookmarkStart w:id="1020" w:name="_Toc141176951"/>
      <w:bookmarkStart w:id="1021" w:name="_Toc176796662"/>
      <w:r w:rsidRPr="00EB5805">
        <w:t>Voyage monitoring</w:t>
      </w:r>
      <w:bookmarkEnd w:id="1016"/>
      <w:bookmarkEnd w:id="1017"/>
      <w:bookmarkEnd w:id="1018"/>
      <w:bookmarkEnd w:id="1019"/>
      <w:bookmarkEnd w:id="1020"/>
      <w:bookmarkEnd w:id="1021"/>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1022" w:name="_Toc127463815"/>
      <w:bookmarkStart w:id="1023" w:name="_Toc128125441"/>
      <w:bookmarkStart w:id="1024" w:name="_Toc141176166"/>
      <w:bookmarkStart w:id="1025" w:name="_Toc141176321"/>
      <w:bookmarkStart w:id="1026" w:name="_Toc141176952"/>
      <w:bookmarkStart w:id="1027" w:name="_Toc176796663"/>
      <w:r w:rsidRPr="0031303F">
        <w:lastRenderedPageBreak/>
        <w:t>References</w:t>
      </w:r>
      <w:bookmarkEnd w:id="1022"/>
      <w:bookmarkEnd w:id="1023"/>
      <w:bookmarkEnd w:id="1024"/>
      <w:bookmarkEnd w:id="1025"/>
      <w:bookmarkEnd w:id="1026"/>
      <w:bookmarkEnd w:id="1027"/>
    </w:p>
    <w:p w14:paraId="5C72B1EC" w14:textId="156ED1E3" w:rsidR="00542BB7" w:rsidRDefault="00542BB7" w:rsidP="00B3435A">
      <w:pPr>
        <w:pStyle w:val="Heading2"/>
      </w:pPr>
      <w:bookmarkStart w:id="1028" w:name="_Toc127463816"/>
      <w:bookmarkStart w:id="1029" w:name="_Toc128125442"/>
      <w:bookmarkStart w:id="1030" w:name="_Toc141176167"/>
      <w:bookmarkStart w:id="1031" w:name="_Toc141176322"/>
      <w:bookmarkStart w:id="1032" w:name="_Toc141176953"/>
      <w:bookmarkStart w:id="1033" w:name="_Toc176796664"/>
      <w:r>
        <w:t>Normative</w:t>
      </w:r>
      <w:bookmarkEnd w:id="1028"/>
      <w:bookmarkEnd w:id="1029"/>
      <w:bookmarkEnd w:id="1030"/>
      <w:bookmarkEnd w:id="1031"/>
      <w:bookmarkEnd w:id="1032"/>
      <w:bookmarkEnd w:id="1033"/>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034" w:name="_Toc225648275"/>
      <w:bookmarkStart w:id="1035"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1036" w:name="_Toc127463817"/>
      <w:bookmarkStart w:id="1037" w:name="_Toc128125443"/>
      <w:bookmarkStart w:id="1038" w:name="_Toc141176168"/>
      <w:bookmarkStart w:id="1039" w:name="_Toc141176323"/>
      <w:bookmarkStart w:id="1040" w:name="_Toc141176954"/>
      <w:bookmarkStart w:id="1041" w:name="_Toc176796665"/>
      <w:r w:rsidRPr="00D129DC">
        <w:t>Terms</w:t>
      </w:r>
      <w:r w:rsidR="00101C6B">
        <w:t>,</w:t>
      </w:r>
      <w:r w:rsidRPr="00D129DC">
        <w:t xml:space="preserve"> Definitions</w:t>
      </w:r>
      <w:bookmarkEnd w:id="1034"/>
      <w:bookmarkEnd w:id="1035"/>
      <w:r w:rsidR="00101C6B">
        <w:t xml:space="preserve"> and Abbreviations</w:t>
      </w:r>
      <w:bookmarkEnd w:id="1036"/>
      <w:bookmarkEnd w:id="1037"/>
      <w:bookmarkEnd w:id="1038"/>
      <w:bookmarkEnd w:id="1039"/>
      <w:bookmarkEnd w:id="1040"/>
      <w:bookmarkEnd w:id="1041"/>
    </w:p>
    <w:p w14:paraId="28A61A09" w14:textId="021084BD" w:rsidR="00D85C4B" w:rsidRPr="00101C6B" w:rsidRDefault="00D85C4B" w:rsidP="00B3435A">
      <w:pPr>
        <w:pStyle w:val="Heading2"/>
      </w:pPr>
      <w:bookmarkStart w:id="1042" w:name="_Toc127463818"/>
      <w:bookmarkStart w:id="1043" w:name="_Toc128125444"/>
      <w:bookmarkStart w:id="1044" w:name="_Toc141176169"/>
      <w:bookmarkStart w:id="1045" w:name="_Toc141176324"/>
      <w:bookmarkStart w:id="1046" w:name="_Toc141176955"/>
      <w:bookmarkStart w:id="1047" w:name="_Toc176796666"/>
      <w:r w:rsidRPr="00101C6B">
        <w:t>Use of Language</w:t>
      </w:r>
      <w:bookmarkEnd w:id="1042"/>
      <w:bookmarkEnd w:id="1043"/>
      <w:bookmarkEnd w:id="1044"/>
      <w:bookmarkEnd w:id="1045"/>
      <w:bookmarkEnd w:id="1046"/>
      <w:bookmarkEnd w:id="1047"/>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1048" w:name="_Toc127463819"/>
      <w:bookmarkStart w:id="1049" w:name="_Toc128125445"/>
      <w:bookmarkStart w:id="1050" w:name="_Toc141176170"/>
      <w:bookmarkStart w:id="1051" w:name="_Toc141176325"/>
      <w:bookmarkStart w:id="1052" w:name="_Toc141176956"/>
      <w:bookmarkStart w:id="1053" w:name="_Toc176796667"/>
      <w:r>
        <w:t>Terms and Definitions</w:t>
      </w:r>
      <w:bookmarkEnd w:id="1048"/>
      <w:bookmarkEnd w:id="1049"/>
      <w:bookmarkEnd w:id="1050"/>
      <w:bookmarkEnd w:id="1051"/>
      <w:bookmarkEnd w:id="1052"/>
      <w:bookmarkEnd w:id="1053"/>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1054" w:name="_Toc225648276"/>
      <w:bookmarkStart w:id="1055" w:name="_Toc225065133"/>
      <w:bookmarkStart w:id="1056" w:name="_Toc127463820"/>
      <w:bookmarkStart w:id="1057" w:name="_Toc128125446"/>
      <w:bookmarkStart w:id="1058" w:name="_Toc141176171"/>
      <w:bookmarkStart w:id="1059" w:name="_Toc141176326"/>
      <w:bookmarkStart w:id="1060" w:name="_Toc141176957"/>
      <w:bookmarkStart w:id="1061" w:name="_Toc176796668"/>
      <w:r w:rsidRPr="00D129DC">
        <w:t>Abbreviations</w:t>
      </w:r>
      <w:bookmarkEnd w:id="1054"/>
      <w:bookmarkEnd w:id="1055"/>
      <w:bookmarkEnd w:id="1056"/>
      <w:bookmarkEnd w:id="1057"/>
      <w:bookmarkEnd w:id="1058"/>
      <w:bookmarkEnd w:id="1059"/>
      <w:bookmarkEnd w:id="1060"/>
      <w:bookmarkEnd w:id="1061"/>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1062" w:name="_Toc127463821"/>
      <w:bookmarkStart w:id="1063" w:name="_Toc128125447"/>
      <w:bookmarkStart w:id="1064" w:name="_Toc141176172"/>
      <w:bookmarkStart w:id="1065" w:name="_Toc141176327"/>
      <w:bookmarkStart w:id="1066" w:name="_Toc141176958"/>
      <w:bookmarkStart w:id="1067" w:name="_Toc176796669"/>
      <w:r>
        <w:t>Specification Description</w:t>
      </w:r>
      <w:bookmarkEnd w:id="1062"/>
      <w:bookmarkEnd w:id="1063"/>
      <w:bookmarkEnd w:id="1064"/>
      <w:bookmarkEnd w:id="1065"/>
      <w:bookmarkEnd w:id="1066"/>
      <w:bookmarkEnd w:id="1067"/>
    </w:p>
    <w:p w14:paraId="0FCD3F86" w14:textId="33ED454D" w:rsidR="00C92C5E" w:rsidRDefault="00731D5E" w:rsidP="00B3435A">
      <w:pPr>
        <w:pStyle w:val="Heading2"/>
      </w:pPr>
      <w:bookmarkStart w:id="1068" w:name="_Toc127463822"/>
      <w:bookmarkStart w:id="1069" w:name="_Toc128125448"/>
      <w:bookmarkStart w:id="1070" w:name="_Toc141176173"/>
      <w:bookmarkStart w:id="1071" w:name="_Toc141176328"/>
      <w:bookmarkStart w:id="1072" w:name="_Toc141176959"/>
      <w:bookmarkStart w:id="1073" w:name="_Toc176796670"/>
      <w:r>
        <w:t>S-129</w:t>
      </w:r>
      <w:r w:rsidR="007919F3">
        <w:t xml:space="preserve"> General</w:t>
      </w:r>
      <w:r>
        <w:t xml:space="preserve"> </w:t>
      </w:r>
      <w:r w:rsidR="00650C8E">
        <w:t xml:space="preserve">Data Product </w:t>
      </w:r>
      <w:r>
        <w:t>Description</w:t>
      </w:r>
      <w:bookmarkEnd w:id="1068"/>
      <w:bookmarkEnd w:id="1069"/>
      <w:bookmarkEnd w:id="1070"/>
      <w:bookmarkEnd w:id="1071"/>
      <w:bookmarkEnd w:id="1072"/>
      <w:bookmarkEnd w:id="1073"/>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74" w:name="_Toc127463823"/>
      <w:bookmarkStart w:id="1075" w:name="_Toc128125449"/>
      <w:bookmarkStart w:id="1076" w:name="_Toc141176174"/>
      <w:bookmarkStart w:id="1077" w:name="_Toc141176329"/>
      <w:bookmarkStart w:id="1078" w:name="_Toc141176960"/>
      <w:bookmarkStart w:id="1079"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1074"/>
      <w:bookmarkEnd w:id="1075"/>
      <w:bookmarkEnd w:id="1076"/>
      <w:bookmarkEnd w:id="1077"/>
      <w:bookmarkEnd w:id="1078"/>
      <w:bookmarkEnd w:id="1079"/>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80" w:name="_Toc127463824"/>
      <w:bookmarkStart w:id="1081" w:name="_Toc128125450"/>
      <w:bookmarkStart w:id="1082" w:name="_Toc141176175"/>
      <w:bookmarkStart w:id="1083" w:name="_Toc141176330"/>
      <w:bookmarkStart w:id="1084" w:name="_Toc141176961"/>
      <w:bookmarkStart w:id="1085" w:name="_Toc176796672"/>
      <w:r>
        <w:t xml:space="preserve">IHO </w:t>
      </w:r>
      <w:r w:rsidR="0066549D">
        <w:t>Product Specification</w:t>
      </w:r>
      <w:r w:rsidR="009F7443" w:rsidRPr="00D129DC">
        <w:t xml:space="preserve"> Maintenance</w:t>
      </w:r>
      <w:bookmarkEnd w:id="1080"/>
      <w:bookmarkEnd w:id="1081"/>
      <w:bookmarkEnd w:id="1082"/>
      <w:bookmarkEnd w:id="1083"/>
      <w:bookmarkEnd w:id="1084"/>
      <w:bookmarkEnd w:id="1085"/>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86" w:name="_Toc127463825"/>
      <w:bookmarkStart w:id="1087" w:name="_Toc128125451"/>
      <w:bookmarkStart w:id="1088" w:name="_Toc141176176"/>
      <w:bookmarkStart w:id="1089" w:name="_Toc141176331"/>
      <w:bookmarkStart w:id="1090" w:name="_Toc141176962"/>
      <w:bookmarkStart w:id="1091" w:name="_Toc176796673"/>
      <w:bookmarkStart w:id="1092" w:name="_Toc225648278"/>
      <w:bookmarkStart w:id="1093" w:name="_Toc225065135"/>
      <w:r>
        <w:t>Specification Scope</w:t>
      </w:r>
      <w:bookmarkEnd w:id="1086"/>
      <w:bookmarkEnd w:id="1087"/>
      <w:bookmarkEnd w:id="1088"/>
      <w:bookmarkEnd w:id="1089"/>
      <w:bookmarkEnd w:id="1090"/>
      <w:bookmarkEnd w:id="1091"/>
    </w:p>
    <w:bookmarkEnd w:id="1092"/>
    <w:bookmarkEnd w:id="1093"/>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094" w:name="_Toc225648279"/>
      <w:bookmarkStart w:id="1095" w:name="_Toc225065136"/>
      <w:bookmarkStart w:id="1096" w:name="_Toc127463826"/>
      <w:bookmarkStart w:id="1097" w:name="_Toc128125452"/>
      <w:bookmarkStart w:id="1098" w:name="_Toc141176177"/>
      <w:bookmarkStart w:id="1099" w:name="_Toc141176332"/>
      <w:bookmarkStart w:id="1100" w:name="_Toc141176963"/>
      <w:bookmarkStart w:id="1101" w:name="_Toc176796674"/>
      <w:r w:rsidRPr="00D129DC">
        <w:t>Data</w:t>
      </w:r>
      <w:r w:rsidR="00944B04">
        <w:t>set</w:t>
      </w:r>
      <w:r w:rsidR="00A25574" w:rsidRPr="00D129DC">
        <w:t xml:space="preserve"> </w:t>
      </w:r>
      <w:bookmarkEnd w:id="1094"/>
      <w:bookmarkEnd w:id="1095"/>
      <w:r w:rsidR="00944B04">
        <w:t>I</w:t>
      </w:r>
      <w:r w:rsidR="00A25574" w:rsidRPr="00D129DC">
        <w:t>dentification</w:t>
      </w:r>
      <w:bookmarkEnd w:id="1096"/>
      <w:bookmarkEnd w:id="1097"/>
      <w:bookmarkEnd w:id="1098"/>
      <w:bookmarkEnd w:id="1099"/>
      <w:bookmarkEnd w:id="1100"/>
      <w:bookmarkEnd w:id="1101"/>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102" w:name="_Toc225648280"/>
      <w:bookmarkStart w:id="1103" w:name="_Toc225065137"/>
      <w:bookmarkStart w:id="1104" w:name="_Toc127463827"/>
      <w:bookmarkStart w:id="1105" w:name="_Toc128125453"/>
      <w:bookmarkStart w:id="1106" w:name="_Toc141176178"/>
      <w:bookmarkStart w:id="1107" w:name="_Toc141176333"/>
      <w:bookmarkStart w:id="1108" w:name="_Toc141176964"/>
      <w:bookmarkStart w:id="1109" w:name="_Toc176796675"/>
      <w:r w:rsidRPr="00286A01">
        <w:t xml:space="preserve">Data </w:t>
      </w:r>
      <w:r w:rsidR="00944B04">
        <w:t>C</w:t>
      </w:r>
      <w:r w:rsidR="00E8406A" w:rsidRPr="00286A01">
        <w:t xml:space="preserve">ontent and </w:t>
      </w:r>
      <w:r w:rsidR="00944B04">
        <w:t>S</w:t>
      </w:r>
      <w:r w:rsidR="00E8406A" w:rsidRPr="00286A01">
        <w:t>tructure</w:t>
      </w:r>
      <w:bookmarkEnd w:id="1102"/>
      <w:bookmarkEnd w:id="1103"/>
      <w:bookmarkEnd w:id="1104"/>
      <w:bookmarkEnd w:id="1105"/>
      <w:bookmarkEnd w:id="1106"/>
      <w:bookmarkEnd w:id="1107"/>
      <w:bookmarkEnd w:id="1108"/>
      <w:bookmarkEnd w:id="1109"/>
    </w:p>
    <w:p w14:paraId="111B3B5A" w14:textId="77777777" w:rsidR="00A15E77" w:rsidRPr="00286A01" w:rsidRDefault="00A15E77" w:rsidP="00B3435A">
      <w:pPr>
        <w:pStyle w:val="Heading2"/>
      </w:pPr>
      <w:bookmarkStart w:id="1110" w:name="_Toc127463828"/>
      <w:bookmarkStart w:id="1111" w:name="_Toc128125454"/>
      <w:bookmarkStart w:id="1112" w:name="_Toc141176179"/>
      <w:bookmarkStart w:id="1113" w:name="_Toc141176334"/>
      <w:bookmarkStart w:id="1114" w:name="_Toc141176965"/>
      <w:bookmarkStart w:id="1115" w:name="_Toc176796676"/>
      <w:bookmarkStart w:id="1116" w:name="_Toc225648281"/>
      <w:bookmarkStart w:id="1117" w:name="_Toc225065138"/>
      <w:r w:rsidRPr="00286A01">
        <w:t>Introduction</w:t>
      </w:r>
      <w:bookmarkEnd w:id="1110"/>
      <w:bookmarkEnd w:id="1111"/>
      <w:bookmarkEnd w:id="1112"/>
      <w:bookmarkEnd w:id="1113"/>
      <w:bookmarkEnd w:id="1114"/>
      <w:bookmarkEnd w:id="1115"/>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118"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118"/>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ins w:id="1119" w:author="Jeff Wootton" w:date="2024-09-09T11:49:00Z" w16du:dateUtc="2024-09-09T09:49:00Z"/>
          <w:bCs/>
        </w:rPr>
      </w:pPr>
      <w:ins w:id="1120" w:author="Jeff Wootton" w:date="2024-09-09T11:49:00Z" w16du:dateUtc="2024-09-09T09:49:00Z">
        <w:r>
          <w:rPr>
            <w:bCs/>
          </w:rPr>
          <w:br w:type="page"/>
        </w:r>
      </w:ins>
    </w:p>
    <w:p w14:paraId="1CC01F63" w14:textId="77777777" w:rsidR="0044596F" w:rsidRPr="00E61AD8" w:rsidRDefault="0044596F" w:rsidP="0044596F">
      <w:pPr>
        <w:rPr>
          <w:ins w:id="1121" w:author="Jeff Wootton" w:date="2024-09-09T11:49:00Z" w16du:dateUtc="2024-09-09T09:49:00Z"/>
          <w:lang w:val="en-US"/>
        </w:rPr>
      </w:pPr>
    </w:p>
    <w:p w14:paraId="1180D416" w14:textId="77777777" w:rsidR="0044596F" w:rsidRPr="00E61AD8" w:rsidRDefault="0044596F" w:rsidP="0044596F">
      <w:pPr>
        <w:rPr>
          <w:ins w:id="1122" w:author="Jeff Wootton" w:date="2024-09-09T11:49:00Z" w16du:dateUtc="2024-09-09T09:49:00Z"/>
          <w:lang w:val="en-US"/>
        </w:rPr>
      </w:pPr>
    </w:p>
    <w:p w14:paraId="16550F89" w14:textId="77777777" w:rsidR="0044596F" w:rsidRPr="00E61AD8" w:rsidRDefault="0044596F" w:rsidP="0044596F">
      <w:pPr>
        <w:rPr>
          <w:ins w:id="1123" w:author="Jeff Wootton" w:date="2024-09-09T11:49:00Z" w16du:dateUtc="2024-09-09T09:49:00Z"/>
          <w:lang w:val="en-US"/>
        </w:rPr>
      </w:pPr>
    </w:p>
    <w:p w14:paraId="5841AF71" w14:textId="77777777" w:rsidR="0044596F" w:rsidRPr="00E61AD8" w:rsidRDefault="0044596F" w:rsidP="0044596F">
      <w:pPr>
        <w:rPr>
          <w:ins w:id="1124" w:author="Jeff Wootton" w:date="2024-09-09T11:49:00Z" w16du:dateUtc="2024-09-09T09:49:00Z"/>
          <w:lang w:val="en-US"/>
        </w:rPr>
      </w:pPr>
    </w:p>
    <w:p w14:paraId="6AF4767D" w14:textId="77777777" w:rsidR="0044596F" w:rsidRPr="00E61AD8" w:rsidRDefault="0044596F" w:rsidP="0044596F">
      <w:pPr>
        <w:rPr>
          <w:ins w:id="1125" w:author="Jeff Wootton" w:date="2024-09-09T11:49:00Z" w16du:dateUtc="2024-09-09T09:49:00Z"/>
          <w:lang w:val="en-US"/>
        </w:rPr>
      </w:pPr>
    </w:p>
    <w:p w14:paraId="3F727D97" w14:textId="77777777" w:rsidR="0044596F" w:rsidRPr="00E61AD8" w:rsidRDefault="0044596F" w:rsidP="0044596F">
      <w:pPr>
        <w:rPr>
          <w:ins w:id="1126" w:author="Jeff Wootton" w:date="2024-09-09T11:49:00Z" w16du:dateUtc="2024-09-09T09:49:00Z"/>
          <w:lang w:val="en-US"/>
        </w:rPr>
      </w:pPr>
    </w:p>
    <w:p w14:paraId="2648DE27" w14:textId="77777777" w:rsidR="0044596F" w:rsidRDefault="0044596F" w:rsidP="0044596F">
      <w:pPr>
        <w:rPr>
          <w:ins w:id="1127" w:author="Jeff Wootton" w:date="2024-09-09T11:49:00Z" w16du:dateUtc="2024-09-09T09:49:00Z"/>
          <w:lang w:val="en-US"/>
        </w:rPr>
      </w:pPr>
    </w:p>
    <w:p w14:paraId="547F3EE8" w14:textId="77777777" w:rsidR="0044596F" w:rsidRPr="00E61AD8" w:rsidRDefault="0044596F" w:rsidP="0044596F">
      <w:pPr>
        <w:rPr>
          <w:ins w:id="1128" w:author="Jeff Wootton" w:date="2024-09-09T11:49:00Z" w16du:dateUtc="2024-09-09T09:49:00Z"/>
          <w:lang w:val="en-US"/>
        </w:rPr>
      </w:pPr>
    </w:p>
    <w:p w14:paraId="309D21B9" w14:textId="77777777" w:rsidR="0044596F" w:rsidRPr="00E61AD8" w:rsidRDefault="0044596F" w:rsidP="0044596F">
      <w:pPr>
        <w:rPr>
          <w:ins w:id="1129" w:author="Jeff Wootton" w:date="2024-09-09T11:49:00Z" w16du:dateUtc="2024-09-09T09:49:00Z"/>
          <w:lang w:val="en-US"/>
        </w:rPr>
      </w:pPr>
    </w:p>
    <w:p w14:paraId="17238F13" w14:textId="77777777" w:rsidR="0044596F" w:rsidRPr="00E61AD8" w:rsidRDefault="0044596F" w:rsidP="0044596F">
      <w:pPr>
        <w:rPr>
          <w:ins w:id="1130" w:author="Jeff Wootton" w:date="2024-09-09T11:49:00Z" w16du:dateUtc="2024-09-09T09:49:00Z"/>
          <w:lang w:val="en-US"/>
        </w:rPr>
      </w:pPr>
    </w:p>
    <w:p w14:paraId="4A348FB6" w14:textId="77777777" w:rsidR="0044596F" w:rsidRPr="00E61AD8" w:rsidRDefault="0044596F" w:rsidP="0044596F">
      <w:pPr>
        <w:rPr>
          <w:ins w:id="1131" w:author="Jeff Wootton" w:date="2024-09-09T11:49:00Z" w16du:dateUtc="2024-09-09T09:49:00Z"/>
          <w:lang w:val="en-US"/>
        </w:rPr>
      </w:pPr>
    </w:p>
    <w:p w14:paraId="5D7A21B7" w14:textId="77777777" w:rsidR="0044596F" w:rsidRPr="00E61AD8" w:rsidRDefault="0044596F" w:rsidP="0044596F">
      <w:pPr>
        <w:rPr>
          <w:ins w:id="1132" w:author="Jeff Wootton" w:date="2024-09-09T11:49:00Z" w16du:dateUtc="2024-09-09T09:49:00Z"/>
          <w:lang w:val="en-US"/>
        </w:rPr>
      </w:pPr>
    </w:p>
    <w:p w14:paraId="316C5933" w14:textId="77777777" w:rsidR="0044596F" w:rsidRPr="00E61AD8" w:rsidRDefault="0044596F" w:rsidP="0044596F">
      <w:pPr>
        <w:rPr>
          <w:ins w:id="1133" w:author="Jeff Wootton" w:date="2024-09-09T11:49:00Z" w16du:dateUtc="2024-09-09T09:49:00Z"/>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ins w:id="1134" w:author="Jeff Wootton" w:date="2024-09-09T11:49:00Z" w16du:dateUtc="2024-09-09T09:49:00Z"/>
          <w:sz w:val="22"/>
          <w:lang w:eastAsia="en-GB"/>
        </w:rPr>
      </w:pPr>
      <w:ins w:id="1135" w:author="Jeff Wootton" w:date="2024-09-09T11:49:00Z" w16du:dateUtc="2024-09-09T09:49:00Z">
        <w:r w:rsidRPr="00E61AD8">
          <w:rPr>
            <w:sz w:val="22"/>
            <w:lang w:eastAsia="en-GB"/>
          </w:rPr>
          <w:tab/>
          <w:t>Page intentionally left blank</w:t>
        </w:r>
      </w:ins>
    </w:p>
    <w:p w14:paraId="2E07BA55" w14:textId="77777777" w:rsidR="0044596F" w:rsidRPr="00E61AD8" w:rsidRDefault="0044596F" w:rsidP="0044596F">
      <w:pPr>
        <w:rPr>
          <w:ins w:id="1136" w:author="Jeff Wootton" w:date="2024-09-09T11:49:00Z" w16du:dateUtc="2024-09-09T09:49:00Z"/>
          <w:lang w:val="en-US"/>
        </w:rPr>
      </w:pPr>
    </w:p>
    <w:p w14:paraId="1D8A5A14" w14:textId="77777777" w:rsidR="00213DE2" w:rsidRDefault="00213DE2" w:rsidP="00195D9D">
      <w:pPr>
        <w:spacing w:before="0"/>
        <w:rPr>
          <w:ins w:id="1137" w:author="Jeff Wootton" w:date="2024-09-09T11:48:00Z" w16du:dateUtc="2024-09-09T09:48:00Z"/>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138" w:name="_Toc172898019"/>
      <w:bookmarkStart w:id="1139" w:name="_Ref534271179"/>
      <w:bookmarkStart w:id="1140" w:name="_Ref534271191"/>
      <w:bookmarkStart w:id="1141" w:name="_Toc127463829"/>
      <w:bookmarkStart w:id="1142" w:name="_Toc128125455"/>
      <w:bookmarkStart w:id="1143" w:name="_Toc141176180"/>
      <w:bookmarkStart w:id="1144" w:name="_Toc141176335"/>
      <w:bookmarkStart w:id="1145" w:name="_Toc141176966"/>
      <w:bookmarkStart w:id="1146" w:name="_Toc176796677"/>
      <w:bookmarkEnd w:id="1138"/>
      <w:r w:rsidRPr="00A4129D">
        <w:lastRenderedPageBreak/>
        <w:t>Application Schema</w:t>
      </w:r>
      <w:bookmarkEnd w:id="1116"/>
      <w:bookmarkEnd w:id="1117"/>
      <w:bookmarkEnd w:id="1139"/>
      <w:bookmarkEnd w:id="1140"/>
      <w:bookmarkEnd w:id="1141"/>
      <w:bookmarkEnd w:id="1142"/>
      <w:bookmarkEnd w:id="1143"/>
      <w:bookmarkEnd w:id="1144"/>
      <w:bookmarkEnd w:id="1145"/>
      <w:bookmarkEnd w:id="1146"/>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6440A8F2" w:rsidR="00944ABD" w:rsidRDefault="00562A84" w:rsidP="00841212">
      <w:pPr>
        <w:keepNext/>
        <w:ind w:left="-567"/>
        <w:jc w:val="center"/>
      </w:pPr>
      <w:ins w:id="1147" w:author="Jason Rhee" w:date="2024-08-28T15:14:00Z" w16du:dateUtc="2024-08-28T05:14:00Z">
        <w:r>
          <w:rPr>
            <w:noProof/>
          </w:rPr>
          <w:lastRenderedPageBreak/>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ins>
      <w:del w:id="1148" w:author="Jason Rhee" w:date="2024-08-28T15:14:00Z" w16du:dateUtc="2024-08-28T05:14:00Z">
        <w:r w:rsidR="00371A32" w:rsidDel="00CF0AF3">
          <w:rPr>
            <w:noProof/>
          </w:rPr>
          <w:lastRenderedPageBreak/>
          <w:drawing>
            <wp:inline distT="0" distB="0" distL="0" distR="0" wp14:anchorId="634ACBC3" wp14:editId="69D296B2">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del>
    </w:p>
    <w:p w14:paraId="7627DB61" w14:textId="77777777" w:rsidR="006E5801" w:rsidRDefault="009C68D7" w:rsidP="00195D9D">
      <w:pPr>
        <w:pStyle w:val="Caption"/>
        <w:spacing w:line="240" w:lineRule="auto"/>
        <w:jc w:val="center"/>
        <w:rPr>
          <w:i/>
          <w:sz w:val="18"/>
          <w:szCs w:val="18"/>
        </w:rPr>
        <w:sectPr w:rsidR="006E5801" w:rsidSect="00575D8C">
          <w:headerReference w:type="even" r:id="rId31"/>
          <w:headerReference w:type="default" r:id="rId32"/>
          <w:footerReference w:type="even" r:id="rId33"/>
          <w:footerReference w:type="default" r:id="rId34"/>
          <w:pgSz w:w="16838" w:h="11906" w:orient="landscape"/>
          <w:pgMar w:top="1400" w:right="1440" w:bottom="1418" w:left="1440" w:header="720" w:footer="720" w:gutter="0"/>
          <w:cols w:space="720"/>
          <w:docGrid w:linePitch="272"/>
        </w:sectPr>
      </w:pPr>
      <w:bookmarkStart w:id="1149" w:name="_Ref534270722"/>
      <w:bookmarkStart w:id="1150"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149"/>
      <w:r w:rsidRPr="00195D9D">
        <w:rPr>
          <w:i/>
          <w:sz w:val="18"/>
          <w:szCs w:val="18"/>
        </w:rPr>
        <w:t>. S-129 Data Model</w:t>
      </w:r>
      <w:bookmarkEnd w:id="1150"/>
    </w:p>
    <w:p w14:paraId="5B787C87" w14:textId="77777777" w:rsidR="00453950" w:rsidRDefault="00453950" w:rsidP="002721B0">
      <w:pPr>
        <w:pStyle w:val="Heading3"/>
      </w:pPr>
      <w:bookmarkStart w:id="1151"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152"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152"/>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153" w:author="Jason Rhee" w:date="2024-08-23T10:16:00Z" w16du:dateUtc="2024-08-23T00:16:00Z">
              <w:r w:rsidRPr="00B061FF" w:rsidDel="001F59C6">
                <w:rPr>
                  <w:rFonts w:cs="Arial"/>
                  <w:sz w:val="18"/>
                  <w:szCs w:val="18"/>
                </w:rPr>
                <w:delText>SimpleAttribute</w:delText>
              </w:r>
            </w:del>
            <w:ins w:id="1154" w:author="Jason Rhee" w:date="2024-08-23T10:16:00Z" w16du:dateUtc="2024-08-23T00:16:00Z">
              <w:r w:rsidR="001F59C6">
                <w:rPr>
                  <w:rFonts w:cs="Arial"/>
                  <w:sz w:val="18"/>
                  <w:szCs w:val="18"/>
                </w:rPr>
                <w:t>Complex</w:t>
              </w:r>
              <w:r w:rsidR="001F59C6" w:rsidRPr="00B061FF">
                <w:rPr>
                  <w:rFonts w:cs="Arial"/>
                  <w:sz w:val="18"/>
                  <w:szCs w:val="18"/>
                </w:rPr>
                <w:t>Attribute</w:t>
              </w:r>
            </w:ins>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155" w:author="Jason Rhee" w:date="2024-08-23T10:16:00Z" w16du:dateUtc="2024-08-23T00:16:00Z">
              <w:r w:rsidRPr="00B061FF" w:rsidDel="001F59C6">
                <w:rPr>
                  <w:rFonts w:cs="Arial"/>
                  <w:sz w:val="18"/>
                  <w:szCs w:val="18"/>
                </w:rPr>
                <w:delText>name</w:delText>
              </w:r>
            </w:del>
            <w:ins w:id="1156" w:author="Jason Rhee" w:date="2024-08-23T10:16:00Z" w16du:dateUtc="2024-08-23T00:16:00Z">
              <w:r w:rsidR="001F59C6">
                <w:rPr>
                  <w:rFonts w:cs="Arial"/>
                  <w:sz w:val="18"/>
                  <w:szCs w:val="18"/>
                </w:rPr>
                <w:t>featureN</w:t>
              </w:r>
              <w:r w:rsidR="001F59C6" w:rsidRPr="00B061FF">
                <w:rPr>
                  <w:rFonts w:cs="Arial"/>
                  <w:sz w:val="18"/>
                  <w:szCs w:val="18"/>
                </w:rPr>
                <w:t>ame</w:t>
              </w:r>
            </w:ins>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157"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158"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ins w:id="1159" w:author="Jason Rhee" w:date="2024-08-23T10:18:00Z" w16du:dateUtc="2024-08-23T00:18:00Z">
              <w:r>
                <w:rPr>
                  <w:rFonts w:cs="Arial"/>
                  <w:sz w:val="18"/>
                  <w:szCs w:val="18"/>
                </w:rPr>
                <w:t>featureN</w:t>
              </w:r>
              <w:r w:rsidRPr="00B061FF">
                <w:rPr>
                  <w:rFonts w:cs="Arial"/>
                  <w:sz w:val="18"/>
                  <w:szCs w:val="18"/>
                </w:rPr>
                <w:t>ame</w:t>
              </w:r>
            </w:ins>
            <w:del w:id="1160"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rPr>
          <w:ins w:id="1161" w:author="Jeff Wootton" w:date="2024-09-09T11:50:00Z" w16du:dateUtc="2024-09-09T09:50:00Z"/>
        </w:rPr>
      </w:pPr>
    </w:p>
    <w:p w14:paraId="230C2D6A" w14:textId="77777777" w:rsidR="00BE3113" w:rsidRDefault="00BE3113">
      <w:pPr>
        <w:spacing w:before="0" w:after="0"/>
        <w:jc w:val="left"/>
        <w:rPr>
          <w:ins w:id="1162" w:author="Jeff Wootton" w:date="2024-09-09T11:50:00Z" w16du:dateUtc="2024-09-09T09:50:00Z"/>
        </w:rPr>
      </w:pPr>
      <w:ins w:id="1163" w:author="Jeff Wootton" w:date="2024-09-09T11:50:00Z" w16du:dateUtc="2024-09-09T09:50:00Z">
        <w:r>
          <w:br w:type="page"/>
        </w:r>
      </w:ins>
    </w:p>
    <w:p w14:paraId="64964CB9" w14:textId="77777777" w:rsidR="006E5801" w:rsidRDefault="006E5801" w:rsidP="001B3B1F">
      <w:pPr>
        <w:spacing w:before="0"/>
        <w:rPr>
          <w:ins w:id="1164" w:author="Jeff Wootton" w:date="2024-09-09T11:49:00Z" w16du:dateUtc="2024-09-09T09:49:00Z"/>
        </w:rPr>
      </w:pPr>
    </w:p>
    <w:p w14:paraId="13F5D2FF" w14:textId="77777777" w:rsidR="00BE3113" w:rsidRDefault="00BE3113" w:rsidP="00BE3113">
      <w:pPr>
        <w:rPr>
          <w:ins w:id="1165" w:author="Jeff Wootton" w:date="2024-09-09T11:50:00Z" w16du:dateUtc="2024-09-09T09:50:00Z"/>
        </w:rPr>
      </w:pPr>
    </w:p>
    <w:p w14:paraId="58AC2BDF" w14:textId="77777777" w:rsidR="00BE3113" w:rsidRDefault="00BE3113" w:rsidP="00BE3113">
      <w:pPr>
        <w:rPr>
          <w:ins w:id="1166" w:author="Jeff Wootton" w:date="2024-09-09T11:50:00Z" w16du:dateUtc="2024-09-09T09:50:00Z"/>
        </w:rPr>
      </w:pPr>
    </w:p>
    <w:p w14:paraId="601BDC6E" w14:textId="77777777" w:rsidR="00BE3113" w:rsidRDefault="00BE3113" w:rsidP="00BE3113">
      <w:pPr>
        <w:rPr>
          <w:ins w:id="1167" w:author="Jeff Wootton" w:date="2024-09-09T11:50:00Z" w16du:dateUtc="2024-09-09T09:50:00Z"/>
        </w:rPr>
      </w:pPr>
    </w:p>
    <w:p w14:paraId="27E460AC" w14:textId="77777777" w:rsidR="00BE3113" w:rsidRDefault="00BE3113" w:rsidP="00BE3113">
      <w:pPr>
        <w:rPr>
          <w:ins w:id="1168" w:author="Jeff Wootton" w:date="2024-09-09T11:50:00Z" w16du:dateUtc="2024-09-09T09:50:00Z"/>
        </w:rPr>
      </w:pPr>
    </w:p>
    <w:p w14:paraId="7F5D71DC" w14:textId="77777777" w:rsidR="00BE3113" w:rsidRDefault="00BE3113" w:rsidP="00BE3113">
      <w:pPr>
        <w:rPr>
          <w:ins w:id="1169" w:author="Jeff Wootton" w:date="2024-09-09T11:50:00Z" w16du:dateUtc="2024-09-09T09:50:00Z"/>
        </w:rPr>
      </w:pPr>
    </w:p>
    <w:p w14:paraId="3EE5FAC9" w14:textId="77777777" w:rsidR="00BE3113" w:rsidRDefault="00BE3113" w:rsidP="00BE3113">
      <w:pPr>
        <w:rPr>
          <w:ins w:id="1170" w:author="Jeff Wootton" w:date="2024-09-09T11:50:00Z" w16du:dateUtc="2024-09-09T09:50:00Z"/>
        </w:rPr>
      </w:pPr>
    </w:p>
    <w:p w14:paraId="17D2C039" w14:textId="77777777" w:rsidR="00BE3113" w:rsidRDefault="00BE3113" w:rsidP="00BE3113">
      <w:pPr>
        <w:rPr>
          <w:ins w:id="1171" w:author="Jeff Wootton" w:date="2024-09-09T11:50:00Z" w16du:dateUtc="2024-09-09T09:50:00Z"/>
        </w:rPr>
      </w:pPr>
    </w:p>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ins w:id="1172" w:author="Jeff Wootton" w:date="2024-09-09T11:50:00Z" w16du:dateUtc="2024-09-09T09:50:00Z"/>
          <w:sz w:val="22"/>
          <w:lang w:eastAsia="en-GB"/>
        </w:rPr>
      </w:pPr>
      <w:ins w:id="1173" w:author="Jeff Wootton" w:date="2024-09-09T11:50:00Z" w16du:dateUtc="2024-09-09T09:50:00Z">
        <w:r w:rsidRPr="00E61AD8">
          <w:rPr>
            <w:sz w:val="22"/>
            <w:lang w:eastAsia="en-GB"/>
          </w:rPr>
          <w:t>Page intentionally left blank</w:t>
        </w:r>
      </w:ins>
    </w:p>
    <w:p w14:paraId="252F8323" w14:textId="77777777" w:rsidR="00BE3113" w:rsidRDefault="00BE3113" w:rsidP="00BE3113">
      <w:pPr>
        <w:rPr>
          <w:ins w:id="1174" w:author="Jeff Wootton" w:date="2024-09-09T11:50:00Z" w16du:dateUtc="2024-09-09T09:50:00Z"/>
        </w:rPr>
      </w:pPr>
    </w:p>
    <w:p w14:paraId="3CD99705" w14:textId="77777777" w:rsidR="00BE3113" w:rsidRDefault="00BE3113" w:rsidP="001B3B1F">
      <w:pPr>
        <w:spacing w:before="0"/>
        <w:sectPr w:rsidR="00BE3113" w:rsidSect="00800E35">
          <w:headerReference w:type="default" r:id="rId35"/>
          <w:footerReference w:type="default" r:id="rId36"/>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175" w:author="Jason Rhee" w:date="2024-08-23T10:20:00Z" w16du:dateUtc="2024-08-23T00:20:00Z">
        <w:r w:rsidR="00222AAC">
          <w:t xml:space="preserve"> </w:t>
        </w:r>
      </w:ins>
      <w:r w:rsidRPr="00D129DC">
        <w:t>Time</w:t>
      </w:r>
      <w:ins w:id="1176"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177" w:author="Jason Rhee" w:date="2024-08-23T10:19:00Z" w16du:dateUtc="2024-08-23T00:19:00Z"/>
        </w:rPr>
      </w:pPr>
    </w:p>
    <w:p w14:paraId="3EBDBE2B" w14:textId="4AFEA3E2" w:rsidR="00222AAC" w:rsidRDefault="00222AAC" w:rsidP="00222AAC">
      <w:pPr>
        <w:pStyle w:val="Heading4"/>
        <w:rPr>
          <w:ins w:id="1178" w:author="Jason Rhee" w:date="2024-08-23T10:20:00Z" w16du:dateUtc="2024-08-23T00:20:00Z"/>
        </w:rPr>
      </w:pPr>
      <w:ins w:id="1179"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180"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181" w:author="Jason Rhee" w:date="2024-08-23T10:20:00Z" w16du:dateUtc="2024-08-23T00:20:00Z"/>
                <w:rFonts w:cs="Arial"/>
                <w:b/>
                <w:sz w:val="18"/>
                <w:szCs w:val="18"/>
              </w:rPr>
            </w:pPr>
            <w:ins w:id="1182"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183" w:author="Jason Rhee" w:date="2024-08-23T10:20:00Z" w16du:dateUtc="2024-08-23T00:20:00Z"/>
                <w:rFonts w:cs="Arial"/>
                <w:b/>
                <w:sz w:val="18"/>
                <w:szCs w:val="18"/>
              </w:rPr>
            </w:pPr>
            <w:ins w:id="1184"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185" w:author="Jason Rhee" w:date="2024-08-23T10:20:00Z" w16du:dateUtc="2024-08-23T00:20:00Z"/>
                <w:rFonts w:cs="Arial"/>
                <w:b/>
                <w:sz w:val="18"/>
                <w:szCs w:val="18"/>
              </w:rPr>
            </w:pPr>
            <w:ins w:id="1186"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187" w:author="Jason Rhee" w:date="2024-08-23T10:20:00Z" w16du:dateUtc="2024-08-23T00:20:00Z"/>
                <w:rFonts w:cs="Arial"/>
                <w:b/>
                <w:sz w:val="18"/>
                <w:szCs w:val="18"/>
              </w:rPr>
            </w:pPr>
            <w:ins w:id="1188"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189" w:author="Jason Rhee" w:date="2024-08-23T10:20:00Z" w16du:dateUtc="2024-08-23T00:20:00Z"/>
                <w:rFonts w:cs="Arial"/>
                <w:b/>
                <w:sz w:val="18"/>
                <w:szCs w:val="18"/>
              </w:rPr>
            </w:pPr>
            <w:ins w:id="1190"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191" w:author="Jason Rhee" w:date="2024-08-23T10:20:00Z" w16du:dateUtc="2024-08-23T00:20:00Z"/>
                <w:rFonts w:cs="Arial"/>
                <w:b/>
                <w:sz w:val="18"/>
                <w:szCs w:val="18"/>
              </w:rPr>
            </w:pPr>
            <w:ins w:id="1192" w:author="Jason Rhee" w:date="2024-08-23T10:20:00Z" w16du:dateUtc="2024-08-23T00:20:00Z">
              <w:r w:rsidRPr="00891B68">
                <w:rPr>
                  <w:rFonts w:cs="Arial"/>
                  <w:b/>
                  <w:sz w:val="18"/>
                  <w:szCs w:val="18"/>
                </w:rPr>
                <w:t>Remarks</w:t>
              </w:r>
            </w:ins>
          </w:p>
        </w:tc>
      </w:tr>
      <w:tr w:rsidR="00202119" w:rsidRPr="00891B68" w14:paraId="047487E0" w14:textId="77777777" w:rsidTr="00CD1392">
        <w:trPr>
          <w:ins w:id="1193" w:author="Jason Rhee" w:date="2024-08-23T10:20:00Z"/>
        </w:trPr>
        <w:tc>
          <w:tcPr>
            <w:tcW w:w="1597" w:type="dxa"/>
          </w:tcPr>
          <w:p w14:paraId="220A0781" w14:textId="77777777" w:rsidR="00222AAC" w:rsidRPr="00891B68" w:rsidRDefault="00222AAC" w:rsidP="00142DD3">
            <w:pPr>
              <w:spacing w:before="60" w:after="60" w:line="240" w:lineRule="auto"/>
              <w:rPr>
                <w:ins w:id="1194" w:author="Jason Rhee" w:date="2024-08-23T10:20:00Z" w16du:dateUtc="2024-08-23T00:20:00Z"/>
                <w:rFonts w:cs="Arial"/>
                <w:sz w:val="18"/>
                <w:szCs w:val="18"/>
              </w:rPr>
            </w:pPr>
            <w:ins w:id="1195" w:author="Jason Rhee" w:date="2024-08-23T10:20:00Z" w16du:dateUtc="2024-08-23T00:20:00Z">
              <w:r w:rsidRPr="00891B68">
                <w:rPr>
                  <w:rFonts w:cs="Arial"/>
                  <w:sz w:val="18"/>
                  <w:szCs w:val="18"/>
                </w:rPr>
                <w:t>ComplexAttribute</w:t>
              </w:r>
            </w:ins>
          </w:p>
        </w:tc>
        <w:tc>
          <w:tcPr>
            <w:tcW w:w="1375" w:type="dxa"/>
          </w:tcPr>
          <w:p w14:paraId="75CEA0AC" w14:textId="790E67B8" w:rsidR="00222AAC" w:rsidRPr="00891B68" w:rsidRDefault="00222AAC" w:rsidP="00142DD3">
            <w:pPr>
              <w:spacing w:before="60" w:after="60" w:line="240" w:lineRule="auto"/>
              <w:rPr>
                <w:ins w:id="1196" w:author="Jason Rhee" w:date="2024-08-23T10:20:00Z" w16du:dateUtc="2024-08-23T00:20:00Z"/>
                <w:rFonts w:cs="Arial"/>
                <w:sz w:val="18"/>
                <w:szCs w:val="18"/>
              </w:rPr>
            </w:pPr>
            <w:ins w:id="1197" w:author="Jason Rhee" w:date="2024-08-23T10:20:00Z" w16du:dateUtc="2024-08-23T00:20:00Z">
              <w:r>
                <w:rPr>
                  <w:rFonts w:cs="Arial"/>
                  <w:sz w:val="18"/>
                  <w:szCs w:val="18"/>
                </w:rPr>
                <w:t>featureName</w:t>
              </w:r>
            </w:ins>
          </w:p>
        </w:tc>
        <w:tc>
          <w:tcPr>
            <w:tcW w:w="3120" w:type="dxa"/>
          </w:tcPr>
          <w:p w14:paraId="12F6EB43" w14:textId="0CFC514E" w:rsidR="00222AAC" w:rsidRPr="00E6434E" w:rsidRDefault="00222AAC" w:rsidP="00CD1392">
            <w:pPr>
              <w:spacing w:before="60" w:after="60" w:line="240" w:lineRule="auto"/>
              <w:jc w:val="left"/>
              <w:rPr>
                <w:ins w:id="1198" w:author="Jason Rhee" w:date="2024-08-23T10:20:00Z" w16du:dateUtc="2024-08-23T00:20:00Z"/>
                <w:rFonts w:cs="Arial"/>
                <w:sz w:val="18"/>
                <w:szCs w:val="18"/>
              </w:rPr>
            </w:pPr>
            <w:ins w:id="1199"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200"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201"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202" w:author="Jason Rhee" w:date="2024-08-23T10:20:00Z" w16du:dateUtc="2024-08-23T00:20:00Z"/>
                <w:rFonts w:cs="Arial"/>
                <w:sz w:val="18"/>
                <w:szCs w:val="18"/>
              </w:rPr>
            </w:pPr>
          </w:p>
        </w:tc>
      </w:tr>
      <w:tr w:rsidR="00202119" w:rsidRPr="00891B68" w14:paraId="2DC1D11C" w14:textId="77777777" w:rsidTr="00CD1392">
        <w:trPr>
          <w:ins w:id="1203" w:author="Jason Rhee" w:date="2024-08-23T10:20:00Z"/>
        </w:trPr>
        <w:tc>
          <w:tcPr>
            <w:tcW w:w="1597" w:type="dxa"/>
          </w:tcPr>
          <w:p w14:paraId="7956B73B" w14:textId="77777777" w:rsidR="00222AAC" w:rsidRPr="00891B68" w:rsidRDefault="00222AAC" w:rsidP="00142DD3">
            <w:pPr>
              <w:spacing w:before="60" w:after="60" w:line="240" w:lineRule="auto"/>
              <w:rPr>
                <w:ins w:id="1204" w:author="Jason Rhee" w:date="2024-08-23T10:20:00Z" w16du:dateUtc="2024-08-23T00:20:00Z"/>
                <w:rFonts w:cs="Arial"/>
                <w:sz w:val="18"/>
                <w:szCs w:val="18"/>
              </w:rPr>
            </w:pPr>
            <w:ins w:id="1205"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206" w:author="Jason Rhee" w:date="2024-08-23T10:20:00Z" w16du:dateUtc="2024-08-23T00:20:00Z"/>
                <w:rFonts w:cs="Arial"/>
                <w:sz w:val="18"/>
                <w:szCs w:val="18"/>
              </w:rPr>
            </w:pPr>
            <w:ins w:id="1207" w:author="Jason Rhee" w:date="2024-08-23T10:22:00Z" w16du:dateUtc="2024-08-23T00:22:00Z">
              <w:r>
                <w:rPr>
                  <w:rFonts w:cs="Arial"/>
                  <w:sz w:val="18"/>
                  <w:szCs w:val="18"/>
                </w:rPr>
                <w:t>l</w:t>
              </w:r>
            </w:ins>
            <w:ins w:id="1208"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1209" w:author="Jason Rhee" w:date="2024-08-23T10:20:00Z" w16du:dateUtc="2024-08-23T00:20:00Z"/>
                <w:rFonts w:cs="Arial"/>
                <w:sz w:val="18"/>
                <w:szCs w:val="18"/>
                <w:lang w:val="en-US"/>
              </w:rPr>
            </w:pPr>
            <w:ins w:id="1210"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1211" w:author="Jason Rhee" w:date="2024-08-23T10:20:00Z" w16du:dateUtc="2024-08-23T00:20:00Z"/>
                <w:rFonts w:cs="Arial"/>
                <w:sz w:val="18"/>
                <w:szCs w:val="18"/>
              </w:rPr>
            </w:pPr>
            <w:ins w:id="1212"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1213" w:author="Jason Rhee" w:date="2024-08-23T10:20:00Z" w16du:dateUtc="2024-08-23T00:20:00Z"/>
                <w:rFonts w:cs="Arial"/>
                <w:sz w:val="18"/>
                <w:szCs w:val="18"/>
              </w:rPr>
            </w:pPr>
            <w:ins w:id="1214"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1215" w:author="Jason Rhee" w:date="2024-08-23T10:20:00Z" w16du:dateUtc="2024-08-23T00:20:00Z"/>
                <w:rFonts w:cs="Arial"/>
                <w:sz w:val="18"/>
                <w:szCs w:val="18"/>
              </w:rPr>
            </w:pPr>
          </w:p>
        </w:tc>
      </w:tr>
      <w:tr w:rsidR="00202119" w:rsidRPr="00891B68" w14:paraId="5F6495CC" w14:textId="77777777" w:rsidTr="00CD1392">
        <w:trPr>
          <w:ins w:id="1216" w:author="Jason Rhee" w:date="2024-08-23T10:20:00Z"/>
        </w:trPr>
        <w:tc>
          <w:tcPr>
            <w:tcW w:w="1597" w:type="dxa"/>
          </w:tcPr>
          <w:p w14:paraId="193BC6B1" w14:textId="77777777" w:rsidR="00222AAC" w:rsidRPr="00891B68" w:rsidRDefault="00222AAC" w:rsidP="00142DD3">
            <w:pPr>
              <w:spacing w:before="60" w:after="60" w:line="240" w:lineRule="auto"/>
              <w:rPr>
                <w:ins w:id="1217" w:author="Jason Rhee" w:date="2024-08-23T10:20:00Z" w16du:dateUtc="2024-08-23T00:20:00Z"/>
                <w:rFonts w:cs="Arial"/>
                <w:sz w:val="18"/>
                <w:szCs w:val="18"/>
              </w:rPr>
            </w:pPr>
            <w:ins w:id="1218"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1219" w:author="Jason Rhee" w:date="2024-08-23T10:20:00Z" w16du:dateUtc="2024-08-23T00:20:00Z"/>
                <w:rFonts w:cs="Arial"/>
                <w:sz w:val="18"/>
                <w:szCs w:val="18"/>
              </w:rPr>
            </w:pPr>
            <w:ins w:id="1220"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1221" w:author="Jason Rhee" w:date="2024-08-23T10:20:00Z" w16du:dateUtc="2024-08-23T00:20:00Z"/>
                <w:rFonts w:cs="Arial"/>
                <w:sz w:val="18"/>
                <w:szCs w:val="18"/>
              </w:rPr>
            </w:pPr>
            <w:ins w:id="1222"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1223" w:author="Jason Rhee" w:date="2024-08-23T10:20:00Z" w16du:dateUtc="2024-08-23T00:20:00Z"/>
                <w:rFonts w:cs="Arial"/>
                <w:sz w:val="18"/>
                <w:szCs w:val="18"/>
              </w:rPr>
            </w:pPr>
            <w:ins w:id="1224"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1225" w:author="Jason Rhee" w:date="2024-08-23T10:20:00Z" w16du:dateUtc="2024-08-23T00:20:00Z"/>
                <w:rFonts w:cs="Arial"/>
                <w:sz w:val="18"/>
                <w:szCs w:val="18"/>
              </w:rPr>
            </w:pPr>
            <w:ins w:id="1226"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1227" w:author="Jason Rhee" w:date="2024-08-23T10:20:00Z" w16du:dateUtc="2024-08-23T00:20:00Z"/>
                <w:rFonts w:cs="Arial"/>
                <w:sz w:val="18"/>
                <w:szCs w:val="18"/>
              </w:rPr>
            </w:pPr>
          </w:p>
        </w:tc>
      </w:tr>
      <w:tr w:rsidR="00202119" w:rsidRPr="00891B68" w14:paraId="32818E21" w14:textId="77777777" w:rsidTr="00CD1392">
        <w:trPr>
          <w:ins w:id="1228" w:author="Jason Rhee" w:date="2024-08-23T10:22:00Z"/>
        </w:trPr>
        <w:tc>
          <w:tcPr>
            <w:tcW w:w="1597" w:type="dxa"/>
          </w:tcPr>
          <w:p w14:paraId="23048BF9" w14:textId="20AEE53D" w:rsidR="00222AAC" w:rsidRPr="00891B68" w:rsidRDefault="00222AAC" w:rsidP="00142DD3">
            <w:pPr>
              <w:spacing w:before="60" w:after="60"/>
              <w:rPr>
                <w:ins w:id="1229" w:author="Jason Rhee" w:date="2024-08-23T10:22:00Z" w16du:dateUtc="2024-08-23T00:22:00Z"/>
                <w:rFonts w:cs="Arial"/>
                <w:sz w:val="18"/>
                <w:szCs w:val="18"/>
              </w:rPr>
            </w:pPr>
            <w:ins w:id="1230"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1231" w:author="Jason Rhee" w:date="2024-08-23T10:22:00Z" w16du:dateUtc="2024-08-23T00:22:00Z"/>
                <w:rFonts w:cs="Arial"/>
                <w:sz w:val="18"/>
                <w:szCs w:val="18"/>
              </w:rPr>
            </w:pPr>
            <w:ins w:id="1232" w:author="Jason Rhee" w:date="2024-08-23T10:22:00Z" w16du:dateUtc="2024-08-23T00:22:00Z">
              <w:r>
                <w:rPr>
                  <w:rFonts w:cs="Arial"/>
                  <w:sz w:val="18"/>
                  <w:szCs w:val="18"/>
                </w:rPr>
                <w:t>nameUsage</w:t>
              </w:r>
            </w:ins>
          </w:p>
        </w:tc>
        <w:tc>
          <w:tcPr>
            <w:tcW w:w="3120" w:type="dxa"/>
          </w:tcPr>
          <w:p w14:paraId="79A43DF9" w14:textId="41DD47CC" w:rsidR="00222AAC" w:rsidRPr="00891B68" w:rsidRDefault="00202119" w:rsidP="00CD1392">
            <w:pPr>
              <w:spacing w:before="60" w:after="60"/>
              <w:jc w:val="left"/>
              <w:rPr>
                <w:ins w:id="1233" w:author="Jason Rhee" w:date="2024-08-23T10:22:00Z" w16du:dateUtc="2024-08-23T00:22:00Z"/>
                <w:rFonts w:cs="Arial"/>
                <w:sz w:val="18"/>
                <w:szCs w:val="18"/>
              </w:rPr>
            </w:pPr>
            <w:ins w:id="1234" w:author="Jason Rhee" w:date="2024-08-23T10:24:00Z" w16du:dateUtc="2024-08-23T00:24:00Z">
              <w:r w:rsidRPr="00202119">
                <w:rPr>
                  <w:rFonts w:cs="Arial"/>
                  <w:sz w:val="18"/>
                  <w:szCs w:val="18"/>
                </w:rPr>
                <w:t>Classification of the type and display level of the name of a feature in an end-use</w:t>
              </w:r>
            </w:ins>
            <w:ins w:id="1235" w:author="Jason Rhee" w:date="2024-08-26T13:17:00Z" w16du:dateUtc="2024-08-26T03:17:00Z">
              <w:r w:rsidR="00CD1392">
                <w:rPr>
                  <w:rFonts w:cs="Arial"/>
                  <w:sz w:val="18"/>
                  <w:szCs w:val="18"/>
                </w:rPr>
                <w:t>r</w:t>
              </w:r>
            </w:ins>
            <w:ins w:id="1236"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1237" w:author="Jason Rhee" w:date="2024-08-23T10:22:00Z" w16du:dateUtc="2024-08-23T00:22:00Z"/>
                <w:rFonts w:cs="Arial"/>
                <w:sz w:val="18"/>
                <w:szCs w:val="18"/>
              </w:rPr>
            </w:pPr>
            <w:ins w:id="1238" w:author="Jason Rhee" w:date="2024-08-23T10:23:00Z" w16du:dateUtc="2024-08-23T00:23:00Z">
              <w:r>
                <w:rPr>
                  <w:rFonts w:cs="Arial"/>
                  <w:sz w:val="18"/>
                  <w:szCs w:val="18"/>
                </w:rPr>
                <w:t>[0..1]</w:t>
              </w:r>
            </w:ins>
          </w:p>
        </w:tc>
        <w:tc>
          <w:tcPr>
            <w:tcW w:w="1291" w:type="dxa"/>
          </w:tcPr>
          <w:p w14:paraId="38337DBC" w14:textId="38095D54" w:rsidR="00222AAC" w:rsidRPr="00891B68" w:rsidRDefault="00CB6DBF" w:rsidP="00142DD3">
            <w:pPr>
              <w:spacing w:before="60" w:after="60"/>
              <w:rPr>
                <w:ins w:id="1239" w:author="Jason Rhee" w:date="2024-08-23T10:22:00Z" w16du:dateUtc="2024-08-23T00:22:00Z"/>
                <w:rFonts w:cs="Arial"/>
                <w:sz w:val="18"/>
                <w:szCs w:val="18"/>
              </w:rPr>
            </w:pPr>
            <w:ins w:id="1240"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1241"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ins w:id="1242" w:author="Jason Rhee" w:date="2024-08-23T10:28:00Z" w16du:dateUtc="2024-08-23T00:28:00Z">
              <w:r w:rsidR="00B121B9">
                <w:rPr>
                  <w:rFonts w:cs="Arial"/>
                  <w:sz w:val="18"/>
                  <w:szCs w:val="18"/>
                </w:rPr>
                <w:t>0..</w:t>
              </w:r>
            </w:ins>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rPr>
          <w:ins w:id="1243" w:author="Jason Rhee" w:date="2024-08-23T10:27:00Z"/>
        </w:trPr>
        <w:tc>
          <w:tcPr>
            <w:tcW w:w="3681" w:type="dxa"/>
          </w:tcPr>
          <w:p w14:paraId="2C3171F1" w14:textId="3D8255FE" w:rsidR="00B121B9" w:rsidRPr="00891B68" w:rsidRDefault="00B121B9" w:rsidP="00891B68">
            <w:pPr>
              <w:spacing w:before="60" w:after="60"/>
              <w:jc w:val="left"/>
              <w:rPr>
                <w:ins w:id="1244" w:author="Jason Rhee" w:date="2024-08-23T10:27:00Z" w16du:dateUtc="2024-08-23T00:27:00Z"/>
                <w:sz w:val="18"/>
                <w:szCs w:val="18"/>
              </w:rPr>
            </w:pPr>
            <w:ins w:id="1245" w:author="Jason Rhee" w:date="2024-08-23T10:27:00Z" w16du:dateUtc="2024-08-23T00:27:00Z">
              <w:r>
                <w:rPr>
                  <w:sz w:val="18"/>
                  <w:szCs w:val="18"/>
                </w:rPr>
                <w:t>nameUsage</w:t>
              </w:r>
            </w:ins>
          </w:p>
        </w:tc>
        <w:tc>
          <w:tcPr>
            <w:tcW w:w="1559" w:type="dxa"/>
          </w:tcPr>
          <w:p w14:paraId="7FED00DD" w14:textId="3C25161D" w:rsidR="00B121B9" w:rsidRPr="00F8555F" w:rsidRDefault="00B121B9" w:rsidP="00891B68">
            <w:pPr>
              <w:spacing w:before="60" w:after="60"/>
              <w:jc w:val="left"/>
              <w:rPr>
                <w:ins w:id="1246" w:author="Jason Rhee" w:date="2024-08-23T10:27:00Z" w16du:dateUtc="2024-08-23T00:27:00Z"/>
                <w:rFonts w:cs="Arial"/>
                <w:sz w:val="18"/>
                <w:szCs w:val="18"/>
              </w:rPr>
            </w:pPr>
            <w:ins w:id="1247" w:author="Jason Rhee" w:date="2024-08-23T10:27:00Z" w16du:dateUtc="2024-08-23T00:27:00Z">
              <w:r w:rsidRPr="00202119">
                <w:rPr>
                  <w:rFonts w:cs="Arial"/>
                  <w:sz w:val="18"/>
                  <w:szCs w:val="18"/>
                </w:rPr>
                <w:t>Classification of the type and display level of the name of a feature in an end-use</w:t>
              </w:r>
            </w:ins>
            <w:ins w:id="1248" w:author="Jason Rhee" w:date="2024-08-26T13:17:00Z" w16du:dateUtc="2024-08-26T03:17:00Z">
              <w:r w:rsidR="00CD1392">
                <w:rPr>
                  <w:rFonts w:cs="Arial"/>
                  <w:sz w:val="18"/>
                  <w:szCs w:val="18"/>
                </w:rPr>
                <w:t>r</w:t>
              </w:r>
            </w:ins>
            <w:ins w:id="1249"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1250" w:author="Jason Rhee" w:date="2024-08-23T10:27:00Z" w16du:dateUtc="2024-08-23T00:27:00Z"/>
                <w:rFonts w:cs="Arial"/>
                <w:sz w:val="18"/>
                <w:szCs w:val="18"/>
              </w:rPr>
            </w:pPr>
            <w:ins w:id="1251" w:author="Jason Rhee" w:date="2024-08-23T10:28:00Z" w16du:dateUtc="2024-08-23T00:28:00Z">
              <w:r>
                <w:rPr>
                  <w:rFonts w:cs="Arial"/>
                  <w:sz w:val="18"/>
                  <w:szCs w:val="18"/>
                </w:rPr>
                <w:t>[0..1]</w:t>
              </w:r>
            </w:ins>
          </w:p>
        </w:tc>
        <w:tc>
          <w:tcPr>
            <w:tcW w:w="1276" w:type="dxa"/>
          </w:tcPr>
          <w:p w14:paraId="3ED9629B" w14:textId="044F9F6E" w:rsidR="00B121B9" w:rsidRPr="00891B68" w:rsidRDefault="004E1F84" w:rsidP="00891B68">
            <w:pPr>
              <w:spacing w:before="60" w:after="60"/>
              <w:jc w:val="left"/>
              <w:rPr>
                <w:ins w:id="1252" w:author="Jason Rhee" w:date="2024-08-23T10:27:00Z" w16du:dateUtc="2024-08-23T00:27:00Z"/>
                <w:rFonts w:cs="Arial"/>
                <w:sz w:val="18"/>
                <w:szCs w:val="18"/>
              </w:rPr>
            </w:pPr>
            <w:ins w:id="1253"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1254" w:author="Jason Rhee" w:date="2024-08-23T13:55:00Z" w16du:dateUtc="2024-08-23T03:55:00Z"/>
                <w:rFonts w:cs="Arial"/>
                <w:sz w:val="18"/>
                <w:szCs w:val="18"/>
              </w:rPr>
            </w:pPr>
            <w:ins w:id="1255" w:author="Jason Rhee" w:date="2024-08-23T13:54:00Z" w16du:dateUtc="2024-08-23T03:54:00Z">
              <w:r>
                <w:rPr>
                  <w:rFonts w:cs="Arial"/>
                  <w:sz w:val="18"/>
                  <w:szCs w:val="18"/>
                </w:rPr>
                <w:t>1:</w:t>
              </w:r>
              <w:r w:rsidR="007651A7">
                <w:rPr>
                  <w:rFonts w:cs="Arial"/>
                  <w:sz w:val="18"/>
                  <w:szCs w:val="18"/>
                </w:rPr>
                <w:t xml:space="preserve"> </w:t>
              </w:r>
            </w:ins>
            <w:ins w:id="1256" w:author="Jason Rhee" w:date="2024-08-23T13:54:00Z">
              <w:r w:rsidR="007651A7" w:rsidRPr="007651A7">
                <w:rPr>
                  <w:rFonts w:cs="Arial"/>
                  <w:sz w:val="18"/>
                  <w:szCs w:val="18"/>
                </w:rPr>
                <w:t>defaultNameDisplay</w:t>
              </w:r>
            </w:ins>
          </w:p>
          <w:p w14:paraId="34A897E5" w14:textId="05CCD333" w:rsidR="007651A7" w:rsidRPr="00891B68" w:rsidRDefault="007651A7" w:rsidP="00891B68">
            <w:pPr>
              <w:spacing w:before="60" w:after="60"/>
              <w:jc w:val="left"/>
              <w:rPr>
                <w:ins w:id="1257" w:author="Jason Rhee" w:date="2024-08-23T10:27:00Z" w16du:dateUtc="2024-08-23T00:27:00Z"/>
                <w:rFonts w:cs="Arial"/>
                <w:sz w:val="18"/>
                <w:szCs w:val="18"/>
              </w:rPr>
            </w:pPr>
            <w:ins w:id="1258" w:author="Jason Rhee" w:date="2024-08-23T13:55:00Z" w16du:dateUtc="2024-08-23T03:55:00Z">
              <w:r>
                <w:rPr>
                  <w:rFonts w:cs="Arial"/>
                  <w:sz w:val="18"/>
                  <w:szCs w:val="18"/>
                </w:rPr>
                <w:t xml:space="preserve">2: </w:t>
              </w:r>
            </w:ins>
            <w:ins w:id="1259" w:author="Jason Rhee" w:date="2024-08-23T13:55:00Z">
              <w:r w:rsidRPr="007651A7">
                <w:rPr>
                  <w:rFonts w:cs="Arial"/>
                  <w:sz w:val="18"/>
                  <w:szCs w:val="18"/>
                </w:rPr>
                <w:t>alternateNameDisplay</w:t>
              </w:r>
            </w:ins>
          </w:p>
        </w:tc>
      </w:tr>
    </w:tbl>
    <w:p w14:paraId="648D278F" w14:textId="77777777" w:rsidR="00B730E4" w:rsidRDefault="00B730E4" w:rsidP="00B730E4">
      <w:pPr>
        <w:spacing w:before="0" w:after="0"/>
      </w:pPr>
      <w:bookmarkStart w:id="1260" w:name="_Toc225648301"/>
      <w:bookmarkStart w:id="1261" w:name="_Toc225065158"/>
      <w:bookmarkStart w:id="1262" w:name="_Toc225648282"/>
      <w:bookmarkStart w:id="1263" w:name="_Toc225065139"/>
      <w:bookmarkEnd w:id="1151"/>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264" w:name="_Toc127463830"/>
      <w:bookmarkStart w:id="1265" w:name="_Toc128125456"/>
      <w:bookmarkStart w:id="1266" w:name="_Toc141176181"/>
      <w:bookmarkStart w:id="1267" w:name="_Toc141176336"/>
      <w:bookmarkStart w:id="1268" w:name="_Toc141176967"/>
      <w:bookmarkStart w:id="1269" w:name="_Toc176796678"/>
      <w:r w:rsidRPr="00A4129D">
        <w:t>F</w:t>
      </w:r>
      <w:r w:rsidR="00596942" w:rsidRPr="00A4129D">
        <w:t>eature Catalogue</w:t>
      </w:r>
      <w:bookmarkEnd w:id="1260"/>
      <w:bookmarkEnd w:id="1261"/>
      <w:bookmarkEnd w:id="1264"/>
      <w:bookmarkEnd w:id="1265"/>
      <w:bookmarkEnd w:id="1266"/>
      <w:bookmarkEnd w:id="1267"/>
      <w:bookmarkEnd w:id="1268"/>
      <w:bookmarkEnd w:id="1269"/>
    </w:p>
    <w:p w14:paraId="53FA5856" w14:textId="77777777" w:rsidR="00E65251" w:rsidRPr="009D1822" w:rsidRDefault="00E65251" w:rsidP="00B3435A">
      <w:pPr>
        <w:pStyle w:val="Heading2"/>
      </w:pPr>
      <w:bookmarkStart w:id="1270" w:name="_Toc127463831"/>
      <w:bookmarkStart w:id="1271" w:name="_Toc128125457"/>
      <w:bookmarkStart w:id="1272" w:name="_Toc141176182"/>
      <w:bookmarkStart w:id="1273" w:name="_Toc141176337"/>
      <w:bookmarkStart w:id="1274" w:name="_Toc141176968"/>
      <w:bookmarkStart w:id="1275" w:name="_Toc176796679"/>
      <w:r w:rsidRPr="009D1822">
        <w:t>Introduction</w:t>
      </w:r>
      <w:bookmarkEnd w:id="1270"/>
      <w:bookmarkEnd w:id="1271"/>
      <w:bookmarkEnd w:id="1272"/>
      <w:bookmarkEnd w:id="1273"/>
      <w:bookmarkEnd w:id="1274"/>
      <w:bookmarkEnd w:id="127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276" w:name="_Toc127463832"/>
      <w:bookmarkStart w:id="1277" w:name="_Toc128125458"/>
      <w:bookmarkStart w:id="1278" w:name="_Toc141176183"/>
      <w:bookmarkStart w:id="1279" w:name="_Toc141176338"/>
      <w:bookmarkStart w:id="1280" w:name="_Toc141176969"/>
      <w:bookmarkStart w:id="1281" w:name="_Toc176796680"/>
      <w:r w:rsidRPr="00A4129D">
        <w:t>Feature Types</w:t>
      </w:r>
      <w:bookmarkEnd w:id="1262"/>
      <w:bookmarkEnd w:id="1263"/>
      <w:bookmarkEnd w:id="1276"/>
      <w:bookmarkEnd w:id="1277"/>
      <w:bookmarkEnd w:id="1278"/>
      <w:bookmarkEnd w:id="1279"/>
      <w:bookmarkEnd w:id="1280"/>
      <w:bookmarkEnd w:id="128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282" w:name="_Toc225648283"/>
      <w:bookmarkStart w:id="128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282"/>
      <w:bookmarkEnd w:id="1283"/>
    </w:p>
    <w:p w14:paraId="46BDEEA9" w14:textId="77777777" w:rsidR="00D7007E" w:rsidRDefault="000771BD" w:rsidP="00060070">
      <w:pPr>
        <w:spacing w:before="0"/>
        <w:rPr>
          <w:lang w:val="en-US"/>
        </w:rPr>
      </w:pPr>
      <w:bookmarkStart w:id="1284" w:name="_Toc225648284"/>
      <w:bookmarkStart w:id="128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286" w:name="_Toc225648285"/>
      <w:bookmarkStart w:id="1287" w:name="_Toc225065142"/>
      <w:bookmarkEnd w:id="1284"/>
      <w:bookmarkEnd w:id="128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286"/>
      <w:bookmarkEnd w:id="128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288" w:name="_Toc225648292"/>
      <w:bookmarkStart w:id="1289" w:name="_Toc225065149"/>
      <w:r w:rsidRPr="00A4129D">
        <w:t>Attributes</w:t>
      </w:r>
      <w:bookmarkEnd w:id="1288"/>
      <w:bookmarkEnd w:id="128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1290" w:name="_Ref534199920"/>
      <w:bookmarkStart w:id="129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129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291"/>
    </w:p>
    <w:p w14:paraId="736C2653" w14:textId="77777777" w:rsidR="0079766C" w:rsidRDefault="007E0252" w:rsidP="00736EF6">
      <w:pPr>
        <w:spacing w:before="0"/>
        <w:rPr>
          <w:ins w:id="1292" w:author="Jason Rhee" w:date="2024-08-23T13:57:00Z" w16du:dateUtc="2024-08-23T03:57:00Z"/>
          <w:rFonts w:eastAsia="MS Mincho" w:cs="Arial"/>
          <w:szCs w:val="20"/>
          <w:lang w:val="en-GB"/>
        </w:rPr>
      </w:pPr>
      <w:bookmarkStart w:id="1293" w:name="_Toc2256482951"/>
      <w:bookmarkStart w:id="1294"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293"/>
      <w:bookmarkEnd w:id="1294"/>
      <w:r w:rsidR="0066549D">
        <w:rPr>
          <w:rFonts w:eastAsia="MS Mincho" w:cs="Arial"/>
          <w:szCs w:val="20"/>
          <w:lang w:val="en-GB"/>
        </w:rPr>
        <w:t xml:space="preserve">. </w:t>
      </w:r>
      <w:r>
        <w:rPr>
          <w:rFonts w:eastAsia="MS Mincho" w:cs="Arial"/>
          <w:szCs w:val="20"/>
          <w:lang w:val="en-GB"/>
        </w:rPr>
        <w:t xml:space="preserve">S-129 includes </w:t>
      </w:r>
      <w:ins w:id="1295" w:author="Jason Rhee" w:date="2024-08-23T13:56:00Z" w16du:dateUtc="2024-08-23T03:56:00Z">
        <w:r w:rsidR="007651A7">
          <w:rPr>
            <w:rFonts w:eastAsia="MS Mincho" w:cs="Arial"/>
            <w:szCs w:val="20"/>
            <w:lang w:val="en-GB"/>
          </w:rPr>
          <w:t xml:space="preserve">the following </w:t>
        </w:r>
      </w:ins>
      <w:del w:id="1296"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1297"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1298" w:author="Jason Rhee" w:date="2024-08-23T13:58:00Z" w16du:dateUtc="2024-08-23T03:58:00Z"/>
          <w:rFonts w:cs="Arial"/>
        </w:rPr>
      </w:pPr>
      <w:del w:id="1299"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del w:id="1300"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1301"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1302" w:author="Jason Rhee" w:date="2024-08-23T13:58:00Z" w16du:dateUtc="2024-08-23T03:58:00Z">
        <w:r w:rsidR="009154A5" w:rsidRPr="00F57849">
          <w:rPr>
            <w:rFonts w:cs="Arial"/>
          </w:rPr>
          <w:t>“</w:t>
        </w:r>
      </w:ins>
      <w:r w:rsidR="009F2A29" w:rsidRPr="00F57849">
        <w:rPr>
          <w:rFonts w:cs="Arial"/>
        </w:rPr>
        <w:t>timeStart</w:t>
      </w:r>
      <w:ins w:id="1303" w:author="Jason Rhee" w:date="2024-08-23T13:58:00Z" w16du:dateUtc="2024-08-23T03:58:00Z">
        <w:r w:rsidR="009154A5" w:rsidRPr="00F57849">
          <w:rPr>
            <w:rFonts w:cs="Arial"/>
          </w:rPr>
          <w:t>”</w:t>
        </w:r>
      </w:ins>
      <w:r w:rsidR="009F2A29" w:rsidRPr="00F57849">
        <w:rPr>
          <w:rFonts w:cs="Arial"/>
        </w:rPr>
        <w:t xml:space="preserve"> and </w:t>
      </w:r>
      <w:ins w:id="1304" w:author="Jason Rhee" w:date="2024-08-23T13:58:00Z" w16du:dateUtc="2024-08-23T03:58:00Z">
        <w:r w:rsidR="009154A5" w:rsidRPr="00F57849">
          <w:rPr>
            <w:rFonts w:cs="Arial"/>
          </w:rPr>
          <w:t>“</w:t>
        </w:r>
      </w:ins>
      <w:r w:rsidR="009F2A29" w:rsidRPr="00F57849">
        <w:rPr>
          <w:rFonts w:cs="Arial"/>
        </w:rPr>
        <w:t>timeEnd</w:t>
      </w:r>
      <w:del w:id="1305" w:author="Jason Rhee" w:date="2024-08-23T13:58:00Z" w16du:dateUtc="2024-08-23T03:58:00Z">
        <w:r w:rsidRPr="00F57849" w:rsidDel="009154A5">
          <w:rPr>
            <w:rFonts w:cs="Arial"/>
          </w:rPr>
          <w:delText>.</w:delText>
        </w:r>
      </w:del>
      <w:ins w:id="1306" w:author="Jason Rhee" w:date="2024-08-23T13:58:00Z" w16du:dateUtc="2024-08-23T03:58:00Z">
        <w:r w:rsidR="009154A5" w:rsidRPr="00F57849">
          <w:rPr>
            <w:rFonts w:cs="Arial"/>
          </w:rPr>
          <w:t>”</w:t>
        </w:r>
      </w:ins>
    </w:p>
    <w:p w14:paraId="4B08E4B4" w14:textId="20F25F9D" w:rsidR="00E86BB7" w:rsidRPr="00F57849" w:rsidRDefault="004D2A4B" w:rsidP="00F57849">
      <w:pPr>
        <w:pStyle w:val="ListParagraph"/>
        <w:numPr>
          <w:ilvl w:val="0"/>
          <w:numId w:val="81"/>
        </w:numPr>
        <w:spacing w:before="0"/>
      </w:pPr>
      <w:ins w:id="1307" w:author="Jason Rhee" w:date="2024-08-28T11:16:00Z" w16du:dateUtc="2024-08-28T01:16:00Z">
        <w:r>
          <w:rPr>
            <w:rFonts w:cs="Arial"/>
          </w:rPr>
          <w:t>featureName</w:t>
        </w:r>
      </w:ins>
      <w:ins w:id="1308" w:author="Jason Rhee" w:date="2024-08-23T13:58:00Z" w16du:dateUtc="2024-08-23T03:58:00Z">
        <w:r w:rsidR="00E86BB7" w:rsidRPr="00F57849">
          <w:rPr>
            <w:rFonts w:cs="Arial"/>
          </w:rPr>
          <w:t xml:space="preserve"> – contains simple attribut</w:t>
        </w:r>
        <w:r w:rsidR="009154A5" w:rsidRPr="00F57849">
          <w:rPr>
            <w:rFonts w:cs="Arial"/>
          </w:rPr>
          <w:t>es of “name”, “language”, and “nameUsage”</w:t>
        </w:r>
      </w:ins>
    </w:p>
    <w:p w14:paraId="26939BF7" w14:textId="61C9B531" w:rsidR="00041CAC" w:rsidRDefault="00383EF0" w:rsidP="005A22CE">
      <w:pPr>
        <w:pStyle w:val="note0"/>
        <w:jc w:val="center"/>
        <w:rPr>
          <w:rFonts w:cs="Arial"/>
          <w:i w:val="0"/>
          <w:color w:val="auto"/>
          <w:highlight w:val="yellow"/>
          <w:lang w:eastAsia="en-US"/>
        </w:rPr>
      </w:pPr>
      <w:del w:id="1309"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4453" cy="747258"/>
                      </a:xfrm>
                      <a:prstGeom prst="rect">
                        <a:avLst/>
                      </a:prstGeom>
                    </pic:spPr>
                  </pic:pic>
                </a:graphicData>
              </a:graphic>
            </wp:inline>
          </w:drawing>
        </w:r>
      </w:del>
      <w:ins w:id="1310" w:author="Jason Rhee" w:date="2024-08-28T15:18:00Z" w16du:dateUtc="2024-08-28T05:18:00Z">
        <w:r w:rsidR="00A431E7">
          <w:rPr>
            <w:rFonts w:cs="Arial"/>
            <w:i w:val="0"/>
            <w:noProof/>
            <w:color w:val="auto"/>
            <w:highlight w:val="yellow"/>
            <w:lang w:eastAsia="en-US"/>
          </w:rPr>
          <w:drawing>
            <wp:inline distT="0" distB="0" distL="0" distR="0" wp14:anchorId="75524D98" wp14:editId="76D4E059">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1311"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1312"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1313" w:name="_Toc127463833"/>
      <w:bookmarkStart w:id="1314" w:name="_Toc128125459"/>
      <w:bookmarkStart w:id="1315" w:name="_Toc141176184"/>
      <w:bookmarkStart w:id="1316" w:name="_Toc141176339"/>
      <w:bookmarkStart w:id="1317" w:name="_Toc141176970"/>
      <w:bookmarkStart w:id="1318" w:name="_Toc176796681"/>
      <w:r w:rsidRPr="003458C9">
        <w:t>Units of measure</w:t>
      </w:r>
      <w:bookmarkEnd w:id="1313"/>
      <w:bookmarkEnd w:id="1314"/>
      <w:bookmarkEnd w:id="1315"/>
      <w:bookmarkEnd w:id="1316"/>
      <w:bookmarkEnd w:id="1317"/>
      <w:bookmarkEnd w:id="1318"/>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319" w:name="_Toc127463834"/>
      <w:bookmarkStart w:id="1320" w:name="_Toc128125460"/>
      <w:bookmarkStart w:id="1321" w:name="_Toc141176185"/>
      <w:bookmarkStart w:id="1322" w:name="_Toc141176340"/>
      <w:bookmarkStart w:id="1323" w:name="_Toc141176971"/>
      <w:bookmarkStart w:id="1324" w:name="_Toc176796682"/>
      <w:bookmarkStart w:id="1325" w:name="_Toc225648315"/>
      <w:bookmarkStart w:id="1326" w:name="_Toc225065172"/>
      <w:r w:rsidRPr="003458C9">
        <w:t xml:space="preserve">Dataset </w:t>
      </w:r>
      <w:r w:rsidR="00C342BE" w:rsidRPr="003458C9">
        <w:t>Types</w:t>
      </w:r>
      <w:bookmarkEnd w:id="1319"/>
      <w:bookmarkEnd w:id="1320"/>
      <w:bookmarkEnd w:id="1321"/>
      <w:bookmarkEnd w:id="1322"/>
      <w:bookmarkEnd w:id="1323"/>
      <w:bookmarkEnd w:id="1324"/>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327" w:name="_Toc127463835"/>
      <w:bookmarkStart w:id="1328" w:name="_Toc128125461"/>
      <w:bookmarkStart w:id="1329" w:name="_Toc141176186"/>
      <w:bookmarkStart w:id="1330" w:name="_Toc141176341"/>
      <w:bookmarkStart w:id="1331" w:name="_Toc141176972"/>
      <w:bookmarkStart w:id="1332" w:name="_Toc176796683"/>
      <w:r w:rsidRPr="00D129DC">
        <w:t>Dataset Loading and Unloading</w:t>
      </w:r>
      <w:bookmarkEnd w:id="1327"/>
      <w:bookmarkEnd w:id="1328"/>
      <w:bookmarkEnd w:id="1329"/>
      <w:bookmarkEnd w:id="1330"/>
      <w:bookmarkEnd w:id="1331"/>
      <w:bookmarkEnd w:id="1332"/>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lastRenderedPageBreak/>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1333" w:name="_Toc127463836"/>
      <w:bookmarkStart w:id="1334" w:name="_Toc128125462"/>
      <w:bookmarkStart w:id="1335" w:name="_Toc141176187"/>
      <w:bookmarkStart w:id="1336" w:name="_Toc141176342"/>
      <w:bookmarkStart w:id="1337" w:name="_Toc141176973"/>
      <w:bookmarkStart w:id="1338" w:name="_Toc176796684"/>
      <w:r w:rsidRPr="003458C9">
        <w:t>Geometry</w:t>
      </w:r>
      <w:bookmarkEnd w:id="1325"/>
      <w:bookmarkEnd w:id="1326"/>
      <w:bookmarkEnd w:id="1333"/>
      <w:bookmarkEnd w:id="1334"/>
      <w:bookmarkEnd w:id="1335"/>
      <w:bookmarkEnd w:id="1336"/>
      <w:bookmarkEnd w:id="1337"/>
      <w:bookmarkEnd w:id="1338"/>
      <w:r w:rsidR="00F73215" w:rsidRPr="003458C9">
        <w:t xml:space="preserve"> </w:t>
      </w:r>
    </w:p>
    <w:p w14:paraId="430C04D4" w14:textId="77777777" w:rsidR="00941F24" w:rsidRDefault="007058EA" w:rsidP="00AC168D">
      <w:pPr>
        <w:pStyle w:val="note0"/>
        <w:spacing w:before="0"/>
        <w:rPr>
          <w:rFonts w:cs="Arial"/>
          <w:i w:val="0"/>
          <w:color w:val="auto"/>
        </w:rPr>
      </w:pPr>
      <w:bookmarkStart w:id="1339" w:name="_Toc288810288"/>
      <w:bookmarkStart w:id="1340" w:name="_Toc288812335"/>
      <w:r w:rsidRPr="00D129DC">
        <w:rPr>
          <w:rFonts w:cs="Arial"/>
          <w:i w:val="0"/>
          <w:color w:val="auto"/>
        </w:rPr>
        <w:t xml:space="preserve">Geometry in </w:t>
      </w:r>
      <w:bookmarkStart w:id="1341" w:name="_Toc225648316"/>
      <w:bookmarkStart w:id="1342" w:name="_Toc225065173"/>
      <w:bookmarkEnd w:id="1339"/>
      <w:bookmarkEnd w:id="1340"/>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1343" w:name="_Toc127463837"/>
      <w:bookmarkStart w:id="1344" w:name="_Toc128125463"/>
      <w:bookmarkStart w:id="1345" w:name="_Toc141176188"/>
      <w:bookmarkStart w:id="1346" w:name="_Toc141176343"/>
      <w:bookmarkStart w:id="1347" w:name="_Toc141176974"/>
      <w:bookmarkStart w:id="1348" w:name="_Toc176796685"/>
      <w:r w:rsidRPr="003458C9">
        <w:t>Coordinate Reference Systems</w:t>
      </w:r>
      <w:r w:rsidR="004504B9" w:rsidRPr="003458C9">
        <w:t xml:space="preserve"> (CRS)</w:t>
      </w:r>
      <w:bookmarkEnd w:id="1341"/>
      <w:bookmarkEnd w:id="1342"/>
      <w:bookmarkEnd w:id="1343"/>
      <w:bookmarkEnd w:id="1344"/>
      <w:bookmarkEnd w:id="1345"/>
      <w:bookmarkEnd w:id="1346"/>
      <w:bookmarkEnd w:id="1347"/>
      <w:bookmarkEnd w:id="1348"/>
    </w:p>
    <w:p w14:paraId="19626B6C" w14:textId="4FD851FF" w:rsidR="00E039A5" w:rsidRDefault="00E039A5" w:rsidP="00B3435A">
      <w:pPr>
        <w:pStyle w:val="Heading2"/>
      </w:pPr>
      <w:bookmarkStart w:id="1349" w:name="_Toc127463838"/>
      <w:bookmarkStart w:id="1350" w:name="_Toc128125464"/>
      <w:bookmarkStart w:id="1351" w:name="_Toc141176189"/>
      <w:bookmarkStart w:id="1352" w:name="_Toc141176344"/>
      <w:bookmarkStart w:id="1353" w:name="_Toc141176975"/>
      <w:bookmarkStart w:id="1354" w:name="_Toc176796686"/>
      <w:r>
        <w:t>Introduction</w:t>
      </w:r>
      <w:bookmarkEnd w:id="1349"/>
      <w:bookmarkEnd w:id="1350"/>
      <w:bookmarkEnd w:id="1351"/>
      <w:bookmarkEnd w:id="1352"/>
      <w:bookmarkEnd w:id="1353"/>
      <w:bookmarkEnd w:id="1354"/>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1355" w:name="_Toc288810277"/>
      <w:bookmarkStart w:id="1356"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1357" w:name="_Toc288810278"/>
      <w:bookmarkStart w:id="1358" w:name="_Toc288812325"/>
      <w:bookmarkEnd w:id="1355"/>
      <w:bookmarkEnd w:id="1356"/>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1359" w:name="_Toc288810280"/>
      <w:bookmarkStart w:id="1360" w:name="_Toc288812327"/>
      <w:bookmarkEnd w:id="1357"/>
      <w:bookmarkEnd w:id="1358"/>
      <w:r w:rsidRPr="00D129DC">
        <w:rPr>
          <w:rFonts w:cs="Arial"/>
          <w:szCs w:val="20"/>
        </w:rPr>
        <w:t>Coordi</w:t>
      </w:r>
      <w:r w:rsidR="00D96BD6">
        <w:rPr>
          <w:rFonts w:cs="Arial"/>
          <w:szCs w:val="20"/>
        </w:rPr>
        <w:t>nate reference system registry:</w:t>
      </w:r>
      <w:r w:rsidRPr="00D129DC">
        <w:rPr>
          <w:rFonts w:cs="Arial"/>
          <w:szCs w:val="20"/>
        </w:rPr>
        <w:tab/>
      </w:r>
      <w:hyperlink r:id="rId39" w:history="1">
        <w:r w:rsidRPr="00D129DC">
          <w:rPr>
            <w:rStyle w:val="Hyperlink"/>
            <w:rFonts w:cs="Arial"/>
            <w:b w:val="0"/>
            <w:szCs w:val="20"/>
            <w:lang w:val="en-US"/>
          </w:rPr>
          <w:t xml:space="preserve">EPSG Geodetic Parameter </w:t>
        </w:r>
        <w:bookmarkEnd w:id="1359"/>
        <w:bookmarkEnd w:id="1360"/>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1361" w:name="_Toc288810282"/>
      <w:bookmarkStart w:id="1362"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1361"/>
      <w:bookmarkEnd w:id="1362"/>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1363" w:name="_Toc288810283"/>
      <w:bookmarkStart w:id="1364"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1363"/>
      <w:bookmarkEnd w:id="1364"/>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1365" w:name="_Toc288810284"/>
      <w:bookmarkStart w:id="1366" w:name="_Toc288812331"/>
      <w:r w:rsidRPr="00D129DC">
        <w:rPr>
          <w:rStyle w:val="Label1Char"/>
          <w:rFonts w:cs="Arial"/>
          <w:sz w:val="20"/>
          <w:szCs w:val="20"/>
        </w:rPr>
        <w:t>URL:</w:t>
      </w:r>
      <w:bookmarkEnd w:id="1365"/>
      <w:bookmarkEnd w:id="1366"/>
      <w:r w:rsidR="00221A42" w:rsidRPr="00D129DC">
        <w:rPr>
          <w:rFonts w:cs="Arial"/>
          <w:szCs w:val="20"/>
        </w:rPr>
        <w:tab/>
      </w:r>
      <w:hyperlink r:id="rId40"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1367" w:name="_Geometric_representation_M"/>
      <w:bookmarkStart w:id="1368" w:name="_Toc127463839"/>
      <w:bookmarkStart w:id="1369" w:name="_Toc128125465"/>
      <w:bookmarkStart w:id="1370" w:name="_Toc141176190"/>
      <w:bookmarkStart w:id="1371" w:name="_Toc141176345"/>
      <w:bookmarkStart w:id="1372" w:name="_Toc141176976"/>
      <w:bookmarkStart w:id="1373" w:name="_Toc176796687"/>
      <w:bookmarkEnd w:id="1367"/>
      <w:r w:rsidRPr="00D129DC">
        <w:t>Horizontal Reference System</w:t>
      </w:r>
      <w:bookmarkEnd w:id="1368"/>
      <w:bookmarkEnd w:id="1369"/>
      <w:bookmarkEnd w:id="1370"/>
      <w:bookmarkEnd w:id="1371"/>
      <w:bookmarkEnd w:id="1372"/>
      <w:bookmarkEnd w:id="1373"/>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1"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1374" w:name="_Toc127463840"/>
      <w:bookmarkStart w:id="1375" w:name="_Toc128125466"/>
      <w:bookmarkStart w:id="1376" w:name="_Toc141176191"/>
      <w:bookmarkStart w:id="1377" w:name="_Toc141176346"/>
      <w:bookmarkStart w:id="1378" w:name="_Toc141176977"/>
      <w:bookmarkStart w:id="1379" w:name="_Toc176796688"/>
      <w:r w:rsidRPr="003458C9">
        <w:t>Vertical Reference System</w:t>
      </w:r>
      <w:bookmarkEnd w:id="1374"/>
      <w:bookmarkEnd w:id="1375"/>
      <w:bookmarkEnd w:id="1376"/>
      <w:bookmarkEnd w:id="1377"/>
      <w:bookmarkEnd w:id="1378"/>
      <w:bookmarkEnd w:id="1379"/>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1380" w:name="_Toc528325684"/>
      <w:bookmarkStart w:id="1381" w:name="_Toc127463841"/>
      <w:bookmarkStart w:id="1382" w:name="_Toc128125467"/>
      <w:bookmarkStart w:id="1383" w:name="_Toc141176192"/>
      <w:bookmarkStart w:id="1384" w:name="_Toc141176347"/>
      <w:bookmarkStart w:id="1385" w:name="_Toc141176978"/>
      <w:bookmarkStart w:id="1386" w:name="_Toc176796689"/>
      <w:bookmarkEnd w:id="1380"/>
      <w:r w:rsidRPr="00D129DC">
        <w:t>Temporal Reference System</w:t>
      </w:r>
      <w:bookmarkEnd w:id="1381"/>
      <w:bookmarkEnd w:id="1382"/>
      <w:bookmarkEnd w:id="1383"/>
      <w:bookmarkEnd w:id="1384"/>
      <w:bookmarkEnd w:id="1385"/>
      <w:bookmarkEnd w:id="1386"/>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1387" w:name="_Toc225648327"/>
      <w:bookmarkStart w:id="1388" w:name="_Toc225065184"/>
      <w:bookmarkStart w:id="1389" w:name="_Toc127463842"/>
      <w:bookmarkStart w:id="1390" w:name="_Toc128125468"/>
      <w:bookmarkStart w:id="1391" w:name="_Toc141176193"/>
      <w:bookmarkStart w:id="1392" w:name="_Toc141176348"/>
      <w:bookmarkStart w:id="1393" w:name="_Toc141176979"/>
      <w:bookmarkStart w:id="1394" w:name="_Toc176796690"/>
      <w:r w:rsidRPr="003458C9">
        <w:lastRenderedPageBreak/>
        <w:t>Data Quality</w:t>
      </w:r>
      <w:bookmarkEnd w:id="1387"/>
      <w:bookmarkEnd w:id="1388"/>
      <w:bookmarkEnd w:id="1389"/>
      <w:bookmarkEnd w:id="1390"/>
      <w:bookmarkEnd w:id="1391"/>
      <w:bookmarkEnd w:id="1392"/>
      <w:bookmarkEnd w:id="1393"/>
      <w:bookmarkEnd w:id="1394"/>
    </w:p>
    <w:p w14:paraId="460F002F" w14:textId="4536063C" w:rsidR="00AD21B9" w:rsidRDefault="00AD21B9" w:rsidP="00B3435A">
      <w:pPr>
        <w:pStyle w:val="Heading2"/>
      </w:pPr>
      <w:bookmarkStart w:id="1395" w:name="_Toc127463843"/>
      <w:bookmarkStart w:id="1396" w:name="_Toc128125469"/>
      <w:bookmarkStart w:id="1397" w:name="_Toc141176194"/>
      <w:bookmarkStart w:id="1398" w:name="_Toc141176349"/>
      <w:bookmarkStart w:id="1399" w:name="_Toc141176980"/>
      <w:bookmarkStart w:id="1400" w:name="_Toc176796691"/>
      <w:r>
        <w:t>Introduction</w:t>
      </w:r>
      <w:bookmarkEnd w:id="1395"/>
      <w:bookmarkEnd w:id="1396"/>
      <w:bookmarkEnd w:id="1397"/>
      <w:bookmarkEnd w:id="1398"/>
      <w:bookmarkEnd w:id="1399"/>
      <w:bookmarkEnd w:id="1400"/>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1401" w:name="_Toc225648349"/>
      <w:bookmarkStart w:id="1402" w:name="_Toc225065206"/>
      <w:bookmarkStart w:id="1403" w:name="_Toc127463844"/>
      <w:bookmarkStart w:id="1404" w:name="_Toc128125470"/>
      <w:bookmarkStart w:id="1405" w:name="_Toc141176195"/>
      <w:bookmarkStart w:id="1406" w:name="_Toc141176350"/>
      <w:bookmarkStart w:id="1407" w:name="_Toc141176981"/>
      <w:bookmarkStart w:id="1408" w:name="_Toc176796692"/>
      <w:r w:rsidRPr="006671C6">
        <w:t>Data Capture and Classification</w:t>
      </w:r>
      <w:bookmarkEnd w:id="1401"/>
      <w:bookmarkEnd w:id="1402"/>
      <w:bookmarkEnd w:id="1403"/>
      <w:bookmarkEnd w:id="1404"/>
      <w:bookmarkEnd w:id="1405"/>
      <w:bookmarkEnd w:id="1406"/>
      <w:bookmarkEnd w:id="1407"/>
      <w:bookmarkEnd w:id="1408"/>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1409" w:name="_Toc8629863"/>
      <w:bookmarkStart w:id="1410" w:name="_Toc8629995"/>
      <w:bookmarkStart w:id="1411" w:name="_Toc19077382"/>
      <w:bookmarkStart w:id="1412" w:name="_Toc191284919"/>
      <w:bookmarkStart w:id="1413" w:name="_Toc225648351"/>
      <w:bookmarkStart w:id="1414" w:name="_Toc225065208"/>
      <w:bookmarkStart w:id="1415" w:name="_Toc127463845"/>
      <w:bookmarkStart w:id="1416" w:name="_Toc128125471"/>
      <w:bookmarkStart w:id="1417" w:name="_Toc141176196"/>
      <w:bookmarkStart w:id="1418" w:name="_Toc141176351"/>
      <w:bookmarkStart w:id="1419" w:name="_Toc141176982"/>
      <w:bookmarkStart w:id="1420" w:name="_Toc176796693"/>
      <w:bookmarkEnd w:id="1409"/>
      <w:bookmarkEnd w:id="1410"/>
      <w:bookmarkEnd w:id="1411"/>
      <w:bookmarkEnd w:id="1412"/>
      <w:r w:rsidRPr="006671C6">
        <w:t>Maintenance</w:t>
      </w:r>
      <w:bookmarkEnd w:id="1413"/>
      <w:bookmarkEnd w:id="1414"/>
      <w:bookmarkEnd w:id="1415"/>
      <w:bookmarkEnd w:id="1416"/>
      <w:bookmarkEnd w:id="1417"/>
      <w:bookmarkEnd w:id="1418"/>
      <w:bookmarkEnd w:id="1419"/>
      <w:bookmarkEnd w:id="1420"/>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1421" w:name="_Toc127463846"/>
      <w:bookmarkStart w:id="1422" w:name="_Toc128125472"/>
      <w:bookmarkStart w:id="1423" w:name="_Toc141176197"/>
      <w:bookmarkStart w:id="1424" w:name="_Toc141176352"/>
      <w:bookmarkStart w:id="1425" w:name="_Toc141176983"/>
      <w:bookmarkStart w:id="1426" w:name="_Toc176796694"/>
      <w:r w:rsidRPr="006671C6">
        <w:t>Maintenance</w:t>
      </w:r>
      <w:r w:rsidRPr="00D129DC">
        <w:t xml:space="preserve"> and Update Frequency</w:t>
      </w:r>
      <w:bookmarkEnd w:id="1421"/>
      <w:bookmarkEnd w:id="1422"/>
      <w:bookmarkEnd w:id="1423"/>
      <w:bookmarkEnd w:id="1424"/>
      <w:bookmarkEnd w:id="1425"/>
      <w:bookmarkEnd w:id="1426"/>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1427" w:name="_Toc127463847"/>
      <w:bookmarkStart w:id="1428" w:name="_Toc128125473"/>
      <w:bookmarkStart w:id="1429" w:name="_Toc141176198"/>
      <w:bookmarkStart w:id="1430" w:name="_Toc141176353"/>
      <w:bookmarkStart w:id="1431" w:name="_Toc141176984"/>
      <w:bookmarkStart w:id="1432" w:name="_Toc176796695"/>
      <w:r w:rsidRPr="00D129DC">
        <w:lastRenderedPageBreak/>
        <w:t xml:space="preserve">Data </w:t>
      </w:r>
      <w:r w:rsidRPr="006671C6">
        <w:t>Source</w:t>
      </w:r>
      <w:bookmarkEnd w:id="1427"/>
      <w:bookmarkEnd w:id="1428"/>
      <w:bookmarkEnd w:id="1429"/>
      <w:bookmarkEnd w:id="1430"/>
      <w:bookmarkEnd w:id="1431"/>
      <w:bookmarkEnd w:id="1432"/>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1433" w:name="_Toc127463848"/>
      <w:bookmarkStart w:id="1434" w:name="_Toc128125474"/>
      <w:bookmarkStart w:id="1435" w:name="_Toc141176199"/>
      <w:bookmarkStart w:id="1436" w:name="_Toc141176354"/>
      <w:bookmarkStart w:id="1437" w:name="_Toc141176985"/>
      <w:bookmarkStart w:id="1438" w:name="_Toc176796696"/>
      <w:r w:rsidRPr="00D129DC">
        <w:t xml:space="preserve">Production </w:t>
      </w:r>
      <w:r w:rsidRPr="000D3100">
        <w:t>Process</w:t>
      </w:r>
      <w:bookmarkEnd w:id="1433"/>
      <w:bookmarkEnd w:id="1434"/>
      <w:bookmarkEnd w:id="1435"/>
      <w:bookmarkEnd w:id="1436"/>
      <w:bookmarkEnd w:id="1437"/>
      <w:bookmarkEnd w:id="1438"/>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1439" w:name="_Toc225648363"/>
      <w:bookmarkStart w:id="1440" w:name="_Toc225065220"/>
      <w:bookmarkStart w:id="1441" w:name="_Toc127463849"/>
      <w:bookmarkStart w:id="1442" w:name="_Toc128125475"/>
      <w:bookmarkStart w:id="1443" w:name="_Toc141176200"/>
      <w:bookmarkStart w:id="1444" w:name="_Toc141176355"/>
      <w:bookmarkStart w:id="1445" w:name="_Toc141176986"/>
      <w:bookmarkStart w:id="1446" w:name="_Toc176796697"/>
      <w:r w:rsidRPr="000D3100">
        <w:t>Portrayal</w:t>
      </w:r>
      <w:bookmarkEnd w:id="1439"/>
      <w:bookmarkEnd w:id="1440"/>
      <w:bookmarkEnd w:id="1441"/>
      <w:bookmarkEnd w:id="1442"/>
      <w:bookmarkEnd w:id="1443"/>
      <w:bookmarkEnd w:id="1444"/>
      <w:bookmarkEnd w:id="1445"/>
      <w:bookmarkEnd w:id="1446"/>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1447" w:name="_Toc514641"/>
      <w:bookmarkStart w:id="1448" w:name="_Toc515419"/>
      <w:bookmarkStart w:id="1449" w:name="_Toc515612"/>
      <w:bookmarkStart w:id="1450" w:name="_Toc515716"/>
      <w:bookmarkStart w:id="1451" w:name="_Toc516232"/>
      <w:bookmarkStart w:id="1452" w:name="_Toc516336"/>
      <w:bookmarkStart w:id="1453" w:name="_Toc127463850"/>
      <w:bookmarkStart w:id="1454" w:name="_Toc128125476"/>
      <w:bookmarkStart w:id="1455" w:name="_Toc141176201"/>
      <w:bookmarkStart w:id="1456" w:name="_Toc141176356"/>
      <w:bookmarkStart w:id="1457" w:name="_Toc141176987"/>
      <w:bookmarkStart w:id="1458" w:name="_Toc176796698"/>
      <w:bookmarkEnd w:id="1447"/>
      <w:bookmarkEnd w:id="1448"/>
      <w:bookmarkEnd w:id="1449"/>
      <w:bookmarkEnd w:id="1450"/>
      <w:bookmarkEnd w:id="1451"/>
      <w:bookmarkEnd w:id="1452"/>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453"/>
      <w:bookmarkEnd w:id="1454"/>
      <w:bookmarkEnd w:id="1455"/>
      <w:bookmarkEnd w:id="1456"/>
      <w:bookmarkEnd w:id="1457"/>
      <w:bookmarkEnd w:id="1458"/>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1459" w:name="_Toc127463851"/>
      <w:bookmarkStart w:id="1460" w:name="_Toc128125477"/>
      <w:bookmarkStart w:id="1461" w:name="_Toc141176202"/>
      <w:bookmarkStart w:id="1462" w:name="_Toc141176357"/>
      <w:bookmarkStart w:id="1463" w:name="_Toc141176988"/>
      <w:bookmarkStart w:id="1464" w:name="_Toc176796699"/>
      <w:r w:rsidRPr="000D3100">
        <w:t>Encoding of Latitude and Longitude</w:t>
      </w:r>
      <w:bookmarkEnd w:id="1459"/>
      <w:bookmarkEnd w:id="1460"/>
      <w:bookmarkEnd w:id="1461"/>
      <w:bookmarkEnd w:id="1462"/>
      <w:bookmarkEnd w:id="1463"/>
      <w:bookmarkEnd w:id="1464"/>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1465" w:name="_Toc490487463"/>
      <w:r w:rsidRPr="00D129DC">
        <w:t>Encoding of coordinates as decimals</w:t>
      </w:r>
      <w:bookmarkEnd w:id="1465"/>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1466" w:name="_Toc490487464"/>
      <w:bookmarkStart w:id="1467" w:name="_Toc127463852"/>
      <w:bookmarkStart w:id="1468" w:name="_Toc128125478"/>
      <w:bookmarkStart w:id="1469" w:name="_Toc141176203"/>
      <w:bookmarkStart w:id="1470" w:name="_Toc141176358"/>
      <w:bookmarkStart w:id="1471" w:name="_Toc141176989"/>
      <w:bookmarkStart w:id="1472" w:name="_Toc176796700"/>
      <w:r w:rsidRPr="000D3100">
        <w:t>Numeric Attribute Encoding</w:t>
      </w:r>
      <w:bookmarkEnd w:id="1466"/>
      <w:bookmarkEnd w:id="1467"/>
      <w:bookmarkEnd w:id="1468"/>
      <w:bookmarkEnd w:id="1469"/>
      <w:bookmarkEnd w:id="1470"/>
      <w:bookmarkEnd w:id="1471"/>
      <w:bookmarkEnd w:id="1472"/>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1473" w:name="_Toc490487465"/>
      <w:bookmarkStart w:id="1474" w:name="_Toc127463853"/>
      <w:bookmarkStart w:id="1475" w:name="_Toc128125479"/>
      <w:bookmarkStart w:id="1476" w:name="_Toc141176204"/>
      <w:bookmarkStart w:id="1477" w:name="_Toc141176359"/>
      <w:bookmarkStart w:id="1478" w:name="_Toc141176990"/>
      <w:bookmarkStart w:id="1479" w:name="_Toc176796701"/>
      <w:r w:rsidRPr="000D3100">
        <w:t>Text Attribute Values</w:t>
      </w:r>
      <w:bookmarkEnd w:id="1473"/>
      <w:bookmarkEnd w:id="1474"/>
      <w:bookmarkEnd w:id="1475"/>
      <w:bookmarkEnd w:id="1476"/>
      <w:bookmarkEnd w:id="1477"/>
      <w:bookmarkEnd w:id="1478"/>
      <w:bookmarkEnd w:id="1479"/>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1480" w:name="_Toc514647"/>
      <w:bookmarkStart w:id="1481" w:name="_Toc515425"/>
      <w:bookmarkStart w:id="1482" w:name="_Toc515617"/>
      <w:bookmarkStart w:id="1483" w:name="_Toc515721"/>
      <w:bookmarkStart w:id="1484" w:name="_Toc516237"/>
      <w:bookmarkStart w:id="1485" w:name="_Toc516341"/>
      <w:bookmarkStart w:id="1486" w:name="_Toc490487466"/>
      <w:bookmarkStart w:id="1487" w:name="_Toc127463854"/>
      <w:bookmarkStart w:id="1488" w:name="_Toc128125480"/>
      <w:bookmarkStart w:id="1489" w:name="_Toc141176205"/>
      <w:bookmarkStart w:id="1490" w:name="_Toc141176360"/>
      <w:bookmarkStart w:id="1491" w:name="_Toc141176991"/>
      <w:bookmarkStart w:id="1492" w:name="_Toc176796702"/>
      <w:bookmarkEnd w:id="1480"/>
      <w:bookmarkEnd w:id="1481"/>
      <w:bookmarkEnd w:id="1482"/>
      <w:bookmarkEnd w:id="1483"/>
      <w:bookmarkEnd w:id="1484"/>
      <w:bookmarkEnd w:id="1485"/>
      <w:r w:rsidRPr="000D3100">
        <w:t>Mandatory Attribute Values</w:t>
      </w:r>
      <w:bookmarkEnd w:id="1486"/>
      <w:bookmarkEnd w:id="1487"/>
      <w:bookmarkEnd w:id="1488"/>
      <w:bookmarkEnd w:id="1489"/>
      <w:bookmarkEnd w:id="1490"/>
      <w:bookmarkEnd w:id="1491"/>
      <w:bookmarkEnd w:id="1492"/>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1493" w:name="_Toc490487467"/>
      <w:bookmarkStart w:id="1494" w:name="_Toc127463855"/>
      <w:bookmarkStart w:id="1495" w:name="_Toc128125481"/>
      <w:bookmarkStart w:id="1496" w:name="_Toc141176206"/>
      <w:bookmarkStart w:id="1497" w:name="_Toc141176361"/>
      <w:bookmarkStart w:id="1498" w:name="_Toc141176992"/>
      <w:bookmarkStart w:id="1499" w:name="_Toc176796703"/>
      <w:r w:rsidRPr="006671C6">
        <w:t>Unknown Attribute Values</w:t>
      </w:r>
      <w:bookmarkEnd w:id="1493"/>
      <w:bookmarkEnd w:id="1494"/>
      <w:bookmarkEnd w:id="1495"/>
      <w:bookmarkEnd w:id="1496"/>
      <w:bookmarkEnd w:id="1497"/>
      <w:bookmarkEnd w:id="1498"/>
      <w:bookmarkEnd w:id="1499"/>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1500" w:name="_Toc490487468"/>
      <w:bookmarkStart w:id="1501" w:name="_Toc127463856"/>
      <w:bookmarkStart w:id="1502" w:name="_Toc128125482"/>
      <w:bookmarkStart w:id="1503" w:name="_Toc141176207"/>
      <w:bookmarkStart w:id="1504" w:name="_Toc141176362"/>
      <w:bookmarkStart w:id="1505" w:name="_Toc141176993"/>
      <w:bookmarkStart w:id="1506" w:name="_Toc176796704"/>
      <w:r w:rsidRPr="006671C6">
        <w:t>Structure of dataset files</w:t>
      </w:r>
      <w:bookmarkEnd w:id="1500"/>
      <w:bookmarkEnd w:id="1501"/>
      <w:bookmarkEnd w:id="1502"/>
      <w:bookmarkEnd w:id="1503"/>
      <w:bookmarkEnd w:id="1504"/>
      <w:bookmarkEnd w:id="1505"/>
      <w:bookmarkEnd w:id="1506"/>
    </w:p>
    <w:p w14:paraId="6C26639A" w14:textId="7BB3F190" w:rsidR="00D149EE" w:rsidRPr="00D129DC" w:rsidRDefault="00D149EE" w:rsidP="00AE7DD0">
      <w:pPr>
        <w:pStyle w:val="Heading3"/>
      </w:pPr>
      <w:bookmarkStart w:id="1507" w:name="_Toc490487469"/>
      <w:r w:rsidRPr="00D129DC">
        <w:t>Sequence of objects</w:t>
      </w:r>
      <w:bookmarkEnd w:id="1507"/>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1508" w:name="__RefHeading__2980_1382180727"/>
      <w:bookmarkStart w:id="1509" w:name="_Toc490487470"/>
      <w:bookmarkStart w:id="1510" w:name="_Toc127463857"/>
      <w:bookmarkStart w:id="1511" w:name="_Toc128125483"/>
      <w:bookmarkStart w:id="1512" w:name="_Toc141176208"/>
      <w:bookmarkStart w:id="1513" w:name="_Toc141176363"/>
      <w:bookmarkStart w:id="1514" w:name="_Toc141176994"/>
      <w:bookmarkStart w:id="1515" w:name="_Toc176796705"/>
      <w:bookmarkEnd w:id="1508"/>
      <w:r w:rsidRPr="006671C6">
        <w:t>Object identifiers</w:t>
      </w:r>
      <w:bookmarkEnd w:id="1509"/>
      <w:bookmarkEnd w:id="1510"/>
      <w:bookmarkEnd w:id="1511"/>
      <w:bookmarkEnd w:id="1512"/>
      <w:bookmarkEnd w:id="1513"/>
      <w:bookmarkEnd w:id="1514"/>
      <w:bookmarkEnd w:id="1515"/>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1516" w:name="__RefHeading__2982_1382180727"/>
      <w:bookmarkStart w:id="1517" w:name="_Toc490487471"/>
      <w:bookmarkStart w:id="1518" w:name="_Toc127463858"/>
      <w:bookmarkStart w:id="1519" w:name="_Toc128125484"/>
      <w:bookmarkStart w:id="1520" w:name="_Toc141176209"/>
      <w:bookmarkStart w:id="1521" w:name="_Toc141176364"/>
      <w:bookmarkStart w:id="1522" w:name="_Toc141176995"/>
      <w:bookmarkStart w:id="1523" w:name="_Toc176796706"/>
      <w:bookmarkEnd w:id="1516"/>
      <w:r w:rsidRPr="006671C6">
        <w:t>Dataset validation</w:t>
      </w:r>
      <w:bookmarkEnd w:id="1517"/>
      <w:bookmarkEnd w:id="1518"/>
      <w:bookmarkEnd w:id="1519"/>
      <w:bookmarkEnd w:id="1520"/>
      <w:bookmarkEnd w:id="1521"/>
      <w:bookmarkEnd w:id="1522"/>
      <w:bookmarkEnd w:id="1523"/>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1524" w:name="_Toc481684046"/>
      <w:bookmarkStart w:id="1525" w:name="_Toc127463859"/>
      <w:bookmarkStart w:id="1526" w:name="_Toc128125485"/>
      <w:bookmarkStart w:id="1527" w:name="_Toc141176210"/>
      <w:bookmarkStart w:id="1528" w:name="_Toc141176365"/>
      <w:bookmarkStart w:id="1529" w:name="_Toc141176996"/>
      <w:bookmarkStart w:id="1530" w:name="_Toc176796707"/>
      <w:r w:rsidRPr="006671C6">
        <w:t>Data overlap</w:t>
      </w:r>
      <w:bookmarkEnd w:id="1524"/>
      <w:bookmarkEnd w:id="1525"/>
      <w:bookmarkEnd w:id="1526"/>
      <w:bookmarkEnd w:id="1527"/>
      <w:bookmarkEnd w:id="1528"/>
      <w:bookmarkEnd w:id="1529"/>
      <w:bookmarkEnd w:id="1530"/>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1531" w:name="_Toc481684047"/>
      <w:bookmarkStart w:id="1532" w:name="_Toc127463860"/>
      <w:bookmarkStart w:id="1533" w:name="_Toc128125486"/>
      <w:bookmarkStart w:id="1534" w:name="_Toc141176211"/>
      <w:bookmarkStart w:id="1535" w:name="_Toc141176366"/>
      <w:bookmarkStart w:id="1536" w:name="_Toc141176997"/>
      <w:bookmarkStart w:id="1537" w:name="_Toc176796708"/>
      <w:r w:rsidRPr="006671C6">
        <w:t>Data quality</w:t>
      </w:r>
      <w:bookmarkEnd w:id="1531"/>
      <w:bookmarkEnd w:id="1532"/>
      <w:bookmarkEnd w:id="1533"/>
      <w:bookmarkEnd w:id="1534"/>
      <w:bookmarkEnd w:id="1535"/>
      <w:bookmarkEnd w:id="1536"/>
      <w:bookmarkEnd w:id="1537"/>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1538" w:name="_Toc225648364"/>
      <w:bookmarkStart w:id="1539" w:name="_Toc225065221"/>
      <w:bookmarkStart w:id="1540" w:name="_Toc127463861"/>
      <w:bookmarkStart w:id="1541" w:name="_Toc128125487"/>
      <w:bookmarkStart w:id="1542" w:name="_Toc141176212"/>
      <w:bookmarkStart w:id="1543" w:name="_Toc141176367"/>
      <w:bookmarkStart w:id="1544" w:name="_Toc141176998"/>
      <w:bookmarkStart w:id="1545" w:name="_Toc176796709"/>
      <w:bookmarkStart w:id="1546" w:name="_Toc225648340"/>
      <w:bookmarkStart w:id="1547" w:name="_Toc225065197"/>
      <w:r w:rsidRPr="006671C6">
        <w:t>Data</w:t>
      </w:r>
      <w:r>
        <w:t xml:space="preserve"> Product</w:t>
      </w:r>
      <w:r w:rsidRPr="006671C6">
        <w:t xml:space="preserve"> </w:t>
      </w:r>
      <w:r w:rsidR="0054652A" w:rsidRPr="006671C6">
        <w:t>Delivery</w:t>
      </w:r>
      <w:bookmarkEnd w:id="1538"/>
      <w:bookmarkEnd w:id="1539"/>
      <w:bookmarkEnd w:id="1540"/>
      <w:bookmarkEnd w:id="1541"/>
      <w:bookmarkEnd w:id="1542"/>
      <w:bookmarkEnd w:id="1543"/>
      <w:bookmarkEnd w:id="1544"/>
      <w:bookmarkEnd w:id="1545"/>
    </w:p>
    <w:p w14:paraId="462AF486" w14:textId="77777777" w:rsidR="00ED586A" w:rsidRPr="006671C6" w:rsidRDefault="00ED586A" w:rsidP="00B3435A">
      <w:pPr>
        <w:pStyle w:val="Heading2"/>
      </w:pPr>
      <w:bookmarkStart w:id="1548" w:name="_Toc127463862"/>
      <w:bookmarkStart w:id="1549" w:name="_Toc128125488"/>
      <w:bookmarkStart w:id="1550" w:name="_Toc141176213"/>
      <w:bookmarkStart w:id="1551" w:name="_Toc141176368"/>
      <w:bookmarkStart w:id="1552" w:name="_Toc141176999"/>
      <w:bookmarkStart w:id="1553" w:name="_Toc176796710"/>
      <w:r w:rsidRPr="006671C6">
        <w:t>Introduction</w:t>
      </w:r>
      <w:bookmarkEnd w:id="1548"/>
      <w:bookmarkEnd w:id="1549"/>
      <w:bookmarkEnd w:id="1550"/>
      <w:bookmarkEnd w:id="1551"/>
      <w:bookmarkEnd w:id="1552"/>
      <w:bookmarkEnd w:id="1553"/>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lastRenderedPageBreak/>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1554" w:name="_Toc422820149"/>
      <w:bookmarkStart w:id="1555" w:name="_Toc481684054"/>
      <w:r w:rsidRPr="006671C6">
        <w:t>Catalogue File Naming Convention</w:t>
      </w:r>
      <w:bookmarkEnd w:id="1554"/>
      <w:bookmarkEnd w:id="1555"/>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1556" w:name="_Toc127463863"/>
      <w:bookmarkStart w:id="1557" w:name="_Toc128125489"/>
      <w:bookmarkStart w:id="1558" w:name="_Toc141176214"/>
      <w:bookmarkStart w:id="1559" w:name="_Toc141176369"/>
      <w:bookmarkStart w:id="1560" w:name="_Toc141177000"/>
      <w:bookmarkStart w:id="1561" w:name="_Toc176796711"/>
      <w:r w:rsidRPr="006671C6">
        <w:t>Dataset</w:t>
      </w:r>
      <w:bookmarkEnd w:id="1556"/>
      <w:bookmarkEnd w:id="1557"/>
      <w:bookmarkEnd w:id="1558"/>
      <w:bookmarkEnd w:id="1559"/>
      <w:bookmarkEnd w:id="1560"/>
      <w:bookmarkEnd w:id="1561"/>
    </w:p>
    <w:p w14:paraId="3E7D77B3" w14:textId="77777777" w:rsidR="00183503" w:rsidRPr="006671C6" w:rsidRDefault="00183503" w:rsidP="00F72FAB">
      <w:pPr>
        <w:pStyle w:val="Heading3"/>
      </w:pPr>
      <w:bookmarkStart w:id="1562" w:name="_Toc225648341"/>
      <w:bookmarkStart w:id="1563" w:name="_Toc225648342"/>
      <w:r w:rsidRPr="006671C6">
        <w:t>Data</w:t>
      </w:r>
      <w:r w:rsidR="00064E25" w:rsidRPr="006671C6">
        <w:t>s</w:t>
      </w:r>
      <w:r w:rsidRPr="006671C6">
        <w:t>ets</w:t>
      </w:r>
      <w:bookmarkEnd w:id="1562"/>
      <w:bookmarkEnd w:id="1563"/>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1564" w:name="_Toc225648343"/>
      <w:bookmarkStart w:id="1565" w:name="_Toc225065200"/>
      <w:r w:rsidRPr="00D129DC">
        <w:t>Data</w:t>
      </w:r>
      <w:r w:rsidR="00183503" w:rsidRPr="00D129DC">
        <w:t>set file naming</w:t>
      </w:r>
      <w:bookmarkEnd w:id="1564"/>
      <w:bookmarkEnd w:id="1565"/>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1566" w:name="_Toc127463864"/>
      <w:bookmarkStart w:id="1567" w:name="_Toc128125490"/>
      <w:bookmarkStart w:id="1568" w:name="_Toc141176215"/>
      <w:bookmarkStart w:id="1569" w:name="_Toc141176370"/>
      <w:bookmarkStart w:id="1570" w:name="_Toc141177001"/>
      <w:bookmarkStart w:id="1571" w:name="_Toc176796712"/>
      <w:r>
        <w:t>Data Integrity</w:t>
      </w:r>
      <w:bookmarkEnd w:id="1566"/>
      <w:bookmarkEnd w:id="1567"/>
      <w:bookmarkEnd w:id="1568"/>
      <w:bookmarkEnd w:id="1569"/>
      <w:bookmarkEnd w:id="1570"/>
      <w:bookmarkEnd w:id="1571"/>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1572" w:name="_Toc127463865"/>
      <w:bookmarkStart w:id="1573" w:name="_Toc128125491"/>
      <w:bookmarkStart w:id="1574" w:name="_Toc141176216"/>
      <w:bookmarkStart w:id="1575" w:name="_Toc141176371"/>
      <w:bookmarkStart w:id="1576" w:name="_Toc141177002"/>
      <w:bookmarkStart w:id="1577" w:name="_Toc176796713"/>
      <w:r w:rsidRPr="006671C6">
        <w:t>Support Files</w:t>
      </w:r>
      <w:bookmarkEnd w:id="1572"/>
      <w:bookmarkEnd w:id="1573"/>
      <w:bookmarkEnd w:id="1574"/>
      <w:bookmarkEnd w:id="1575"/>
      <w:bookmarkEnd w:id="1576"/>
      <w:bookmarkEnd w:id="1577"/>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1578" w:name="_Toc225648345"/>
      <w:bookmarkStart w:id="1579" w:name="_Toc225065202"/>
      <w:bookmarkStart w:id="1580" w:name="_Toc226430998"/>
      <w:r w:rsidRPr="00450010">
        <w:t>Support File Naming</w:t>
      </w:r>
      <w:bookmarkEnd w:id="1578"/>
      <w:bookmarkEnd w:id="1579"/>
      <w:bookmarkEnd w:id="1580"/>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1581" w:name="_Toc225648311"/>
      <w:bookmarkStart w:id="1582" w:name="_Toc225065168"/>
      <w:bookmarkStart w:id="1583" w:name="_Toc127463866"/>
      <w:bookmarkStart w:id="1584" w:name="_Toc128125492"/>
      <w:bookmarkStart w:id="1585" w:name="_Toc141176217"/>
      <w:bookmarkStart w:id="1586" w:name="_Toc141176372"/>
      <w:bookmarkStart w:id="1587" w:name="_Toc141177003"/>
      <w:bookmarkStart w:id="1588" w:name="_Ref150531304"/>
      <w:bookmarkStart w:id="1589" w:name="_Ref150531311"/>
      <w:bookmarkStart w:id="1590" w:name="_Ref150531355"/>
      <w:bookmarkStart w:id="1591" w:name="_Toc176796714"/>
      <w:bookmarkEnd w:id="1546"/>
      <w:bookmarkEnd w:id="1547"/>
      <w:r w:rsidRPr="006671C6">
        <w:t>Metadata</w:t>
      </w:r>
      <w:bookmarkEnd w:id="1581"/>
      <w:bookmarkEnd w:id="1582"/>
      <w:bookmarkEnd w:id="1583"/>
      <w:bookmarkEnd w:id="1584"/>
      <w:bookmarkEnd w:id="1585"/>
      <w:bookmarkEnd w:id="1586"/>
      <w:bookmarkEnd w:id="1587"/>
      <w:bookmarkEnd w:id="1588"/>
      <w:bookmarkEnd w:id="1589"/>
      <w:bookmarkEnd w:id="1590"/>
      <w:bookmarkEnd w:id="1591"/>
    </w:p>
    <w:p w14:paraId="0B09B0AE" w14:textId="0C9E80BE" w:rsidR="00780142" w:rsidRPr="00D129DC" w:rsidRDefault="00780142" w:rsidP="00B3435A">
      <w:pPr>
        <w:pStyle w:val="Heading2"/>
      </w:pPr>
      <w:bookmarkStart w:id="1592" w:name="_Toc127463867"/>
      <w:bookmarkStart w:id="1593" w:name="_Toc128125493"/>
      <w:bookmarkStart w:id="1594" w:name="_Toc141176218"/>
      <w:bookmarkStart w:id="1595" w:name="_Toc141176373"/>
      <w:bookmarkStart w:id="1596" w:name="_Toc141177004"/>
      <w:bookmarkStart w:id="1597" w:name="_Toc176796715"/>
      <w:r w:rsidRPr="00D129DC">
        <w:t>Introduction</w:t>
      </w:r>
      <w:bookmarkEnd w:id="1592"/>
      <w:bookmarkEnd w:id="1593"/>
      <w:bookmarkEnd w:id="1594"/>
      <w:bookmarkEnd w:id="1595"/>
      <w:bookmarkEnd w:id="1596"/>
      <w:bookmarkEnd w:id="1597"/>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1598" w:name="_Toc127463868"/>
      <w:bookmarkStart w:id="1599" w:name="_Toc128125494"/>
      <w:bookmarkStart w:id="1600" w:name="_Toc141176219"/>
      <w:bookmarkStart w:id="1601" w:name="_Toc141176374"/>
      <w:bookmarkStart w:id="1602" w:name="_Toc141177005"/>
      <w:bookmarkStart w:id="1603" w:name="_Toc176796716"/>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598"/>
      <w:bookmarkEnd w:id="1599"/>
      <w:bookmarkEnd w:id="1600"/>
      <w:bookmarkEnd w:id="1601"/>
      <w:bookmarkEnd w:id="1602"/>
      <w:bookmarkEnd w:id="1603"/>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1604" w:name="_Toc225648314"/>
      <w:bookmarkStart w:id="1605" w:name="_Toc225065171"/>
      <w:bookmarkStart w:id="1606" w:name="_Toc127463869"/>
      <w:bookmarkStart w:id="1607" w:name="_Toc128125495"/>
      <w:bookmarkStart w:id="1608" w:name="_Toc141176220"/>
      <w:bookmarkStart w:id="1609" w:name="_Toc141176375"/>
      <w:bookmarkStart w:id="1610" w:name="_Toc141177006"/>
      <w:bookmarkStart w:id="1611" w:name="_Toc176796717"/>
      <w:r w:rsidRPr="008D05D2">
        <w:t>Language</w:t>
      </w:r>
      <w:bookmarkEnd w:id="1604"/>
      <w:bookmarkEnd w:id="1605"/>
      <w:bookmarkEnd w:id="1606"/>
      <w:bookmarkEnd w:id="1607"/>
      <w:bookmarkEnd w:id="1608"/>
      <w:bookmarkEnd w:id="1609"/>
      <w:bookmarkEnd w:id="1610"/>
      <w:bookmarkEnd w:id="1611"/>
    </w:p>
    <w:p w14:paraId="04EBD639" w14:textId="77777777" w:rsidR="008B4127" w:rsidRDefault="00217DE6" w:rsidP="00A003BB">
      <w:pPr>
        <w:pStyle w:val="note0"/>
        <w:spacing w:before="0" w:line="240" w:lineRule="auto"/>
        <w:jc w:val="left"/>
        <w:rPr>
          <w:rFonts w:cs="Arial"/>
          <w:i w:val="0"/>
          <w:color w:val="auto"/>
          <w:lang w:eastAsia="en-GB"/>
        </w:rPr>
      </w:pPr>
      <w:bookmarkStart w:id="1612" w:name="_Toc225648365"/>
      <w:bookmarkStart w:id="1613"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1614" w:name="_Toc522669156"/>
      <w:bookmarkStart w:id="1615" w:name="_Ref522601831"/>
      <w:bookmarkStart w:id="1616" w:name="_Toc422820154"/>
      <w:bookmarkStart w:id="1617" w:name="_Toc316976325"/>
      <w:bookmarkStart w:id="1618" w:name="_Toc127463870"/>
      <w:bookmarkStart w:id="1619" w:name="_Toc128125496"/>
      <w:bookmarkStart w:id="1620" w:name="_Toc141176221"/>
      <w:bookmarkStart w:id="1621" w:name="_Toc141176376"/>
      <w:bookmarkStart w:id="1622" w:name="_Toc141177007"/>
      <w:bookmarkStart w:id="1623" w:name="_Toc176796718"/>
      <w:r w:rsidRPr="00B732A5">
        <w:t>Dataset metadata</w:t>
      </w:r>
      <w:bookmarkEnd w:id="1614"/>
      <w:bookmarkEnd w:id="1615"/>
      <w:bookmarkEnd w:id="1616"/>
      <w:bookmarkEnd w:id="1617"/>
      <w:bookmarkEnd w:id="1618"/>
      <w:bookmarkEnd w:id="1619"/>
      <w:bookmarkEnd w:id="1620"/>
      <w:bookmarkEnd w:id="1621"/>
      <w:bookmarkEnd w:id="1622"/>
      <w:bookmarkEnd w:id="1623"/>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431BB310" w:rsidR="00C744D7" w:rsidDel="00D51DC4" w:rsidRDefault="00C744D7">
      <w:pPr>
        <w:spacing w:before="0" w:after="0"/>
        <w:jc w:val="left"/>
        <w:rPr>
          <w:del w:id="1624" w:author="Jeff Wootton" w:date="2024-09-09T11:38:00Z" w16du:dateUtc="2024-09-09T09:38:00Z"/>
          <w:rFonts w:cs="Arial"/>
          <w:i/>
          <w:lang w:eastAsia="en-GB"/>
        </w:rPr>
      </w:pPr>
      <w:del w:id="1625" w:author="Jeff Wootton" w:date="2024-09-09T11:38:00Z" w16du:dateUtc="2024-09-09T09:38:00Z">
        <w:r w:rsidRPr="00850ABE" w:rsidDel="00D51DC4">
          <w:rPr>
            <w:rFonts w:cs="Arial"/>
            <w:i/>
            <w:lang w:eastAsia="en-GB"/>
          </w:rPr>
          <w:br w:type="page"/>
        </w:r>
      </w:del>
    </w:p>
    <w:p w14:paraId="7616FD29" w14:textId="293DC987" w:rsidR="007115FE" w:rsidRPr="00E61AD8" w:rsidDel="00D51DC4" w:rsidRDefault="007115FE" w:rsidP="007115FE">
      <w:pPr>
        <w:rPr>
          <w:del w:id="1626" w:author="Jeff Wootton" w:date="2024-09-09T11:38:00Z" w16du:dateUtc="2024-09-09T09:38:00Z"/>
          <w:lang w:val="en-US"/>
        </w:rPr>
      </w:pPr>
    </w:p>
    <w:p w14:paraId="6AFAF8F7" w14:textId="4269074D" w:rsidR="007115FE" w:rsidRPr="00E61AD8" w:rsidDel="00D51DC4" w:rsidRDefault="007115FE" w:rsidP="007115FE">
      <w:pPr>
        <w:rPr>
          <w:del w:id="1627" w:author="Jeff Wootton" w:date="2024-09-09T11:38:00Z" w16du:dateUtc="2024-09-09T09:38:00Z"/>
          <w:lang w:val="en-US"/>
        </w:rPr>
      </w:pPr>
    </w:p>
    <w:p w14:paraId="392E0B4D" w14:textId="5249E4D8" w:rsidR="007115FE" w:rsidRPr="00E61AD8" w:rsidDel="00D51DC4" w:rsidRDefault="007115FE" w:rsidP="007115FE">
      <w:pPr>
        <w:rPr>
          <w:del w:id="1628" w:author="Jeff Wootton" w:date="2024-09-09T11:38:00Z" w16du:dateUtc="2024-09-09T09:38:00Z"/>
          <w:lang w:val="en-US"/>
        </w:rPr>
      </w:pPr>
    </w:p>
    <w:p w14:paraId="36744E48" w14:textId="77DD246E" w:rsidR="007115FE" w:rsidRPr="00E61AD8" w:rsidDel="00D51DC4" w:rsidRDefault="007115FE" w:rsidP="007115FE">
      <w:pPr>
        <w:rPr>
          <w:del w:id="1629" w:author="Jeff Wootton" w:date="2024-09-09T11:38:00Z" w16du:dateUtc="2024-09-09T09:38:00Z"/>
          <w:lang w:val="en-US"/>
        </w:rPr>
      </w:pPr>
    </w:p>
    <w:p w14:paraId="26EBFAAC" w14:textId="79CB9ABA" w:rsidR="007115FE" w:rsidRPr="00E61AD8" w:rsidDel="00D51DC4" w:rsidRDefault="007115FE" w:rsidP="007115FE">
      <w:pPr>
        <w:rPr>
          <w:del w:id="1630" w:author="Jeff Wootton" w:date="2024-09-09T11:38:00Z" w16du:dateUtc="2024-09-09T09:38:00Z"/>
          <w:lang w:val="en-US"/>
        </w:rPr>
      </w:pPr>
    </w:p>
    <w:p w14:paraId="45FC5C25" w14:textId="12FBBAB3" w:rsidR="007115FE" w:rsidRPr="00E61AD8" w:rsidDel="00D51DC4" w:rsidRDefault="007115FE" w:rsidP="007115FE">
      <w:pPr>
        <w:rPr>
          <w:del w:id="1631" w:author="Jeff Wootton" w:date="2024-09-09T11:38:00Z" w16du:dateUtc="2024-09-09T09:38:00Z"/>
          <w:lang w:val="en-US"/>
        </w:rPr>
      </w:pPr>
    </w:p>
    <w:p w14:paraId="7D67D21A" w14:textId="5E361282" w:rsidR="007115FE" w:rsidDel="00D51DC4" w:rsidRDefault="007115FE" w:rsidP="007115FE">
      <w:pPr>
        <w:rPr>
          <w:del w:id="1632" w:author="Jeff Wootton" w:date="2024-09-09T11:38:00Z" w16du:dateUtc="2024-09-09T09:38:00Z"/>
          <w:lang w:val="en-US"/>
        </w:rPr>
      </w:pPr>
    </w:p>
    <w:p w14:paraId="12F42769" w14:textId="5B70E8E1" w:rsidR="007115FE" w:rsidRPr="00E61AD8" w:rsidDel="00D51DC4" w:rsidRDefault="007115FE" w:rsidP="007115FE">
      <w:pPr>
        <w:rPr>
          <w:del w:id="1633" w:author="Jeff Wootton" w:date="2024-09-09T11:38:00Z" w16du:dateUtc="2024-09-09T09:38:00Z"/>
          <w:lang w:val="en-US"/>
        </w:rPr>
      </w:pPr>
    </w:p>
    <w:p w14:paraId="3B989347" w14:textId="15A2EFE9" w:rsidR="007115FE" w:rsidRPr="00E61AD8" w:rsidDel="00D51DC4" w:rsidRDefault="007115FE" w:rsidP="007115FE">
      <w:pPr>
        <w:rPr>
          <w:del w:id="1634" w:author="Jeff Wootton" w:date="2024-09-09T11:38:00Z" w16du:dateUtc="2024-09-09T09:38:00Z"/>
          <w:lang w:val="en-US"/>
        </w:rPr>
      </w:pPr>
    </w:p>
    <w:p w14:paraId="6756E41B" w14:textId="26DA6DE6" w:rsidR="007115FE" w:rsidRPr="00E61AD8" w:rsidDel="00D51DC4" w:rsidRDefault="007115FE" w:rsidP="007115FE">
      <w:pPr>
        <w:rPr>
          <w:del w:id="1635" w:author="Jeff Wootton" w:date="2024-09-09T11:38:00Z" w16du:dateUtc="2024-09-09T09:38:00Z"/>
          <w:lang w:val="en-US"/>
        </w:rPr>
      </w:pPr>
    </w:p>
    <w:p w14:paraId="0B79CD6F" w14:textId="24B6E97F" w:rsidR="007115FE" w:rsidRPr="00E61AD8" w:rsidDel="00D51DC4" w:rsidRDefault="007115FE" w:rsidP="007115FE">
      <w:pPr>
        <w:rPr>
          <w:del w:id="1636" w:author="Jeff Wootton" w:date="2024-09-09T11:38:00Z" w16du:dateUtc="2024-09-09T09:38:00Z"/>
          <w:lang w:val="en-US"/>
        </w:rPr>
      </w:pPr>
    </w:p>
    <w:p w14:paraId="5ACAC4D5" w14:textId="182877EB" w:rsidR="007115FE" w:rsidRPr="00E61AD8" w:rsidDel="00D51DC4" w:rsidRDefault="007115FE" w:rsidP="007115FE">
      <w:pPr>
        <w:rPr>
          <w:del w:id="1637" w:author="Jeff Wootton" w:date="2024-09-09T11:38:00Z" w16du:dateUtc="2024-09-09T09:38:00Z"/>
          <w:lang w:val="en-US"/>
        </w:rPr>
      </w:pPr>
    </w:p>
    <w:p w14:paraId="2FEE1159" w14:textId="638D307C" w:rsidR="007115FE" w:rsidRPr="00E61AD8" w:rsidDel="00D51DC4" w:rsidRDefault="007115FE" w:rsidP="007115FE">
      <w:pPr>
        <w:rPr>
          <w:del w:id="1638" w:author="Jeff Wootton" w:date="2024-09-09T11:38:00Z" w16du:dateUtc="2024-09-09T09:38:00Z"/>
          <w:lang w:val="en-US"/>
        </w:rPr>
      </w:pPr>
    </w:p>
    <w:p w14:paraId="5B1C415F" w14:textId="598E35BA" w:rsidR="007115FE" w:rsidRPr="00E61AD8" w:rsidDel="00D51DC4"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1639" w:author="Jeff Wootton" w:date="2024-09-09T11:38:00Z" w16du:dateUtc="2024-09-09T09:38:00Z"/>
          <w:sz w:val="22"/>
          <w:lang w:eastAsia="en-GB"/>
        </w:rPr>
      </w:pPr>
      <w:del w:id="1640" w:author="Jeff Wootton" w:date="2024-09-09T11:38:00Z" w16du:dateUtc="2024-09-09T09:38:00Z">
        <w:r w:rsidRPr="00E61AD8" w:rsidDel="00D51DC4">
          <w:rPr>
            <w:sz w:val="22"/>
            <w:lang w:eastAsia="en-GB"/>
          </w:rPr>
          <w:tab/>
          <w:delText>Page intentionally left blank</w:delText>
        </w:r>
      </w:del>
    </w:p>
    <w:p w14:paraId="6604C2A2" w14:textId="3FAFFDA2" w:rsidR="007115FE" w:rsidRPr="00E61AD8" w:rsidDel="00D51DC4" w:rsidRDefault="007115FE" w:rsidP="007115FE">
      <w:pPr>
        <w:rPr>
          <w:del w:id="1641" w:author="Jeff Wootton" w:date="2024-09-09T11:38:00Z" w16du:dateUtc="2024-09-09T09:38:00Z"/>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6"/>
          <w:headerReference w:type="default" r:id="rId47"/>
          <w:footerReference w:type="even" r:id="rId48"/>
          <w:footerReference w:type="default" r:id="rId49"/>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1642" w:name="_Toc403560564"/>
      <w:bookmarkStart w:id="1643" w:name="_Toc127463871"/>
      <w:bookmarkStart w:id="1644" w:name="_Toc128125497"/>
      <w:bookmarkStart w:id="1645" w:name="_Toc141176222"/>
      <w:bookmarkStart w:id="1646" w:name="_Toc141176377"/>
      <w:bookmarkStart w:id="1647" w:name="_Toc141177008"/>
      <w:bookmarkStart w:id="1648" w:name="_Toc176796719"/>
      <w:r w:rsidRPr="00CC7A28">
        <w:lastRenderedPageBreak/>
        <w:t>S100_ExchangeCatalogue</w:t>
      </w:r>
      <w:bookmarkEnd w:id="1642"/>
      <w:bookmarkEnd w:id="1643"/>
      <w:bookmarkEnd w:id="1644"/>
      <w:bookmarkEnd w:id="1645"/>
      <w:bookmarkEnd w:id="1646"/>
      <w:bookmarkEnd w:id="1647"/>
      <w:bookmarkEnd w:id="1648"/>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1649" w:name="_Toc512925140"/>
      <w:r w:rsidRPr="007C307C">
        <w:t>S100_</w:t>
      </w:r>
      <w:r w:rsidR="00C96A4C">
        <w:t>Exchange</w:t>
      </w:r>
      <w:r w:rsidRPr="007C307C">
        <w:t>CatalogueIdentifier</w:t>
      </w:r>
      <w:bookmarkEnd w:id="1649"/>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1650" w:name="_Toc512925141"/>
      <w:r w:rsidRPr="00224DC4">
        <w:t>S100_CataloguePointofContact</w:t>
      </w:r>
      <w:bookmarkEnd w:id="1650"/>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1651" w:name="_Toc141176091"/>
      <w:bookmarkStart w:id="1652" w:name="_Toc141176253"/>
      <w:bookmarkStart w:id="1653" w:name="_Toc141176413"/>
      <w:bookmarkStart w:id="1654" w:name="_Toc141177044"/>
      <w:bookmarkStart w:id="1655" w:name="_Toc150177924"/>
      <w:bookmarkStart w:id="1656" w:name="_Toc141176414"/>
      <w:bookmarkStart w:id="1657" w:name="_Toc141177045"/>
      <w:bookmarkStart w:id="1658" w:name="_Toc141176117"/>
      <w:bookmarkStart w:id="1659" w:name="_Toc141176279"/>
      <w:bookmarkStart w:id="1660" w:name="_Toc141176443"/>
      <w:bookmarkStart w:id="1661" w:name="_Toc141177074"/>
      <w:bookmarkStart w:id="1662" w:name="_Toc150177950"/>
      <w:bookmarkStart w:id="1663" w:name="_Toc512925143"/>
      <w:bookmarkStart w:id="1664" w:name="_Toc127463872"/>
      <w:bookmarkStart w:id="1665" w:name="_Toc128125498"/>
      <w:bookmarkStart w:id="1666" w:name="_Toc141176280"/>
      <w:bookmarkStart w:id="1667" w:name="_Toc141176444"/>
      <w:bookmarkStart w:id="1668" w:name="_Toc141177075"/>
      <w:bookmarkStart w:id="1669" w:name="_Toc176796720"/>
      <w:bookmarkEnd w:id="1651"/>
      <w:bookmarkEnd w:id="1652"/>
      <w:bookmarkEnd w:id="1653"/>
      <w:bookmarkEnd w:id="1654"/>
      <w:bookmarkEnd w:id="1655"/>
      <w:bookmarkEnd w:id="1656"/>
      <w:bookmarkEnd w:id="1657"/>
      <w:bookmarkEnd w:id="1658"/>
      <w:bookmarkEnd w:id="1659"/>
      <w:bookmarkEnd w:id="1660"/>
      <w:bookmarkEnd w:id="1661"/>
      <w:bookmarkEnd w:id="1662"/>
      <w:r w:rsidRPr="00224DC4">
        <w:t>S100_</w:t>
      </w:r>
      <w:bookmarkEnd w:id="1663"/>
      <w:bookmarkEnd w:id="1664"/>
      <w:r w:rsidR="00A04E56" w:rsidRPr="00224DC4">
        <w:t>DatasetDiscoveryMetadata</w:t>
      </w:r>
      <w:bookmarkEnd w:id="1665"/>
      <w:bookmarkEnd w:id="1666"/>
      <w:bookmarkEnd w:id="1667"/>
      <w:bookmarkEnd w:id="1668"/>
      <w:bookmarkEnd w:id="1669"/>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1670" w:name="_Toc512925144"/>
      <w:r w:rsidRPr="007C307C">
        <w:t>S100_D</w:t>
      </w:r>
      <w:r>
        <w:t>ataCoverage</w:t>
      </w:r>
      <w:bookmarkEnd w:id="1670"/>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1671" w:name="_Toc512925146"/>
      <w:r w:rsidRPr="007C307C">
        <w:t>S100_</w:t>
      </w:r>
      <w:bookmarkEnd w:id="1671"/>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1672" w:name="_Toc512925147"/>
      <w:bookmarkStart w:id="1673" w:name="_Hlk513114082"/>
      <w:r w:rsidRPr="007C307C">
        <w:t>S100_ProductSpecification</w:t>
      </w:r>
      <w:bookmarkEnd w:id="1672"/>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1673"/>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1674" w:name="_Toc512925148"/>
      <w:bookmarkStart w:id="1675" w:name="_Toc127463873"/>
      <w:bookmarkStart w:id="1676" w:name="_Toc128125499"/>
      <w:bookmarkStart w:id="1677" w:name="_Toc141176281"/>
      <w:bookmarkStart w:id="1678" w:name="_Toc141176445"/>
      <w:bookmarkStart w:id="1679" w:name="_Toc141177076"/>
      <w:bookmarkStart w:id="1680" w:name="_Toc176796721"/>
      <w:r w:rsidRPr="007C307C">
        <w:t>S100_SupportFileDiscoveryMetadata</w:t>
      </w:r>
      <w:bookmarkEnd w:id="1674"/>
      <w:bookmarkEnd w:id="1675"/>
      <w:bookmarkEnd w:id="1676"/>
      <w:bookmarkEnd w:id="1677"/>
      <w:bookmarkEnd w:id="1678"/>
      <w:bookmarkEnd w:id="1679"/>
      <w:bookmarkEnd w:id="1680"/>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1681" w:name="_Toc512925149"/>
      <w:r w:rsidRPr="007C307C">
        <w:t>S100_SupportFileFormat</w:t>
      </w:r>
      <w:bookmarkEnd w:id="1681"/>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1682" w:name="_Toc512925150"/>
      <w:r w:rsidRPr="007C307C">
        <w:t>S100_</w:t>
      </w:r>
      <w:bookmarkEnd w:id="1682"/>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1683" w:name="_Toc172898065"/>
      <w:bookmarkStart w:id="1684" w:name="_Toc512925151"/>
      <w:bookmarkStart w:id="1685" w:name="_Toc127463874"/>
      <w:bookmarkStart w:id="1686" w:name="_Toc128125500"/>
      <w:bookmarkStart w:id="1687" w:name="_Toc141176282"/>
      <w:bookmarkStart w:id="1688" w:name="_Toc141176446"/>
      <w:bookmarkStart w:id="1689" w:name="_Toc141177077"/>
      <w:bookmarkStart w:id="1690" w:name="_Toc176796722"/>
      <w:bookmarkEnd w:id="1683"/>
      <w:r w:rsidRPr="007C307C">
        <w:lastRenderedPageBreak/>
        <w:t>S100_Catalogue</w:t>
      </w:r>
      <w:r w:rsidR="0092489E">
        <w:t>Discovery</w:t>
      </w:r>
      <w:r>
        <w:t>Metadata</w:t>
      </w:r>
      <w:bookmarkEnd w:id="1684"/>
      <w:bookmarkEnd w:id="1685"/>
      <w:bookmarkEnd w:id="1686"/>
      <w:bookmarkEnd w:id="1687"/>
      <w:bookmarkEnd w:id="1688"/>
      <w:bookmarkEnd w:id="1689"/>
      <w:bookmarkEnd w:id="1690"/>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1691" w:name="_Toc512925152"/>
      <w:r w:rsidRPr="007C307C">
        <w:t>S100_Catalogue</w:t>
      </w:r>
      <w:r>
        <w:t>Scope</w:t>
      </w:r>
      <w:bookmarkEnd w:id="1691"/>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0"/>
          <w:headerReference w:type="default" r:id="rId51"/>
          <w:footerReference w:type="even" r:id="rId52"/>
          <w:footerReference w:type="default" r:id="rId53"/>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1692" w:name="_Toc141177078"/>
      <w:bookmarkStart w:id="1693" w:name="_Toc141176447"/>
      <w:bookmarkStart w:id="1694" w:name="_Toc141177079"/>
      <w:bookmarkStart w:id="1695" w:name="_Toc127463875"/>
      <w:bookmarkStart w:id="1696" w:name="_Toc128125501"/>
      <w:bookmarkStart w:id="1697" w:name="_Toc141176283"/>
      <w:bookmarkStart w:id="1698" w:name="_Toc141176448"/>
      <w:bookmarkStart w:id="1699" w:name="_Toc141177080"/>
      <w:bookmarkStart w:id="1700" w:name="_Toc176796723"/>
      <w:bookmarkEnd w:id="1692"/>
      <w:bookmarkEnd w:id="1693"/>
      <w:bookmarkEnd w:id="1694"/>
      <w:r w:rsidRPr="00CE2E2D">
        <w:lastRenderedPageBreak/>
        <w:t>Data Classification and Encoding Guide</w:t>
      </w:r>
      <w:bookmarkEnd w:id="1695"/>
      <w:bookmarkEnd w:id="1696"/>
      <w:bookmarkEnd w:id="1697"/>
      <w:bookmarkEnd w:id="1698"/>
      <w:bookmarkEnd w:id="1699"/>
      <w:bookmarkEnd w:id="1700"/>
    </w:p>
    <w:p w14:paraId="4ED9F115" w14:textId="7B95487B" w:rsidR="00746982" w:rsidRPr="00273D9B" w:rsidRDefault="00746982" w:rsidP="00B3435A">
      <w:pPr>
        <w:pStyle w:val="Annexheader-level2"/>
      </w:pPr>
      <w:bookmarkStart w:id="1701" w:name="_Toc127463876"/>
      <w:bookmarkStart w:id="1702" w:name="_Toc128125502"/>
      <w:bookmarkStart w:id="1703" w:name="_Toc141176284"/>
      <w:bookmarkStart w:id="1704" w:name="_Toc141176449"/>
      <w:bookmarkStart w:id="1705" w:name="_Toc141177081"/>
      <w:bookmarkStart w:id="1706" w:name="_Toc176796724"/>
      <w:r w:rsidRPr="00273D9B">
        <w:t>UnderKeelClearancePlan</w:t>
      </w:r>
      <w:bookmarkEnd w:id="1701"/>
      <w:bookmarkEnd w:id="1702"/>
      <w:bookmarkEnd w:id="1703"/>
      <w:bookmarkEnd w:id="1704"/>
      <w:bookmarkEnd w:id="1705"/>
      <w:bookmarkEnd w:id="170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1707" w:name="_Toc176796725"/>
      <w:bookmarkStart w:id="1708" w:name="_Toc127463877"/>
      <w:bookmarkStart w:id="1709" w:name="_Toc128125503"/>
      <w:bookmarkStart w:id="1710" w:name="_Toc141176285"/>
      <w:bookmarkStart w:id="1711" w:name="_Toc141176450"/>
      <w:bookmarkStart w:id="1712" w:name="_Toc141177082"/>
      <w:r>
        <w:rPr>
          <w:rFonts w:eastAsiaTheme="minorEastAsia" w:hint="eastAsia"/>
          <w:lang w:eastAsia="ko-KR"/>
        </w:rPr>
        <w:t>UnderKeelClearancePlanArea</w:t>
      </w:r>
      <w:bookmarkEnd w:id="1707"/>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1713" w:name="_Toc176796726"/>
      <w:r w:rsidRPr="00273D9B">
        <w:lastRenderedPageBreak/>
        <w:t>UnderKeelClearanceNonNavigableArea</w:t>
      </w:r>
      <w:bookmarkEnd w:id="1708"/>
      <w:bookmarkEnd w:id="1709"/>
      <w:bookmarkEnd w:id="1710"/>
      <w:bookmarkEnd w:id="1711"/>
      <w:bookmarkEnd w:id="1712"/>
      <w:bookmarkEnd w:id="171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1714" w:name="_Toc172898071"/>
      <w:bookmarkStart w:id="1715" w:name="_Toc127463878"/>
      <w:bookmarkStart w:id="1716" w:name="_Toc128125504"/>
      <w:bookmarkStart w:id="1717" w:name="_Toc141176286"/>
      <w:bookmarkStart w:id="1718" w:name="_Toc141176451"/>
      <w:bookmarkStart w:id="1719" w:name="_Toc141177083"/>
      <w:bookmarkStart w:id="1720" w:name="_Toc176796727"/>
      <w:bookmarkEnd w:id="1714"/>
      <w:r w:rsidRPr="00273D9B">
        <w:lastRenderedPageBreak/>
        <w:t>UnderKeelClearanceAlmostNonNavigableArea</w:t>
      </w:r>
      <w:bookmarkEnd w:id="1715"/>
      <w:bookmarkEnd w:id="1716"/>
      <w:bookmarkEnd w:id="1717"/>
      <w:bookmarkEnd w:id="1718"/>
      <w:bookmarkEnd w:id="1719"/>
      <w:bookmarkEnd w:id="172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1721" w:name="_Toc172898073"/>
      <w:bookmarkStart w:id="1722" w:name="_Toc127463879"/>
      <w:bookmarkStart w:id="1723" w:name="_Toc128125505"/>
      <w:bookmarkStart w:id="1724" w:name="_Toc141176287"/>
      <w:bookmarkStart w:id="1725" w:name="_Toc141176452"/>
      <w:bookmarkStart w:id="1726" w:name="_Toc141177084"/>
      <w:bookmarkStart w:id="1727" w:name="_Toc176796728"/>
      <w:bookmarkEnd w:id="1721"/>
      <w:r w:rsidRPr="00273D9B">
        <w:lastRenderedPageBreak/>
        <w:t>UnderKeelClearanceControlPoint</w:t>
      </w:r>
      <w:bookmarkEnd w:id="1722"/>
      <w:bookmarkEnd w:id="1723"/>
      <w:bookmarkEnd w:id="1724"/>
      <w:bookmarkEnd w:id="1725"/>
      <w:bookmarkEnd w:id="1726"/>
      <w:bookmarkEnd w:id="1727"/>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1728"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1729"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1730"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1731"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1732" w:author="Jason Rhee" w:date="2024-08-23T15:20:00Z" w16du:dateUtc="2024-08-23T05:20:00Z"/>
                <w:rFonts w:ascii="Arial Narrow" w:eastAsia="Malgun Gothic" w:hAnsi="Arial Narrow"/>
                <w:color w:val="000000"/>
                <w:kern w:val="2"/>
                <w:szCs w:val="22"/>
                <w:lang w:val="en-US" w:eastAsia="ko-KR"/>
              </w:rPr>
            </w:pPr>
            <w:ins w:id="1733"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173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173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1736" w:author="Jason Rhee" w:date="2024-08-23T15:20:00Z" w16du:dateUtc="2024-08-23T05:20:00Z"/>
                <w:rFonts w:ascii="Arial Narrow" w:eastAsia="Malgun Gothic" w:hAnsi="Arial Narrow"/>
                <w:color w:val="000000"/>
                <w:kern w:val="2"/>
                <w:szCs w:val="22"/>
                <w:lang w:val="en-US" w:eastAsia="ko-KR"/>
              </w:rPr>
            </w:pPr>
            <w:ins w:id="1737" w:author="Jason Rhee" w:date="2024-08-23T15:37:00Z" w16du:dateUtc="2024-08-23T05:37:00Z">
              <w:r>
                <w:rPr>
                  <w:rFonts w:ascii="Arial Narrow" w:eastAsia="Malgun Gothic" w:hAnsi="Arial Narrow"/>
                  <w:color w:val="000000"/>
                  <w:kern w:val="2"/>
                  <w:szCs w:val="22"/>
                  <w:lang w:val="en-US" w:eastAsia="ko-KR"/>
                </w:rPr>
                <w:t xml:space="preserve">(S) </w:t>
              </w:r>
            </w:ins>
            <w:ins w:id="173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1739" w:author="Jason Rhee" w:date="2024-08-23T15:20:00Z" w16du:dateUtc="2024-08-23T05:20:00Z"/>
                <w:rFonts w:ascii="Arial Narrow" w:eastAsia="Malgun Gothic" w:hAnsi="Arial Narrow"/>
                <w:color w:val="000000"/>
                <w:kern w:val="2"/>
                <w:szCs w:val="22"/>
                <w:lang w:val="en-US" w:eastAsia="ko-KR"/>
              </w:rPr>
            </w:pPr>
            <w:ins w:id="1740"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1741"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1742" w:author="Jason Rhee" w:date="2024-08-23T15:20:00Z" w16du:dateUtc="2024-08-23T05:20:00Z"/>
                <w:rFonts w:ascii="Arial Narrow" w:eastAsia="Malgun Gothic" w:hAnsi="Arial Narrow"/>
                <w:color w:val="000000"/>
                <w:kern w:val="2"/>
                <w:szCs w:val="22"/>
                <w:lang w:val="en-US" w:eastAsia="ko-KR"/>
              </w:rPr>
            </w:pPr>
            <w:ins w:id="1743"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174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174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1746" w:author="Jason Rhee" w:date="2024-08-23T15:20:00Z" w16du:dateUtc="2024-08-23T05:20:00Z"/>
                <w:rFonts w:ascii="Arial Narrow" w:eastAsia="Malgun Gothic" w:hAnsi="Arial Narrow"/>
                <w:color w:val="000000"/>
                <w:kern w:val="2"/>
                <w:szCs w:val="22"/>
                <w:lang w:val="en-US" w:eastAsia="ko-KR"/>
              </w:rPr>
            </w:pPr>
            <w:ins w:id="1747" w:author="Jason Rhee" w:date="2024-08-23T15:38:00Z" w16du:dateUtc="2024-08-23T05:38:00Z">
              <w:r>
                <w:rPr>
                  <w:rFonts w:ascii="Arial Narrow" w:eastAsia="Malgun Gothic" w:hAnsi="Arial Narrow"/>
                  <w:color w:val="000000"/>
                  <w:kern w:val="2"/>
                  <w:szCs w:val="22"/>
                  <w:lang w:val="en-US" w:eastAsia="ko-KR"/>
                </w:rPr>
                <w:t xml:space="preserve">(S) </w:t>
              </w:r>
            </w:ins>
            <w:ins w:id="174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1749" w:author="Jason Rhee" w:date="2024-08-23T15:20:00Z" w16du:dateUtc="2024-08-23T05:20:00Z"/>
                <w:rFonts w:ascii="Arial Narrow" w:eastAsia="Malgun Gothic" w:hAnsi="Arial Narrow"/>
                <w:color w:val="000000"/>
                <w:kern w:val="2"/>
                <w:szCs w:val="22"/>
                <w:lang w:val="en-US" w:eastAsia="ko-KR"/>
              </w:rPr>
            </w:pPr>
            <w:ins w:id="1750"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1751"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1752" w:author="Jason Rhee" w:date="2024-08-23T15:20:00Z" w16du:dateUtc="2024-08-23T05:20:00Z"/>
                <w:rFonts w:ascii="Arial Narrow" w:eastAsia="Malgun Gothic" w:hAnsi="Arial Narrow"/>
                <w:color w:val="000000"/>
                <w:kern w:val="2"/>
                <w:szCs w:val="22"/>
                <w:lang w:val="en-US" w:eastAsia="ko-KR"/>
              </w:rPr>
            </w:pPr>
            <w:ins w:id="1753"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175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1755" w:author="Jason Rhee" w:date="2024-08-23T15:38:00Z" w16du:dateUtc="2024-08-23T05:38:00Z"/>
                <w:rFonts w:ascii="Arial Narrow" w:eastAsia="Malgun Gothic" w:hAnsi="Arial Narrow"/>
                <w:color w:val="000000"/>
                <w:kern w:val="2"/>
                <w:szCs w:val="22"/>
                <w:lang w:val="en-US" w:eastAsia="ko-KR"/>
              </w:rPr>
            </w:pPr>
            <w:ins w:id="1756"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1757" w:author="Jason Rhee" w:date="2024-08-23T15:20:00Z" w16du:dateUtc="2024-08-23T05:20:00Z"/>
                <w:rFonts w:ascii="Arial Narrow" w:eastAsia="Malgun Gothic" w:hAnsi="Arial Narrow"/>
                <w:color w:val="000000"/>
                <w:kern w:val="2"/>
                <w:szCs w:val="22"/>
                <w:lang w:val="en-US" w:eastAsia="ko-KR"/>
              </w:rPr>
            </w:pPr>
            <w:ins w:id="1758"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1759" w:author="Jason Rhee" w:date="2024-08-23T15:20:00Z" w16du:dateUtc="2024-08-23T05:20:00Z"/>
                <w:rFonts w:ascii="Arial Narrow" w:eastAsia="Malgun Gothic" w:hAnsi="Arial Narrow"/>
                <w:color w:val="000000"/>
                <w:kern w:val="2"/>
                <w:szCs w:val="22"/>
                <w:lang w:val="en-US" w:eastAsia="ko-KR"/>
              </w:rPr>
            </w:pPr>
            <w:ins w:id="1760" w:author="Jason Rhee" w:date="2024-08-23T15:38:00Z" w16du:dateUtc="2024-08-23T05:38:00Z">
              <w:r>
                <w:rPr>
                  <w:rFonts w:ascii="Arial Narrow" w:eastAsia="Malgun Gothic" w:hAnsi="Arial Narrow"/>
                  <w:color w:val="000000"/>
                  <w:kern w:val="2"/>
                  <w:szCs w:val="22"/>
                  <w:lang w:val="en-US" w:eastAsia="ko-KR"/>
                </w:rPr>
                <w:t xml:space="preserve">(S) </w:t>
              </w:r>
            </w:ins>
            <w:ins w:id="1761"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1762" w:author="Jason Rhee" w:date="2024-08-23T15:20:00Z" w16du:dateUtc="2024-08-23T05:20:00Z"/>
                <w:rFonts w:ascii="Arial Narrow" w:eastAsia="Malgun Gothic" w:hAnsi="Arial Narrow"/>
                <w:color w:val="000000"/>
                <w:kern w:val="2"/>
                <w:szCs w:val="22"/>
                <w:lang w:val="en-US" w:eastAsia="ko-KR"/>
              </w:rPr>
            </w:pPr>
            <w:ins w:id="1763"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1764" w:name="_Toc172898075"/>
      <w:bookmarkStart w:id="1765" w:name="_Toc454280013"/>
      <w:bookmarkStart w:id="1766" w:name="_Toc454280210"/>
      <w:bookmarkStart w:id="1767" w:name="_Toc516364"/>
      <w:bookmarkStart w:id="1768" w:name="_Toc127463880"/>
      <w:bookmarkStart w:id="1769" w:name="_Toc128125506"/>
      <w:bookmarkStart w:id="1770" w:name="_Toc141176288"/>
      <w:bookmarkStart w:id="1771" w:name="_Toc141176453"/>
      <w:bookmarkStart w:id="1772" w:name="_Toc141177085"/>
      <w:bookmarkStart w:id="1773" w:name="_Toc176796729"/>
      <w:bookmarkEnd w:id="1764"/>
      <w:r w:rsidRPr="00D129DC">
        <w:lastRenderedPageBreak/>
        <w:t>Associatio</w:t>
      </w:r>
      <w:r w:rsidR="00910EEA">
        <w:t xml:space="preserve">n </w:t>
      </w:r>
      <w:bookmarkEnd w:id="1765"/>
      <w:bookmarkEnd w:id="1766"/>
      <w:bookmarkEnd w:id="1767"/>
      <w:bookmarkEnd w:id="1768"/>
      <w:bookmarkEnd w:id="1769"/>
      <w:bookmarkEnd w:id="1770"/>
      <w:bookmarkEnd w:id="1771"/>
      <w:bookmarkEnd w:id="1772"/>
      <w:r w:rsidR="00F669CF">
        <w:t>Names</w:t>
      </w:r>
      <w:bookmarkEnd w:id="1773"/>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Non Navigable Area </w:t>
      </w:r>
      <w:del w:id="1774" w:author="Jason Rhee" w:date="2024-08-26T11:56:00Z" w16du:dateUtc="2024-08-26T01:56:00Z">
        <w:r w:rsidDel="00481EA4">
          <w:delText>Comp0sition</w:delText>
        </w:r>
      </w:del>
      <w:ins w:id="1775"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1776" w:name="_Toc176796730"/>
      <w:r>
        <w:t>Association Roles</w:t>
      </w:r>
      <w:bookmarkEnd w:id="1776"/>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1777" w:name="_Toc176796731"/>
      <w:r w:rsidRPr="00B35992">
        <w:t>Attribute and Enumerate Descriptions</w:t>
      </w:r>
      <w:bookmarkEnd w:id="1777"/>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1778" w:author="Jason Rhee" w:date="2024-08-23T15:40:00Z" w16du:dateUtc="2024-08-23T05:40:00Z"/>
        </w:rPr>
      </w:pPr>
      <w:ins w:id="1779"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1780" w:author="Jason Rhee" w:date="2024-08-23T15:41:00Z"/>
        </w:trPr>
        <w:tc>
          <w:tcPr>
            <w:tcW w:w="9060" w:type="dxa"/>
          </w:tcPr>
          <w:p w14:paraId="55F4BDD5" w14:textId="05CB8443" w:rsidR="00506D4B" w:rsidRDefault="00506D4B" w:rsidP="00610B53">
            <w:pPr>
              <w:spacing w:after="0"/>
              <w:rPr>
                <w:ins w:id="1781" w:author="Jason Rhee" w:date="2024-08-23T15:42:00Z" w16du:dateUtc="2024-08-23T05:42:00Z"/>
              </w:rPr>
            </w:pPr>
            <w:ins w:id="1782"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1783" w:author="Jason Rhee" w:date="2024-08-23T15:41:00Z" w16du:dateUtc="2024-08-23T05:41:00Z"/>
              </w:rPr>
            </w:pPr>
          </w:p>
          <w:p w14:paraId="1C68DF68" w14:textId="77777777" w:rsidR="00506D4B" w:rsidRDefault="00506D4B" w:rsidP="00610B53">
            <w:pPr>
              <w:rPr>
                <w:ins w:id="1784" w:author="Jason Rhee" w:date="2024-08-23T15:41:00Z" w16du:dateUtc="2024-08-23T05:41:00Z"/>
              </w:rPr>
            </w:pPr>
            <w:ins w:id="1785" w:author="Jason Rhee" w:date="2024-08-23T15:41:00Z" w16du:dateUtc="2024-08-23T05:41:00Z">
              <w:r w:rsidRPr="00B35992">
                <w:t>Remarks:</w:t>
              </w:r>
            </w:ins>
          </w:p>
          <w:p w14:paraId="33E12294" w14:textId="7E4F4BBB" w:rsidR="00506D4B" w:rsidRDefault="00506D4B" w:rsidP="00610B53">
            <w:pPr>
              <w:rPr>
                <w:ins w:id="1786" w:author="Jason Rhee" w:date="2024-08-23T15:41:00Z" w16du:dateUtc="2024-08-23T05:41:00Z"/>
              </w:rPr>
            </w:pPr>
            <w:ins w:id="1787" w:author="Jason Rhee" w:date="2024-08-23T15:41:00Z" w16du:dateUtc="2024-08-23T05:41:00Z">
              <w:r>
                <w:t>•No remarks.</w:t>
              </w:r>
            </w:ins>
          </w:p>
        </w:tc>
      </w:tr>
    </w:tbl>
    <w:p w14:paraId="3DDABA38" w14:textId="77777777" w:rsidR="00506D4B" w:rsidRDefault="00506D4B" w:rsidP="00610B53">
      <w:pPr>
        <w:rPr>
          <w:ins w:id="1788"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1789" w:author="Jason Rhee" w:date="2024-08-23T15:41:00Z" w16du:dateUtc="2024-08-23T05:41:00Z"/>
        </w:rPr>
      </w:pPr>
      <w:ins w:id="1790"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1791" w:author="Jason Rhee" w:date="2024-08-23T15:41:00Z"/>
        </w:trPr>
        <w:tc>
          <w:tcPr>
            <w:tcW w:w="9060" w:type="dxa"/>
          </w:tcPr>
          <w:p w14:paraId="228C5FD8" w14:textId="0E28ADDA" w:rsidR="00506D4B" w:rsidRDefault="00506D4B" w:rsidP="00536207">
            <w:pPr>
              <w:spacing w:after="0"/>
              <w:rPr>
                <w:ins w:id="1792" w:author="Jason Rhee" w:date="2024-08-23T15:42:00Z" w16du:dateUtc="2024-08-23T05:42:00Z"/>
              </w:rPr>
            </w:pPr>
            <w:ins w:id="1793"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1794" w:author="Jason Rhee" w:date="2024-08-26T12:44:00Z" w16du:dateUtc="2024-08-26T02:44:00Z">
              <w:r w:rsidR="00DD0DD5">
                <w:t>r</w:t>
              </w:r>
            </w:ins>
            <w:ins w:id="1795"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1796" w:author="Jason Rhee" w:date="2024-08-26T11:57:00Z" w16du:dateUtc="2024-08-26T01:57:00Z"/>
                <w:rFonts w:cs="Arial"/>
                <w:sz w:val="20"/>
              </w:rPr>
            </w:pPr>
            <w:ins w:id="1797" w:author="Jason Rhee" w:date="2024-08-26T11:57:00Z" w16du:dateUtc="2024-08-26T01:57:00Z">
              <w:r>
                <w:rPr>
                  <w:rFonts w:cs="Arial"/>
                  <w:sz w:val="20"/>
                </w:rPr>
                <w:t xml:space="preserve">1) </w:t>
              </w:r>
            </w:ins>
            <w:ins w:id="1798" w:author="Jason Rhee" w:date="2024-08-26T12:43:00Z" w16du:dateUtc="2024-08-26T02:43:00Z">
              <w:r w:rsidR="0010563C" w:rsidRPr="0010563C">
                <w:rPr>
                  <w:rFonts w:cs="Arial"/>
                  <w:b/>
                  <w:sz w:val="20"/>
                </w:rPr>
                <w:t>defaultNameDisplay</w:t>
              </w:r>
            </w:ins>
          </w:p>
          <w:p w14:paraId="4A4FB996" w14:textId="4F18641B" w:rsidR="00E73348" w:rsidRDefault="00E73348" w:rsidP="00E73348">
            <w:pPr>
              <w:pStyle w:val="BodyText"/>
              <w:spacing w:before="120"/>
              <w:rPr>
                <w:ins w:id="1799" w:author="Jason Rhee" w:date="2024-08-26T11:57:00Z" w16du:dateUtc="2024-08-26T01:57:00Z"/>
                <w:rFonts w:cs="Arial"/>
                <w:sz w:val="20"/>
              </w:rPr>
            </w:pPr>
            <w:ins w:id="1800"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1"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1802" w:author="Jason Rhee" w:date="2024-08-26T11:57:00Z" w16du:dateUtc="2024-08-26T01:57:00Z"/>
                <w:rFonts w:cs="Arial"/>
                <w:sz w:val="20"/>
              </w:rPr>
            </w:pPr>
            <w:ins w:id="1803" w:author="Jason Rhee" w:date="2024-08-26T11:57:00Z" w16du:dateUtc="2024-08-26T01:57:00Z">
              <w:r>
                <w:rPr>
                  <w:rFonts w:cs="Arial"/>
                  <w:sz w:val="20"/>
                </w:rPr>
                <w:t xml:space="preserve">2) </w:t>
              </w:r>
            </w:ins>
            <w:ins w:id="1804" w:author="Jason Rhee" w:date="2024-08-26T12:43:00Z" w16du:dateUtc="2024-08-26T02:43:00Z">
              <w:r w:rsidR="0010563C" w:rsidRPr="0010563C">
                <w:rPr>
                  <w:rFonts w:cs="Arial"/>
                  <w:b/>
                  <w:sz w:val="20"/>
                </w:rPr>
                <w:t>alternateNameDisplay</w:t>
              </w:r>
            </w:ins>
          </w:p>
          <w:p w14:paraId="70FEAEC3" w14:textId="2E8ADEA6" w:rsidR="00E73348" w:rsidRDefault="00E73348" w:rsidP="00E73348">
            <w:pPr>
              <w:pStyle w:val="BodyText"/>
              <w:spacing w:before="120"/>
              <w:rPr>
                <w:ins w:id="1805" w:author="Jason Rhee" w:date="2024-08-26T11:57:00Z" w16du:dateUtc="2024-08-26T01:57:00Z"/>
                <w:rFonts w:cs="Arial"/>
                <w:sz w:val="20"/>
              </w:rPr>
            </w:pPr>
            <w:ins w:id="1806"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7"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1808" w:author="Jason Rhee" w:date="2024-08-23T15:42:00Z" w16du:dateUtc="2024-08-23T05:42:00Z"/>
                <w:lang w:val="en-GB"/>
              </w:rPr>
            </w:pPr>
          </w:p>
          <w:p w14:paraId="4F10D258" w14:textId="77777777" w:rsidR="00506D4B" w:rsidRDefault="00506D4B" w:rsidP="00536207">
            <w:pPr>
              <w:rPr>
                <w:ins w:id="1809" w:author="Jason Rhee" w:date="2024-08-23T15:42:00Z" w16du:dateUtc="2024-08-23T05:42:00Z"/>
              </w:rPr>
            </w:pPr>
            <w:ins w:id="1810" w:author="Jason Rhee" w:date="2024-08-23T15:42:00Z" w16du:dateUtc="2024-08-23T05:42:00Z">
              <w:r w:rsidRPr="00B35992">
                <w:t>Remarks:</w:t>
              </w:r>
            </w:ins>
          </w:p>
          <w:p w14:paraId="3E1A7D27" w14:textId="536252E8" w:rsidR="00506D4B" w:rsidRDefault="00506D4B" w:rsidP="00536207">
            <w:pPr>
              <w:rPr>
                <w:ins w:id="1811" w:author="Jason Rhee" w:date="2024-08-23T15:41:00Z" w16du:dateUtc="2024-08-23T05:41:00Z"/>
              </w:rPr>
            </w:pPr>
            <w:ins w:id="1812" w:author="Jason Rhee" w:date="2024-08-23T15:42:00Z" w16du:dateUtc="2024-08-23T05:42:00Z">
              <w:r>
                <w:t>•No remarks.</w:t>
              </w:r>
            </w:ins>
          </w:p>
        </w:tc>
      </w:tr>
    </w:tbl>
    <w:p w14:paraId="10CCA1CE" w14:textId="77777777" w:rsidR="00506D4B" w:rsidRDefault="00506D4B" w:rsidP="00536207">
      <w:pPr>
        <w:rPr>
          <w:ins w:id="1813"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1814" w:name="_Toc127463881"/>
      <w:bookmarkStart w:id="1815" w:name="_Toc128125507"/>
      <w:bookmarkStart w:id="1816" w:name="_Toc141176289"/>
      <w:bookmarkStart w:id="1817" w:name="_Toc141176454"/>
      <w:bookmarkStart w:id="1818" w:name="_Toc141177086"/>
      <w:bookmarkStart w:id="1819" w:name="_Toc176796732"/>
      <w:bookmarkStart w:id="1820" w:name="_Toc270580271"/>
      <w:r w:rsidR="008A4EB6" w:rsidRPr="00BA00B6">
        <w:lastRenderedPageBreak/>
        <w:t>Schema documentation for S129.xsd</w:t>
      </w:r>
      <w:bookmarkEnd w:id="1814"/>
      <w:bookmarkEnd w:id="1815"/>
      <w:bookmarkEnd w:id="1816"/>
      <w:bookmarkEnd w:id="1817"/>
      <w:bookmarkEnd w:id="1818"/>
      <w:bookmarkEnd w:id="1819"/>
    </w:p>
    <w:p w14:paraId="48D49FAD" w14:textId="77777777" w:rsidR="008A4EB6" w:rsidRDefault="008A4EB6" w:rsidP="00B3435A">
      <w:pPr>
        <w:pStyle w:val="Annexheader-level2"/>
      </w:pPr>
      <w:bookmarkStart w:id="1821" w:name="Table_of_Contents"/>
      <w:bookmarkStart w:id="1822" w:name="Namespace:_&quot;http://www.iho.int/S124/gml/"/>
      <w:bookmarkStart w:id="1823" w:name="_bookmark0"/>
      <w:bookmarkStart w:id="1824" w:name="Schema(s)"/>
      <w:bookmarkStart w:id="1825" w:name="_bookmark1"/>
      <w:bookmarkStart w:id="1826" w:name="_Toc516366"/>
      <w:bookmarkStart w:id="1827" w:name="_Toc127463882"/>
      <w:bookmarkStart w:id="1828" w:name="_Toc128125508"/>
      <w:bookmarkStart w:id="1829" w:name="_Toc141176290"/>
      <w:bookmarkStart w:id="1830" w:name="_Toc141176455"/>
      <w:bookmarkStart w:id="1831" w:name="_Toc141177087"/>
      <w:bookmarkStart w:id="1832" w:name="_Toc176796733"/>
      <w:bookmarkEnd w:id="1821"/>
      <w:bookmarkEnd w:id="1822"/>
      <w:bookmarkEnd w:id="1823"/>
      <w:bookmarkEnd w:id="1824"/>
      <w:bookmarkEnd w:id="1825"/>
      <w:r>
        <w:t>Schema(s)</w:t>
      </w:r>
      <w:bookmarkEnd w:id="1826"/>
      <w:bookmarkEnd w:id="1827"/>
      <w:bookmarkEnd w:id="1828"/>
      <w:bookmarkEnd w:id="1829"/>
      <w:bookmarkEnd w:id="1830"/>
      <w:bookmarkEnd w:id="1831"/>
      <w:bookmarkEnd w:id="1832"/>
    </w:p>
    <w:p w14:paraId="1FFE7A7B" w14:textId="77777777" w:rsidR="008A4EB6" w:rsidRDefault="008A4EB6" w:rsidP="00716349">
      <w:pPr>
        <w:pStyle w:val="Annex-Heading3"/>
      </w:pPr>
      <w:bookmarkStart w:id="1833" w:name="Main_schema_S129.xsd"/>
      <w:bookmarkStart w:id="1834" w:name="_bookmark2"/>
      <w:bookmarkEnd w:id="1833"/>
      <w:bookmarkEnd w:id="1834"/>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1835" w:name="Complex_Type(s)"/>
      <w:bookmarkStart w:id="1836" w:name="_bookmark3"/>
      <w:bookmarkStart w:id="1837" w:name="_Toc516367"/>
      <w:bookmarkStart w:id="1838" w:name="_Toc127463883"/>
      <w:bookmarkStart w:id="1839" w:name="_Toc128125509"/>
      <w:bookmarkStart w:id="1840" w:name="_Toc141176291"/>
      <w:bookmarkStart w:id="1841" w:name="_Toc141176456"/>
      <w:bookmarkStart w:id="1842" w:name="_Toc141177088"/>
      <w:bookmarkStart w:id="1843" w:name="_Toc176796734"/>
      <w:bookmarkEnd w:id="1835"/>
      <w:bookmarkEnd w:id="1836"/>
      <w:r>
        <w:t>Complex</w:t>
      </w:r>
      <w:r>
        <w:rPr>
          <w:spacing w:val="-8"/>
        </w:rPr>
        <w:t xml:space="preserve"> </w:t>
      </w:r>
      <w:r>
        <w:rPr>
          <w:spacing w:val="-3"/>
        </w:rPr>
        <w:t>Type(s)</w:t>
      </w:r>
      <w:bookmarkEnd w:id="1837"/>
      <w:bookmarkEnd w:id="1838"/>
      <w:bookmarkEnd w:id="1839"/>
      <w:bookmarkEnd w:id="1840"/>
      <w:bookmarkEnd w:id="1841"/>
      <w:bookmarkEnd w:id="1842"/>
      <w:bookmarkEnd w:id="1843"/>
    </w:p>
    <w:p w14:paraId="22998CCE" w14:textId="77777777" w:rsidR="008A4EB6" w:rsidRDefault="008A4EB6" w:rsidP="00716349">
      <w:pPr>
        <w:pStyle w:val="Annex-Heading3"/>
      </w:pPr>
      <w:bookmarkStart w:id="1844" w:name="Complex_Type_GM_Point"/>
      <w:bookmarkStart w:id="1845" w:name="_bookmark4"/>
      <w:bookmarkEnd w:id="1844"/>
      <w:bookmarkEnd w:id="1845"/>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6"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1846" w:name="Complex_Type_GM_Curve"/>
      <w:bookmarkStart w:id="1847" w:name="_bookmark5"/>
      <w:bookmarkEnd w:id="1846"/>
      <w:bookmarkEnd w:id="1847"/>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8"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1848" w:name="Complex_Type_GM_Surface"/>
      <w:bookmarkStart w:id="1849" w:name="_bookmark6"/>
      <w:bookmarkEnd w:id="1848"/>
      <w:bookmarkEnd w:id="1849"/>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0"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ins w:id="1850" w:author="Jason Rhee" w:date="2024-08-26T13:08:00Z" w16du:dateUtc="2024-08-26T03:08:00Z"/>
          <w:rFonts w:eastAsia="Courier New" w:cs="Arial"/>
          <w:b/>
          <w:bCs/>
          <w:szCs w:val="20"/>
        </w:rPr>
      </w:pPr>
      <w:ins w:id="1851"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1852"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1853" w:name="Complex_Type_fixedTimeRangeType"/>
      <w:bookmarkStart w:id="1854" w:name="_bookmark7"/>
      <w:bookmarkEnd w:id="1853"/>
      <w:bookmarkEnd w:id="1854"/>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1855" w:author="Jason Rhee" w:date="2024-08-26T13:06:00Z" w16du:dateUtc="2024-08-26T03:06:00Z"/>
        </w:rPr>
      </w:pPr>
      <w:bookmarkStart w:id="1856" w:name="Complex_Type_FeatureType"/>
      <w:bookmarkStart w:id="1857" w:name="_bookmark8"/>
      <w:bookmarkEnd w:id="1856"/>
      <w:bookmarkEnd w:id="1857"/>
      <w:ins w:id="1858" w:author="Jason Rhee" w:date="2024-08-26T13:05:00Z" w16du:dateUtc="2024-08-26T03:05:00Z">
        <w:r>
          <w:t>Complex</w:t>
        </w:r>
        <w:r>
          <w:rPr>
            <w:spacing w:val="-21"/>
          </w:rPr>
          <w:t xml:space="preserve"> </w:t>
        </w:r>
        <w:r>
          <w:rPr>
            <w:spacing w:val="-5"/>
          </w:rPr>
          <w:t>Type</w:t>
        </w:r>
        <w:r>
          <w:rPr>
            <w:spacing w:val="-20"/>
          </w:rPr>
          <w:t xml:space="preserve"> — </w:t>
        </w:r>
      </w:ins>
      <w:ins w:id="1859" w:author="Jason Rhee" w:date="2024-08-26T13:06:00Z" w16du:dateUtc="2024-08-26T03:06:00Z">
        <w:r>
          <w:t>featureName</w:t>
        </w:r>
      </w:ins>
      <w:ins w:id="1860" w:author="Jason Rhee" w:date="2024-08-26T13:05:00Z" w16du:dateUtc="2024-08-26T03:05:00Z">
        <w:r>
          <w:t>Type</w:t>
        </w:r>
      </w:ins>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Change w:id="1861">
          <w:tblGrid>
            <w:gridCol w:w="5"/>
            <w:gridCol w:w="1026"/>
            <w:gridCol w:w="5"/>
            <w:gridCol w:w="8565"/>
            <w:gridCol w:w="5"/>
          </w:tblGrid>
        </w:tblGridChange>
      </w:tblGrid>
      <w:tr w:rsidR="00B77DCE" w14:paraId="681D34EE" w14:textId="77777777" w:rsidTr="000901CA">
        <w:trPr>
          <w:trHeight w:hRule="exact" w:val="280"/>
          <w:ins w:id="1862"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1863" w:author="Jason Rhee" w:date="2024-08-26T13:06:00Z" w16du:dateUtc="2024-08-26T03:06:00Z"/>
                <w:rFonts w:ascii="Times New Roman" w:eastAsia="Times New Roman" w:hAnsi="Times New Roman" w:cs="Times New Roman"/>
                <w:sz w:val="16"/>
                <w:szCs w:val="16"/>
              </w:rPr>
            </w:pPr>
            <w:ins w:id="1864"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1865" w:author="Jason Rhee" w:date="2024-08-26T13:06:00Z" w16du:dateUtc="2024-08-26T03:06:00Z"/>
                <w:rFonts w:ascii="Times New Roman" w:eastAsia="Times New Roman" w:hAnsi="Times New Roman" w:cs="Times New Roman"/>
                <w:sz w:val="16"/>
                <w:szCs w:val="16"/>
              </w:rPr>
            </w:pPr>
            <w:ins w:id="1866"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186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1868" w:author="Jason Rhee" w:date="2024-08-26T13:06:00Z" w16du:dateUtc="2024-08-26T03:06:00Z"/>
                <w:rFonts w:ascii="Times New Roman" w:eastAsia="Times New Roman" w:hAnsi="Times New Roman" w:cs="Times New Roman"/>
                <w:sz w:val="16"/>
                <w:szCs w:val="16"/>
              </w:rPr>
            </w:pPr>
            <w:ins w:id="1869"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1870" w:author="Jason Rhee" w:date="2024-08-26T13:06:00Z" w16du:dateUtc="2024-08-26T03:06:00Z"/>
                <w:rFonts w:ascii="Courier New" w:eastAsia="Courier New" w:hAnsi="Courier New" w:cs="Courier New"/>
                <w:sz w:val="14"/>
                <w:szCs w:val="14"/>
              </w:rPr>
            </w:pPr>
            <w:ins w:id="1871"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2579E1">
        <w:tblPrEx>
          <w:tblW w:w="0" w:type="auto"/>
          <w:tblInd w:w="258" w:type="dxa"/>
          <w:tblLayout w:type="fixed"/>
          <w:tblCellMar>
            <w:left w:w="0" w:type="dxa"/>
            <w:right w:w="0" w:type="dxa"/>
          </w:tblCellMar>
          <w:tblLook w:val="01E0" w:firstRow="1" w:lastRow="1" w:firstColumn="1" w:lastColumn="1" w:noHBand="0" w:noVBand="0"/>
          <w:tblPrExChange w:id="1872" w:author="Jason Rhee" w:date="2024-08-28T14:58:00Z" w16du:dateUtc="2024-08-28T04:58:00Z">
            <w:tblPrEx>
              <w:tblW w:w="0" w:type="auto"/>
              <w:tblInd w:w="258" w:type="dxa"/>
              <w:tblLayout w:type="fixed"/>
              <w:tblCellMar>
                <w:left w:w="0" w:type="dxa"/>
                <w:right w:w="0" w:type="dxa"/>
              </w:tblCellMar>
              <w:tblLook w:val="01E0" w:firstRow="1" w:lastRow="1" w:firstColumn="1" w:lastColumn="1" w:noHBand="0" w:noVBand="0"/>
            </w:tblPrEx>
          </w:tblPrExChange>
        </w:tblPrEx>
        <w:trPr>
          <w:trHeight w:hRule="exact" w:val="2578"/>
          <w:ins w:id="1873" w:author="Jason Rhee" w:date="2024-08-26T13:06:00Z"/>
          <w:trPrChange w:id="1874" w:author="Jason Rhee" w:date="2024-08-28T14:58:00Z" w16du:dateUtc="2024-08-28T04:58:00Z">
            <w:trPr>
              <w:gridAfter w:val="0"/>
              <w:trHeight w:hRule="exact" w:val="1576"/>
            </w:trPr>
          </w:trPrChange>
        </w:trPr>
        <w:tc>
          <w:tcPr>
            <w:tcW w:w="1031" w:type="dxa"/>
            <w:tcBorders>
              <w:top w:val="single" w:sz="4" w:space="0" w:color="000000"/>
              <w:left w:val="single" w:sz="4" w:space="0" w:color="000000"/>
              <w:bottom w:val="single" w:sz="4" w:space="0" w:color="000000"/>
              <w:right w:val="single" w:sz="4" w:space="0" w:color="000000"/>
            </w:tcBorders>
            <w:tcPrChange w:id="1875" w:author="Jason Rhee" w:date="2024-08-28T14:58:00Z" w16du:dateUtc="2024-08-28T04:58:00Z">
              <w:tcPr>
                <w:tcW w:w="1031" w:type="dxa"/>
                <w:gridSpan w:val="2"/>
                <w:tcBorders>
                  <w:top w:val="single" w:sz="4" w:space="0" w:color="000000"/>
                  <w:left w:val="single" w:sz="4" w:space="0" w:color="000000"/>
                  <w:bottom w:val="single" w:sz="4" w:space="0" w:color="000000"/>
                  <w:right w:val="single" w:sz="4" w:space="0" w:color="000000"/>
                </w:tcBorders>
              </w:tcPr>
            </w:tcPrChange>
          </w:tcPr>
          <w:p w14:paraId="0B90126B" w14:textId="77777777" w:rsidR="00B77DCE" w:rsidRDefault="00B77DCE" w:rsidP="000901CA">
            <w:pPr>
              <w:pStyle w:val="TableParagraph"/>
              <w:spacing w:before="22"/>
              <w:ind w:left="40"/>
              <w:rPr>
                <w:ins w:id="1876" w:author="Jason Rhee" w:date="2024-08-26T13:06:00Z" w16du:dateUtc="2024-08-26T03:06:00Z"/>
                <w:rFonts w:ascii="Times New Roman" w:eastAsia="Times New Roman" w:hAnsi="Times New Roman" w:cs="Times New Roman"/>
                <w:sz w:val="16"/>
                <w:szCs w:val="16"/>
              </w:rPr>
            </w:pPr>
            <w:ins w:id="1877" w:author="Jason Rhee" w:date="2024-08-26T13:06:00Z" w16du:dateUtc="2024-08-26T03:06:00Z">
              <w:r>
                <w:rPr>
                  <w:rFonts w:ascii="Times New Roman"/>
                  <w:sz w:val="16"/>
                </w:rPr>
                <w:t>Diagram</w:t>
              </w:r>
            </w:ins>
          </w:p>
        </w:tc>
        <w:tc>
          <w:tcPr>
            <w:tcW w:w="8570" w:type="dxa"/>
            <w:tcBorders>
              <w:top w:val="single" w:sz="4" w:space="0" w:color="000000"/>
              <w:left w:val="single" w:sz="4" w:space="0" w:color="000000"/>
              <w:bottom w:val="single" w:sz="4" w:space="0" w:color="000000"/>
              <w:right w:val="single" w:sz="4" w:space="0" w:color="000000"/>
            </w:tcBorders>
            <w:tcPrChange w:id="1878" w:author="Jason Rhee" w:date="2024-08-28T14:58:00Z" w16du:dateUtc="2024-08-28T04:58:00Z">
              <w:tcPr>
                <w:tcW w:w="8570" w:type="dxa"/>
                <w:gridSpan w:val="2"/>
                <w:tcBorders>
                  <w:top w:val="single" w:sz="4" w:space="0" w:color="000000"/>
                  <w:left w:val="single" w:sz="4" w:space="0" w:color="000000"/>
                  <w:bottom w:val="single" w:sz="4" w:space="0" w:color="000000"/>
                  <w:right w:val="single" w:sz="4" w:space="0" w:color="000000"/>
                </w:tcBorders>
              </w:tcPr>
            </w:tcPrChange>
          </w:tcPr>
          <w:p w14:paraId="311F3C75" w14:textId="77777777" w:rsidR="00B77DCE" w:rsidRDefault="00B77DCE" w:rsidP="000901CA">
            <w:pPr>
              <w:pStyle w:val="TableParagraph"/>
              <w:spacing w:before="4"/>
              <w:rPr>
                <w:ins w:id="1879" w:author="Jason Rhee" w:date="2024-08-26T13:06:00Z" w16du:dateUtc="2024-08-26T03:06:00Z"/>
                <w:rFonts w:ascii="Courier New" w:eastAsia="Courier New" w:hAnsi="Courier New" w:cs="Courier New"/>
                <w:b/>
                <w:bCs/>
                <w:sz w:val="5"/>
                <w:szCs w:val="5"/>
              </w:rPr>
            </w:pPr>
          </w:p>
          <w:p w14:paraId="165F2714" w14:textId="5C58B4C5" w:rsidR="00B77DCE" w:rsidRDefault="002579E1">
            <w:pPr>
              <w:pStyle w:val="TableParagraph"/>
              <w:rPr>
                <w:ins w:id="1880" w:author="Jason Rhee" w:date="2024-08-26T13:06:00Z" w16du:dateUtc="2024-08-26T03:06:00Z"/>
                <w:rFonts w:ascii="Courier New" w:eastAsia="Courier New" w:hAnsi="Courier New" w:cs="Courier New"/>
                <w:sz w:val="20"/>
                <w:szCs w:val="20"/>
              </w:rPr>
              <w:pPrChange w:id="1881" w:author="Jason Rhee" w:date="2024-08-28T14:58:00Z" w16du:dateUtc="2024-08-28T04:58:00Z">
                <w:pPr>
                  <w:pStyle w:val="TableParagraph"/>
                  <w:spacing w:line="200" w:lineRule="atLeast"/>
                  <w:ind w:left="37"/>
                </w:pPr>
              </w:pPrChange>
            </w:pPr>
            <w:ins w:id="1882" w:author="Jason Rhee" w:date="2024-08-28T14:58:00Z" w16du:dateUtc="2024-08-28T04:58:00Z">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ins>
          </w:p>
        </w:tc>
      </w:tr>
      <w:tr w:rsidR="00B77DCE" w14:paraId="63BCF1BF" w14:textId="77777777" w:rsidTr="000901CA">
        <w:trPr>
          <w:trHeight w:hRule="exact" w:val="554"/>
          <w:ins w:id="1883"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1884" w:author="Jason Rhee" w:date="2024-08-26T13:06:00Z" w16du:dateUtc="2024-08-26T03:06:00Z"/>
                <w:rFonts w:ascii="Times New Roman" w:eastAsia="Times New Roman" w:hAnsi="Times New Roman" w:cs="Times New Roman"/>
                <w:sz w:val="16"/>
                <w:szCs w:val="16"/>
              </w:rPr>
            </w:pPr>
            <w:ins w:id="1885"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1886" w:author="Jason Rhee" w:date="2024-08-26T13:06:00Z" w16du:dateUtc="2024-08-26T03:06:00Z"/>
                <w:rFonts w:ascii="Times New Roman" w:eastAsia="Times New Roman" w:hAnsi="Times New Roman" w:cs="Times New Roman"/>
                <w:sz w:val="16"/>
                <w:szCs w:val="16"/>
              </w:rPr>
            </w:pPr>
            <w:ins w:id="1887" w:author="Jason Rhee" w:date="2024-08-26T13:06:00Z" w16du:dateUtc="2024-08-26T03:06:00Z">
              <w:r>
                <w:rPr>
                  <w:rFonts w:ascii="Times New Roman"/>
                  <w:w w:val="95"/>
                  <w:sz w:val="16"/>
                </w:rPr>
                <w:t>Elements</w:t>
              </w:r>
              <w:r>
                <w:rPr>
                  <w:rFonts w:ascii="Times New Roman"/>
                  <w:w w:val="95"/>
                  <w:sz w:val="16"/>
                </w:rPr>
                <w:tab/>
                <w:t>UnderKeelClearanceControlPointType/</w:t>
              </w:r>
            </w:ins>
            <w:ins w:id="1888" w:author="Jason Rhee" w:date="2024-08-26T13:07:00Z" w16du:dateUtc="2024-08-26T03:07:00Z">
              <w:r w:rsidR="008826E5">
                <w:rPr>
                  <w:rFonts w:ascii="Times New Roman"/>
                  <w:w w:val="95"/>
                  <w:sz w:val="16"/>
                </w:rPr>
                <w:t>featureName</w:t>
              </w:r>
            </w:ins>
          </w:p>
        </w:tc>
      </w:tr>
      <w:tr w:rsidR="00B77DCE" w14:paraId="621B9D15" w14:textId="77777777" w:rsidTr="000901CA">
        <w:trPr>
          <w:trHeight w:hRule="exact" w:val="287"/>
          <w:ins w:id="1889"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1890" w:author="Jason Rhee" w:date="2024-08-26T13:06:00Z" w16du:dateUtc="2024-08-26T03:06:00Z"/>
                <w:rFonts w:ascii="Times New Roman" w:eastAsia="Times New Roman" w:hAnsi="Times New Roman" w:cs="Times New Roman"/>
                <w:sz w:val="16"/>
                <w:szCs w:val="16"/>
              </w:rPr>
            </w:pPr>
            <w:ins w:id="1891"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1892" w:author="Jason Rhee" w:date="2024-08-26T13:06:00Z" w16du:dateUtc="2024-08-26T03:06:00Z"/>
                <w:rFonts w:ascii="Times New Roman" w:eastAsia="Times New Roman" w:hAnsi="Times New Roman" w:cs="Times New Roman"/>
                <w:sz w:val="16"/>
                <w:szCs w:val="16"/>
              </w:rPr>
            </w:pPr>
            <w:ins w:id="1893" w:author="Jason Rhee" w:date="2024-08-26T13:07:00Z" w16du:dateUtc="2024-08-26T03:07:00Z">
              <w:r>
                <w:rPr>
                  <w:rFonts w:ascii="Times New Roman"/>
                  <w:sz w:val="16"/>
                </w:rPr>
                <w:t>language</w:t>
              </w:r>
            </w:ins>
            <w:ins w:id="1894" w:author="Jason Rhee" w:date="2024-08-26T13:06:00Z" w16du:dateUtc="2024-08-26T03:06:00Z">
              <w:r w:rsidR="00B77DCE">
                <w:rPr>
                  <w:rFonts w:ascii="Times New Roman"/>
                  <w:sz w:val="16"/>
                </w:rPr>
                <w:t>,</w:t>
              </w:r>
              <w:r w:rsidR="00B77DCE">
                <w:rPr>
                  <w:rFonts w:ascii="Times New Roman"/>
                  <w:spacing w:val="-6"/>
                  <w:sz w:val="16"/>
                </w:rPr>
                <w:t xml:space="preserve"> </w:t>
              </w:r>
            </w:ins>
            <w:ins w:id="1895" w:author="Jason Rhee" w:date="2024-08-26T13:07:00Z" w16du:dateUtc="2024-08-26T03:07:00Z">
              <w:r>
                <w:rPr>
                  <w:rFonts w:ascii="Times New Roman"/>
                  <w:sz w:val="16"/>
                </w:rPr>
                <w:t>name, nameUsage</w:t>
              </w:r>
            </w:ins>
          </w:p>
        </w:tc>
      </w:tr>
      <w:tr w:rsidR="00B77DCE" w14:paraId="74761B55" w14:textId="77777777" w:rsidTr="000901CA">
        <w:trPr>
          <w:trHeight w:hRule="exact" w:val="280"/>
          <w:ins w:id="1896"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1897" w:author="Jason Rhee" w:date="2024-08-26T13:06:00Z" w16du:dateUtc="2024-08-26T03:06:00Z"/>
                <w:rFonts w:ascii="Times New Roman" w:eastAsia="Times New Roman" w:hAnsi="Times New Roman" w:cs="Times New Roman"/>
                <w:sz w:val="16"/>
                <w:szCs w:val="16"/>
              </w:rPr>
            </w:pPr>
            <w:ins w:id="1898"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1899" w:author="Jason Rhee" w:date="2024-08-26T13:06:00Z" w16du:dateUtc="2024-08-26T03:06:00Z"/>
                <w:rFonts w:ascii="Times New Roman" w:eastAsia="Times New Roman" w:hAnsi="Times New Roman" w:cs="Times New Roman"/>
                <w:sz w:val="16"/>
                <w:szCs w:val="16"/>
              </w:rPr>
            </w:pPr>
            <w:ins w:id="1900"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name, nameUsage</w:t>
              </w:r>
            </w:ins>
          </w:p>
        </w:tc>
      </w:tr>
    </w:tbl>
    <w:p w14:paraId="76E47566" w14:textId="3D4C9BE8" w:rsidR="00CD5CA3" w:rsidRPr="002579E1" w:rsidRDefault="00CD5CA3" w:rsidP="00B77DCE">
      <w:pPr>
        <w:rPr>
          <w:ins w:id="1901" w:author="Jason Rhee" w:date="2024-08-26T13:08:00Z" w16du:dateUtc="2024-08-26T03:08:00Z"/>
          <w:lang w:val="en-US"/>
          <w:rPrChange w:id="1902" w:author="Jason Rhee" w:date="2024-08-28T14:02:00Z" w16du:dateUtc="2024-08-28T04:02:00Z">
            <w:rPr>
              <w:ins w:id="1903" w:author="Jason Rhee" w:date="2024-08-26T13:08:00Z" w16du:dateUtc="2024-08-26T03:08:00Z"/>
            </w:rPr>
          </w:rPrChange>
        </w:rPr>
      </w:pPr>
      <w:ins w:id="1904"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1905" w:name="Complex_Type_UnderKeelClearancePlanType"/>
      <w:bookmarkStart w:id="1906" w:name="_bookmark9"/>
      <w:bookmarkEnd w:id="1905"/>
      <w:bookmarkEnd w:id="1906"/>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del w:id="1907"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1908" w:name="Complex_Type_UnderKeelClearanceNonNaviga"/>
      <w:bookmarkStart w:id="1909" w:name="_bookmark10"/>
      <w:bookmarkEnd w:id="1908"/>
      <w:bookmarkEnd w:id="1909"/>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8">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1910" w:name="Complex_Type_UnderKeelClearanceAlmostNon"/>
      <w:bookmarkStart w:id="1911" w:name="_bookmark11"/>
      <w:bookmarkEnd w:id="1910"/>
      <w:bookmarkEnd w:id="1911"/>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1912" w:name="Complex_Type_UnderKeelClearanceControlPo"/>
      <w:bookmarkStart w:id="1913" w:name="_bookmark12"/>
      <w:bookmarkEnd w:id="1912"/>
      <w:bookmarkEnd w:id="1913"/>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460B5035"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ins w:id="1914" w:author="Jason Rhee" w:date="2024-08-28T15:00:00Z" w16du:dateUtc="2024-08-28T05:00:00Z">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ins>
            <w:del w:id="1915" w:author="Jason Rhee" w:date="2024-08-28T15:00:00Z" w16du:dateUtc="2024-08-28T05:00:00Z">
              <w:r w:rsidR="00BD304B" w:rsidDel="007A03C2">
                <w:rPr>
                  <w:noProof/>
                </w:rPr>
                <w:drawing>
                  <wp:inline distT="0" distB="0" distL="0" distR="0" wp14:anchorId="7090AFEA" wp14:editId="0131D501">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del>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del w:id="1916"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del w:id="1917" w:author="Jason Rhee" w:date="2024-08-26T12:46:00Z" w16du:dateUtc="2024-08-26T02:46:00Z">
              <w:r w:rsidDel="005F1F51">
                <w:rPr>
                  <w:rFonts w:ascii="Times New Roman"/>
                  <w:sz w:val="16"/>
                </w:rPr>
                <w:delText>name</w:delText>
              </w:r>
            </w:del>
            <w:ins w:id="1918" w:author="Jason Rhee" w:date="2024-08-26T12:46:00Z" w16du:dateUtc="2024-08-26T02:46:00Z">
              <w:r w:rsidR="005F1F51">
                <w:rPr>
                  <w:rFonts w:ascii="Times New Roman"/>
                  <w:spacing w:val="-9"/>
                  <w:sz w:val="16"/>
                </w:rPr>
                <w:t>feature</w:t>
              </w:r>
              <w:r w:rsidR="005F1F51">
                <w:rPr>
                  <w:rFonts w:ascii="Times New Roman"/>
                  <w:sz w:val="16"/>
                </w:rPr>
                <w:t>Name</w:t>
              </w:r>
            </w:ins>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ins w:id="1919" w:author="Jason Rhee" w:date="2024-08-26T12:46:00Z" w16du:dateUtc="2024-08-26T02:46:00Z">
              <w:r w:rsidR="005F1F51">
                <w:rPr>
                  <w:rFonts w:ascii="Times New Roman"/>
                  <w:spacing w:val="-17"/>
                  <w:sz w:val="16"/>
                </w:rPr>
                <w:t xml:space="preserve">featureName, </w:t>
              </w:r>
            </w:ins>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1920" w:name="Complex_Type_InformationTypeType"/>
      <w:bookmarkStart w:id="1921" w:name="_bookmark13"/>
      <w:bookmarkEnd w:id="1920"/>
      <w:bookmarkEnd w:id="1921"/>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7"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1922" w:name="Complex_Type_DatasetType"/>
      <w:bookmarkStart w:id="1923" w:name="_bookmark14"/>
      <w:bookmarkEnd w:id="1922"/>
      <w:bookmarkEnd w:id="1923"/>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9"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1924" w:name="Complex_Type_IMemberType"/>
      <w:bookmarkStart w:id="1925" w:name="_bookmark15"/>
      <w:bookmarkEnd w:id="1924"/>
      <w:bookmarkEnd w:id="1925"/>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8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1"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1926" w:name="Complex_Type_MemberType"/>
      <w:bookmarkStart w:id="1927" w:name="_bookmark16"/>
      <w:bookmarkEnd w:id="1926"/>
      <w:bookmarkEnd w:id="1927"/>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8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3"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1928" w:name="Complex_Type_GenericFeatureType"/>
      <w:bookmarkStart w:id="1929" w:name="_bookmark17"/>
      <w:bookmarkEnd w:id="1928"/>
      <w:bookmarkEnd w:id="1929"/>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4">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5"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1930" w:name="Simple_Type(s)"/>
      <w:bookmarkStart w:id="1931" w:name="_bookmark18"/>
      <w:bookmarkEnd w:id="1930"/>
      <w:bookmarkEnd w:id="1931"/>
      <w:r>
        <w:br w:type="page"/>
      </w:r>
    </w:p>
    <w:p w14:paraId="1B75782C" w14:textId="77777777" w:rsidR="008A4EB6" w:rsidRDefault="008A4EB6" w:rsidP="00B3435A">
      <w:pPr>
        <w:pStyle w:val="Annexheader-level2"/>
      </w:pPr>
      <w:bookmarkStart w:id="1932" w:name="_Toc516368"/>
      <w:bookmarkStart w:id="1933" w:name="_Toc127463884"/>
      <w:bookmarkStart w:id="1934" w:name="_Toc128125510"/>
      <w:bookmarkStart w:id="1935" w:name="_Toc141176292"/>
      <w:bookmarkStart w:id="1936" w:name="_Toc141176457"/>
      <w:bookmarkStart w:id="1937" w:name="_Toc141177089"/>
      <w:bookmarkStart w:id="1938" w:name="_Toc176796735"/>
      <w:r w:rsidRPr="004C7014">
        <w:lastRenderedPageBreak/>
        <w:t>Simple Type(s</w:t>
      </w:r>
      <w:r>
        <w:rPr>
          <w:spacing w:val="-3"/>
        </w:rPr>
        <w:t>)</w:t>
      </w:r>
      <w:bookmarkEnd w:id="1932"/>
      <w:bookmarkEnd w:id="1933"/>
      <w:bookmarkEnd w:id="1934"/>
      <w:bookmarkEnd w:id="1935"/>
      <w:bookmarkEnd w:id="1936"/>
      <w:bookmarkEnd w:id="1937"/>
      <w:bookmarkEnd w:id="1938"/>
    </w:p>
    <w:p w14:paraId="283C7301" w14:textId="69EF6343" w:rsidR="00EF5205" w:rsidRDefault="00EF5205" w:rsidP="00716349">
      <w:pPr>
        <w:pStyle w:val="Annex-Heading3"/>
        <w:rPr>
          <w:ins w:id="1939" w:author="Jason Rhee" w:date="2024-08-26T12:49:00Z" w16du:dateUtc="2024-08-26T02:49:00Z"/>
        </w:rPr>
      </w:pPr>
      <w:bookmarkStart w:id="1940" w:name="Simple_Type_underKeelClearancePurposeTyp"/>
      <w:bookmarkStart w:id="1941" w:name="_bookmark19"/>
      <w:bookmarkEnd w:id="1940"/>
      <w:bookmarkEnd w:id="1941"/>
      <w:ins w:id="1942" w:author="Jason Rhee" w:date="2024-08-26T12:49:00Z" w16du:dateUtc="2024-08-26T02:49:00Z">
        <w:r>
          <w:t>Simple Type</w:t>
        </w:r>
        <w:r w:rsidR="002E0906">
          <w:t xml:space="preserve"> —</w:t>
        </w:r>
        <w:r w:rsidR="002E0906">
          <w:rPr>
            <w:spacing w:val="23"/>
          </w:rPr>
          <w:t xml:space="preserve"> </w:t>
        </w:r>
        <w:r w:rsidR="002E0906">
          <w:t>nameUsageType</w:t>
        </w:r>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Change w:id="1943">
          <w:tblGrid>
            <w:gridCol w:w="5"/>
            <w:gridCol w:w="1026"/>
            <w:gridCol w:w="5"/>
            <w:gridCol w:w="1116"/>
            <w:gridCol w:w="2320"/>
            <w:gridCol w:w="5130"/>
            <w:gridCol w:w="5"/>
          </w:tblGrid>
        </w:tblGridChange>
      </w:tblGrid>
      <w:tr w:rsidR="002E0906" w14:paraId="34C4976F" w14:textId="77777777" w:rsidTr="000901CA">
        <w:trPr>
          <w:trHeight w:hRule="exact" w:val="279"/>
          <w:ins w:id="1944"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1945" w:author="Jason Rhee" w:date="2024-08-26T12:49:00Z" w16du:dateUtc="2024-08-26T02:49:00Z"/>
                <w:rFonts w:ascii="Times New Roman" w:eastAsia="Times New Roman" w:hAnsi="Times New Roman" w:cs="Times New Roman"/>
                <w:sz w:val="16"/>
                <w:szCs w:val="16"/>
              </w:rPr>
            </w:pPr>
            <w:ins w:id="1946"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1947" w:author="Jason Rhee" w:date="2024-08-26T12:49:00Z" w16du:dateUtc="2024-08-26T02:49:00Z"/>
                <w:rFonts w:ascii="Times New Roman" w:eastAsia="Times New Roman" w:hAnsi="Times New Roman" w:cs="Times New Roman"/>
                <w:sz w:val="16"/>
                <w:szCs w:val="16"/>
              </w:rPr>
            </w:pPr>
            <w:ins w:id="1948"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1949"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1950" w:author="Jason Rhee" w:date="2024-08-26T12:49:00Z" w16du:dateUtc="2024-08-26T02:49:00Z"/>
                <w:rFonts w:ascii="Times New Roman" w:eastAsia="Times New Roman" w:hAnsi="Times New Roman" w:cs="Times New Roman"/>
                <w:sz w:val="16"/>
                <w:szCs w:val="16"/>
              </w:rPr>
            </w:pPr>
            <w:ins w:id="1951"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1952" w:author="Jason Rhee" w:date="2024-08-26T12:49:00Z" w16du:dateUtc="2024-08-26T02:49:00Z"/>
                <w:rFonts w:ascii="Courier New" w:eastAsia="Courier New" w:hAnsi="Courier New" w:cs="Courier New"/>
                <w:sz w:val="14"/>
                <w:szCs w:val="14"/>
              </w:rPr>
            </w:pPr>
            <w:ins w:id="1953"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FD6F2B">
        <w:tblPrEx>
          <w:tblW w:w="9602" w:type="dxa"/>
          <w:tblInd w:w="258" w:type="dxa"/>
          <w:tblLayout w:type="fixed"/>
          <w:tblCellMar>
            <w:left w:w="0" w:type="dxa"/>
            <w:right w:w="0" w:type="dxa"/>
          </w:tblCellMar>
          <w:tblLook w:val="01E0" w:firstRow="1" w:lastRow="1" w:firstColumn="1" w:lastColumn="1" w:noHBand="0" w:noVBand="0"/>
          <w:tblPrExChange w:id="1954" w:author="Jason Rhee" w:date="2024-08-28T15:01:00Z" w16du:dateUtc="2024-08-28T05:01:00Z">
            <w:tblPrEx>
              <w:tblW w:w="9602" w:type="dxa"/>
              <w:tblInd w:w="258" w:type="dxa"/>
              <w:tblLayout w:type="fixed"/>
              <w:tblCellMar>
                <w:left w:w="0" w:type="dxa"/>
                <w:right w:w="0" w:type="dxa"/>
              </w:tblCellMar>
              <w:tblLook w:val="01E0" w:firstRow="1" w:lastRow="1" w:firstColumn="1" w:lastColumn="1" w:noHBand="0" w:noVBand="0"/>
            </w:tblPrEx>
          </w:tblPrExChange>
        </w:tblPrEx>
        <w:trPr>
          <w:trHeight w:hRule="exact" w:val="1022"/>
          <w:ins w:id="1955" w:author="Jason Rhee" w:date="2024-08-26T12:49:00Z"/>
          <w:trPrChange w:id="1956" w:author="Jason Rhee" w:date="2024-08-28T15:01:00Z" w16du:dateUtc="2024-08-28T05:01:00Z">
            <w:trPr>
              <w:gridAfter w:val="0"/>
              <w:trHeight w:hRule="exact" w:val="1102"/>
            </w:trPr>
          </w:trPrChange>
        </w:trPr>
        <w:tc>
          <w:tcPr>
            <w:tcW w:w="1031" w:type="dxa"/>
            <w:tcBorders>
              <w:top w:val="single" w:sz="4" w:space="0" w:color="000000"/>
              <w:left w:val="single" w:sz="4" w:space="0" w:color="000000"/>
              <w:bottom w:val="single" w:sz="4" w:space="0" w:color="000000"/>
              <w:right w:val="single" w:sz="4" w:space="0" w:color="000000"/>
            </w:tcBorders>
            <w:tcPrChange w:id="1957" w:author="Jason Rhee" w:date="2024-08-28T15:01:00Z" w16du:dateUtc="2024-08-28T05:01:00Z">
              <w:tcPr>
                <w:tcW w:w="1031" w:type="dxa"/>
                <w:gridSpan w:val="2"/>
                <w:tcBorders>
                  <w:top w:val="single" w:sz="4" w:space="0" w:color="000000"/>
                  <w:left w:val="single" w:sz="4" w:space="0" w:color="000000"/>
                  <w:bottom w:val="single" w:sz="4" w:space="0" w:color="000000"/>
                  <w:right w:val="single" w:sz="4" w:space="0" w:color="000000"/>
                </w:tcBorders>
              </w:tcPr>
            </w:tcPrChange>
          </w:tcPr>
          <w:p w14:paraId="2D234F04" w14:textId="77777777" w:rsidR="002E0906" w:rsidRDefault="002E0906" w:rsidP="000901CA">
            <w:pPr>
              <w:pStyle w:val="TableParagraph"/>
              <w:spacing w:before="27"/>
              <w:ind w:left="40"/>
              <w:rPr>
                <w:ins w:id="1958" w:author="Jason Rhee" w:date="2024-08-26T12:49:00Z" w16du:dateUtc="2024-08-26T02:49:00Z"/>
                <w:rFonts w:ascii="Times New Roman" w:eastAsia="Times New Roman" w:hAnsi="Times New Roman" w:cs="Times New Roman"/>
                <w:sz w:val="16"/>
                <w:szCs w:val="16"/>
              </w:rPr>
            </w:pPr>
            <w:ins w:id="1959" w:author="Jason Rhee" w:date="2024-08-26T12:49:00Z" w16du:dateUtc="2024-08-26T02:49:00Z">
              <w:r>
                <w:rPr>
                  <w:rFonts w:ascii="Times New Roman"/>
                  <w:sz w:val="16"/>
                </w:rPr>
                <w:t>Diagram</w:t>
              </w:r>
            </w:ins>
          </w:p>
        </w:tc>
        <w:tc>
          <w:tcPr>
            <w:tcW w:w="8571" w:type="dxa"/>
            <w:gridSpan w:val="3"/>
            <w:tcBorders>
              <w:top w:val="single" w:sz="4" w:space="0" w:color="000000"/>
              <w:left w:val="single" w:sz="4" w:space="0" w:color="000000"/>
              <w:bottom w:val="single" w:sz="4" w:space="0" w:color="000000"/>
              <w:right w:val="single" w:sz="4" w:space="0" w:color="000000"/>
            </w:tcBorders>
            <w:tcPrChange w:id="1960" w:author="Jason Rhee" w:date="2024-08-28T15:01:00Z" w16du:dateUtc="2024-08-28T05:01:00Z">
              <w:tcPr>
                <w:tcW w:w="8571" w:type="dxa"/>
                <w:gridSpan w:val="4"/>
                <w:tcBorders>
                  <w:top w:val="single" w:sz="4" w:space="0" w:color="000000"/>
                  <w:left w:val="single" w:sz="4" w:space="0" w:color="000000"/>
                  <w:bottom w:val="single" w:sz="4" w:space="0" w:color="000000"/>
                  <w:right w:val="single" w:sz="4" w:space="0" w:color="000000"/>
                </w:tcBorders>
              </w:tcPr>
            </w:tcPrChange>
          </w:tcPr>
          <w:p w14:paraId="3E9B17E8" w14:textId="77777777" w:rsidR="002E0906" w:rsidRDefault="002E0906" w:rsidP="000901CA">
            <w:pPr>
              <w:pStyle w:val="TableParagraph"/>
              <w:spacing w:before="9"/>
              <w:rPr>
                <w:ins w:id="1961" w:author="Jason Rhee" w:date="2024-08-26T12:49:00Z" w16du:dateUtc="2024-08-26T02:49:00Z"/>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ins w:id="1962" w:author="Jason Rhee" w:date="2024-08-26T12:49:00Z" w16du:dateUtc="2024-08-26T02:49:00Z"/>
                <w:rFonts w:ascii="Courier New" w:eastAsia="Courier New" w:hAnsi="Courier New" w:cs="Courier New"/>
                <w:sz w:val="20"/>
                <w:szCs w:val="20"/>
              </w:rPr>
            </w:pPr>
            <w:ins w:id="1963" w:author="Jason Rhee" w:date="2024-08-28T15:00:00Z" w16du:dateUtc="2024-08-28T05:00:00Z">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ins>
          </w:p>
        </w:tc>
      </w:tr>
      <w:tr w:rsidR="002E0906" w14:paraId="08654E68" w14:textId="77777777" w:rsidTr="000901CA">
        <w:trPr>
          <w:trHeight w:hRule="exact" w:val="275"/>
          <w:ins w:id="1964"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1965" w:author="Jason Rhee" w:date="2024-08-26T12:49:00Z" w16du:dateUtc="2024-08-26T02:49:00Z"/>
                <w:rFonts w:ascii="Times New Roman" w:eastAsia="Times New Roman" w:hAnsi="Times New Roman" w:cs="Times New Roman"/>
                <w:sz w:val="16"/>
                <w:szCs w:val="16"/>
              </w:rPr>
            </w:pPr>
            <w:ins w:id="1966"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1967" w:author="Jason Rhee" w:date="2024-08-26T12:49:00Z" w16du:dateUtc="2024-08-26T02:49:00Z"/>
                <w:rFonts w:ascii="Times New Roman" w:eastAsia="Times New Roman" w:hAnsi="Times New Roman" w:cs="Times New Roman"/>
                <w:sz w:val="16"/>
                <w:szCs w:val="16"/>
              </w:rPr>
            </w:pPr>
            <w:ins w:id="1968"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ins>
          </w:p>
        </w:tc>
      </w:tr>
      <w:tr w:rsidR="002E0906" w14:paraId="42A46F6B" w14:textId="77777777" w:rsidTr="00B9508E">
        <w:trPr>
          <w:trHeight w:hRule="exact" w:val="805"/>
          <w:ins w:id="1969"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1970" w:author="Jason Rhee" w:date="2024-08-26T12:49:00Z" w16du:dateUtc="2024-08-26T02:49:00Z"/>
                <w:rFonts w:ascii="Times New Roman" w:eastAsia="Times New Roman" w:hAnsi="Times New Roman" w:cs="Times New Roman"/>
                <w:sz w:val="16"/>
                <w:szCs w:val="16"/>
              </w:rPr>
            </w:pPr>
            <w:ins w:id="1971"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1972" w:author="Jason Rhee" w:date="2024-08-26T12:49:00Z" w16du:dateUtc="2024-08-26T02:49:00Z"/>
                <w:rFonts w:ascii="Times New Roman" w:eastAsia="Times New Roman" w:hAnsi="Times New Roman" w:cs="Times New Roman"/>
                <w:sz w:val="16"/>
                <w:szCs w:val="16"/>
              </w:rPr>
            </w:pPr>
            <w:ins w:id="1973"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1974" w:author="Jason Rhee" w:date="2024-08-26T12:49:00Z" w16du:dateUtc="2024-08-26T02:49:00Z"/>
                <w:rFonts w:ascii="Courier New" w:eastAsia="Courier New" w:hAnsi="Courier New" w:cs="Courier New"/>
                <w:sz w:val="16"/>
                <w:szCs w:val="16"/>
              </w:rPr>
            </w:pPr>
            <w:ins w:id="1975"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1976" w:author="Jason Rhee" w:date="2024-08-26T12:49:00Z" w16du:dateUtc="2024-08-26T02:49:00Z"/>
                <w:rFonts w:ascii="Courier New" w:eastAsia="Courier New" w:hAnsi="Courier New" w:cs="Courier New"/>
                <w:sz w:val="14"/>
                <w:szCs w:val="14"/>
              </w:rPr>
            </w:pPr>
            <w:ins w:id="1977"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1978"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1979"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1980" w:author="Jason Rhee" w:date="2024-08-26T12:49:00Z" w16du:dateUtc="2024-08-26T02:49:00Z"/>
                <w:rFonts w:ascii="Times New Roman" w:eastAsia="Times New Roman" w:hAnsi="Times New Roman" w:cs="Times New Roman"/>
                <w:sz w:val="16"/>
                <w:szCs w:val="16"/>
              </w:rPr>
            </w:pPr>
            <w:ins w:id="1981"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1982" w:author="Jason Rhee" w:date="2024-08-26T12:49:00Z" w16du:dateUtc="2024-08-26T02:49:00Z"/>
                <w:rFonts w:ascii="Courier New" w:eastAsia="Courier New" w:hAnsi="Courier New" w:cs="Courier New"/>
                <w:sz w:val="16"/>
                <w:szCs w:val="16"/>
              </w:rPr>
            </w:pPr>
            <w:ins w:id="1983"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1984" w:author="Jason Rhee" w:date="2024-08-26T12:49:00Z" w16du:dateUtc="2024-08-26T02:49:00Z"/>
                <w:rFonts w:ascii="Courier New" w:eastAsia="Courier New" w:hAnsi="Courier New" w:cs="Courier New"/>
                <w:sz w:val="14"/>
                <w:szCs w:val="14"/>
              </w:rPr>
            </w:pPr>
            <w:ins w:id="1985"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1986"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1987" w:author="Jason Rhee" w:date="2024-08-26T12:49:00Z" w16du:dateUtc="2024-08-26T02:49:00Z"/>
                <w:rFonts w:ascii="Times New Roman" w:eastAsia="Times New Roman" w:hAnsi="Times New Roman" w:cs="Times New Roman"/>
                <w:sz w:val="16"/>
                <w:szCs w:val="16"/>
              </w:rPr>
            </w:pPr>
            <w:ins w:id="1988"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1989" w:author="Jason Rhee" w:date="2024-08-26T12:49:00Z" w16du:dateUtc="2024-08-26T02:49:00Z"/>
                <w:rFonts w:ascii="Times New Roman" w:eastAsia="Times New Roman" w:hAnsi="Times New Roman" w:cs="Times New Roman"/>
                <w:sz w:val="16"/>
                <w:szCs w:val="16"/>
              </w:rPr>
            </w:pPr>
            <w:ins w:id="1990"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1991" w:author="Jason Rhee" w:date="2024-08-26T12:49:00Z" w16du:dateUtc="2024-08-26T02:49:00Z"/>
                <w:rFonts w:ascii="Times New Roman"/>
                <w:sz w:val="16"/>
                <w:lang w:val="en-AU"/>
              </w:rPr>
            </w:pPr>
            <w:ins w:id="1992" w:author="Jason Rhee" w:date="2024-08-26T12:51:00Z">
              <w:r w:rsidRPr="00753FF1">
                <w:rPr>
                  <w:rFonts w:ascii="Times New Roman"/>
                  <w:sz w:val="16"/>
                  <w:lang w:val="en-AU"/>
                </w:rPr>
                <w:t>nameUsageType</w:t>
              </w:r>
            </w:ins>
          </w:p>
        </w:tc>
      </w:tr>
    </w:tbl>
    <w:p w14:paraId="4853113F" w14:textId="77777777" w:rsidR="00C065F5" w:rsidRDefault="00C065F5" w:rsidP="00C065F5">
      <w:pPr>
        <w:rPr>
          <w:ins w:id="1993"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ins w:id="1994" w:author="Jason Rhee" w:date="2024-08-26T12:53:00Z" w16du:dateUtc="2024-08-26T02:53:00Z"/>
          <w:rFonts w:eastAsia="Courier New" w:cs="Arial"/>
          <w:b/>
          <w:bCs/>
          <w:szCs w:val="20"/>
        </w:rPr>
      </w:pPr>
      <w:ins w:id="1995"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1996"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1997" w:name="Simple_Type_underKeelClearanceCalculatio"/>
      <w:bookmarkStart w:id="1998" w:name="_bookmark20"/>
      <w:bookmarkEnd w:id="1997"/>
      <w:bookmarkEnd w:id="1998"/>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1999" w:name="_Toc454280016"/>
      <w:bookmarkStart w:id="2000" w:name="_Ref534271635"/>
      <w:bookmarkEnd w:id="1612"/>
      <w:bookmarkEnd w:id="1613"/>
      <w:bookmarkEnd w:id="1820"/>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2001" w:name="_Toc127463885"/>
      <w:bookmarkStart w:id="2002" w:name="_Toc128125511"/>
      <w:bookmarkStart w:id="2003" w:name="_Toc141176293"/>
      <w:bookmarkStart w:id="2004" w:name="_Toc141176458"/>
      <w:bookmarkStart w:id="2005" w:name="_Toc141177090"/>
      <w:bookmarkStart w:id="2006" w:name="_Toc176796736"/>
      <w:r w:rsidRPr="00D009CB">
        <w:lastRenderedPageBreak/>
        <w:t>Feature</w:t>
      </w:r>
      <w:r w:rsidRPr="00D129DC">
        <w:t xml:space="preserve"> Catalogue</w:t>
      </w:r>
      <w:bookmarkEnd w:id="1999"/>
      <w:bookmarkEnd w:id="2000"/>
      <w:bookmarkEnd w:id="2001"/>
      <w:bookmarkEnd w:id="2002"/>
      <w:bookmarkEnd w:id="2003"/>
      <w:bookmarkEnd w:id="2004"/>
      <w:bookmarkEnd w:id="2005"/>
      <w:bookmarkEnd w:id="2006"/>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2007" w:name="idmarkerx16777217x585"/>
      <w:bookmarkStart w:id="2008" w:name="_Toc527705873"/>
      <w:bookmarkStart w:id="2009" w:name="_Toc528589761"/>
      <w:bookmarkStart w:id="2010" w:name="_Toc516370"/>
      <w:bookmarkStart w:id="2011" w:name="_Toc127463886"/>
      <w:bookmarkStart w:id="2012" w:name="_Toc128125512"/>
      <w:bookmarkStart w:id="2013" w:name="_Toc141176294"/>
      <w:bookmarkStart w:id="2014" w:name="_Toc141176459"/>
      <w:bookmarkStart w:id="2015" w:name="_Toc141177091"/>
      <w:bookmarkStart w:id="2016" w:name="_Toc176796737"/>
      <w:bookmarkEnd w:id="2007"/>
      <w:r w:rsidRPr="00D72A08">
        <w:t>Catalogue header information</w:t>
      </w:r>
      <w:bookmarkEnd w:id="2008"/>
      <w:bookmarkEnd w:id="2009"/>
      <w:bookmarkEnd w:id="2010"/>
      <w:bookmarkEnd w:id="2011"/>
      <w:bookmarkEnd w:id="2012"/>
      <w:bookmarkEnd w:id="2013"/>
      <w:bookmarkEnd w:id="2014"/>
      <w:bookmarkEnd w:id="2015"/>
      <w:bookmarkEnd w:id="2016"/>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2017" w:name="idmarkerx16777217x1358"/>
      <w:bookmarkStart w:id="2018" w:name="_Toc527705874"/>
      <w:bookmarkStart w:id="2019" w:name="_Toc528589762"/>
      <w:bookmarkStart w:id="2020" w:name="_Toc516371"/>
      <w:bookmarkStart w:id="2021" w:name="_Toc127463887"/>
      <w:bookmarkStart w:id="2022" w:name="_Toc128125513"/>
      <w:bookmarkStart w:id="2023" w:name="_Toc141176295"/>
      <w:bookmarkStart w:id="2024" w:name="_Toc141176460"/>
      <w:bookmarkStart w:id="2025" w:name="_Toc141177092"/>
      <w:bookmarkStart w:id="2026" w:name="_Toc176796738"/>
      <w:bookmarkEnd w:id="2017"/>
      <w:r>
        <w:lastRenderedPageBreak/>
        <w:t>Definition Sources</w:t>
      </w:r>
      <w:bookmarkEnd w:id="2018"/>
      <w:bookmarkEnd w:id="2019"/>
      <w:bookmarkEnd w:id="2020"/>
      <w:bookmarkEnd w:id="2021"/>
      <w:bookmarkEnd w:id="2022"/>
      <w:bookmarkEnd w:id="2023"/>
      <w:bookmarkEnd w:id="2024"/>
      <w:bookmarkEnd w:id="2025"/>
      <w:bookmarkEnd w:id="202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2027" w:name="idmarkerx16777217x1382"/>
      <w:bookmarkStart w:id="2028" w:name="_Toc527705875"/>
      <w:bookmarkStart w:id="2029" w:name="_Toc528589763"/>
      <w:bookmarkStart w:id="2030" w:name="_Toc516372"/>
      <w:bookmarkStart w:id="2031" w:name="_Toc127463888"/>
      <w:bookmarkStart w:id="2032" w:name="_Toc128125514"/>
      <w:bookmarkStart w:id="2033" w:name="_Toc141176296"/>
      <w:bookmarkStart w:id="2034" w:name="_Toc141176461"/>
      <w:bookmarkStart w:id="2035" w:name="_Toc141177093"/>
      <w:bookmarkStart w:id="2036" w:name="_Toc176796739"/>
      <w:bookmarkEnd w:id="2027"/>
      <w:r>
        <w:lastRenderedPageBreak/>
        <w:t>Simple Attribute</w:t>
      </w:r>
      <w:r w:rsidR="00D91CFA">
        <w:t>s</w:t>
      </w:r>
      <w:bookmarkEnd w:id="2028"/>
      <w:bookmarkEnd w:id="2029"/>
      <w:bookmarkEnd w:id="2030"/>
      <w:bookmarkEnd w:id="2031"/>
      <w:bookmarkEnd w:id="2032"/>
      <w:bookmarkEnd w:id="2033"/>
      <w:bookmarkEnd w:id="2034"/>
      <w:bookmarkEnd w:id="2035"/>
      <w:bookmarkEnd w:id="2036"/>
    </w:p>
    <w:p w14:paraId="3FBC3C20" w14:textId="126B275F" w:rsidR="003E0B96" w:rsidRPr="0069011F" w:rsidRDefault="003E0B96" w:rsidP="002721B0">
      <w:pPr>
        <w:pStyle w:val="Annex-Heading3"/>
        <w:rPr>
          <w:rFonts w:ascii="Times New Roman" w:hAnsi="Times New Roman"/>
          <w:szCs w:val="24"/>
        </w:rPr>
      </w:pPr>
      <w:bookmarkStart w:id="2037" w:name="idmarkerx16777217x1399"/>
      <w:bookmarkStart w:id="2038" w:name="_Toc527705876"/>
      <w:bookmarkStart w:id="2039" w:name="_Toc528589764"/>
      <w:bookmarkEnd w:id="2037"/>
      <w:r w:rsidRPr="0069011F">
        <w:t>Generation</w:t>
      </w:r>
      <w:r>
        <w:t xml:space="preserve"> Time</w:t>
      </w:r>
      <w:bookmarkEnd w:id="2038"/>
      <w:bookmarkEnd w:id="2039"/>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2040" w:name="_Toc527705877"/>
      <w:bookmarkStart w:id="2041" w:name="_Toc528589765"/>
      <w:r w:rsidRPr="006E3438">
        <w:t xml:space="preserve">Vessel </w:t>
      </w:r>
      <w:r w:rsidR="003E0B96" w:rsidRPr="006E3438">
        <w:t>ID</w:t>
      </w:r>
      <w:bookmarkEnd w:id="2040"/>
      <w:bookmarkEnd w:id="2041"/>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2042" w:name="idmarkerx16777217x1507"/>
      <w:bookmarkStart w:id="2043" w:name="_Toc527705878"/>
      <w:bookmarkStart w:id="2044" w:name="_Toc528589766"/>
      <w:bookmarkEnd w:id="2042"/>
      <w:r>
        <w:t>Source Route Name</w:t>
      </w:r>
      <w:bookmarkEnd w:id="2043"/>
      <w:bookmarkEnd w:id="2044"/>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2045" w:name="idmarkerx16777217x1561"/>
      <w:bookmarkStart w:id="2046" w:name="_Toc527705879"/>
      <w:bookmarkStart w:id="2047" w:name="_Toc528589767"/>
      <w:bookmarkEnd w:id="2045"/>
      <w:r>
        <w:t>Source Route Version</w:t>
      </w:r>
      <w:bookmarkEnd w:id="2046"/>
      <w:bookmarkEnd w:id="2047"/>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2048" w:name="idmarkerx16777217x1618"/>
      <w:bookmarkStart w:id="2049" w:name="_Toc527705880"/>
      <w:bookmarkStart w:id="2050" w:name="_Toc528589768"/>
      <w:bookmarkEnd w:id="2048"/>
      <w:r>
        <w:t>Maximum Draught</w:t>
      </w:r>
      <w:bookmarkEnd w:id="2049"/>
      <w:bookmarkEnd w:id="2050"/>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2051" w:name="idmarkerx16777217x1673"/>
      <w:bookmarkStart w:id="2052" w:name="_Toc527705881"/>
      <w:bookmarkStart w:id="2053" w:name="_Toc528589769"/>
      <w:bookmarkEnd w:id="2051"/>
      <w:r>
        <w:t>Distance Above UKC Limit</w:t>
      </w:r>
      <w:bookmarkEnd w:id="2052"/>
      <w:bookmarkEnd w:id="2053"/>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2054" w:name="idmarkerx16777217x5781"/>
      <w:bookmarkStart w:id="2055" w:name="_Toc527705882"/>
      <w:bookmarkStart w:id="2056" w:name="_Toc528589770"/>
      <w:bookmarkEnd w:id="2054"/>
      <w:r>
        <w:t>Scale Minimum</w:t>
      </w:r>
      <w:bookmarkEnd w:id="2055"/>
      <w:bookmarkEnd w:id="2056"/>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2057" w:author="Jason Rhee" w:date="2024-08-26T12:54:00Z" w16du:dateUtc="2024-08-26T02:54:00Z"/>
        </w:rPr>
      </w:pPr>
      <w:ins w:id="2058" w:author="Jason Rhee" w:date="2024-08-26T12:54:00Z" w16du:dateUtc="2024-08-26T02:54:00Z">
        <w:r>
          <w:t>Language</w:t>
        </w:r>
      </w:ins>
    </w:p>
    <w:p w14:paraId="104AF6F5" w14:textId="6C122E87" w:rsidR="00BB616D" w:rsidRDefault="00BB616D" w:rsidP="00BB616D">
      <w:pPr>
        <w:rPr>
          <w:ins w:id="2059" w:author="Jason Rhee" w:date="2024-08-26T12:54:00Z" w16du:dateUtc="2024-08-26T02:54:00Z"/>
        </w:rPr>
      </w:pPr>
      <w:ins w:id="2060" w:author="Jason Rhee" w:date="2024-08-26T12:54:00Z" w16du:dateUtc="2024-08-26T02:54:00Z">
        <w:r w:rsidRPr="00FB4D5E">
          <w:rPr>
            <w:b/>
            <w:bCs/>
          </w:rPr>
          <w:t>Name</w:t>
        </w:r>
        <w:r>
          <w:t>: Language</w:t>
        </w:r>
      </w:ins>
    </w:p>
    <w:p w14:paraId="26F0DC90" w14:textId="7BEB3224" w:rsidR="00BB616D" w:rsidRDefault="00BB616D" w:rsidP="00BB616D">
      <w:pPr>
        <w:rPr>
          <w:ins w:id="2061" w:author="Jason Rhee" w:date="2024-08-26T12:54:00Z" w16du:dateUtc="2024-08-26T02:54:00Z"/>
        </w:rPr>
      </w:pPr>
      <w:ins w:id="2062" w:author="Jason Rhee" w:date="2024-08-26T12:54:00Z" w16du:dateUtc="2024-08-26T02:54:00Z">
        <w:r w:rsidRPr="00FB4D5E">
          <w:rPr>
            <w:b/>
            <w:bCs/>
          </w:rPr>
          <w:t>Definition</w:t>
        </w:r>
        <w:r>
          <w:t xml:space="preserve">: </w:t>
        </w:r>
      </w:ins>
      <w:ins w:id="2063"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2064" w:author="Jason Rhee" w:date="2024-08-26T12:54:00Z" w16du:dateUtc="2024-08-26T02:54:00Z"/>
        </w:rPr>
      </w:pPr>
      <w:ins w:id="2065"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2066" w:author="Jason Rhee" w:date="2024-08-26T12:54:00Z" w16du:dateUtc="2024-08-26T02:54:00Z"/>
        </w:rPr>
      </w:pPr>
      <w:ins w:id="2067" w:author="Jason Rhee" w:date="2024-08-26T12:54:00Z" w16du:dateUtc="2024-08-26T02:54:00Z">
        <w:r w:rsidRPr="00FB4D5E">
          <w:rPr>
            <w:b/>
            <w:bCs/>
          </w:rPr>
          <w:t>Remarks</w:t>
        </w:r>
        <w:r>
          <w:t>:</w:t>
        </w:r>
      </w:ins>
    </w:p>
    <w:p w14:paraId="2AC63459" w14:textId="77777777" w:rsidR="00BB616D" w:rsidRDefault="00BB616D" w:rsidP="00BB616D">
      <w:pPr>
        <w:rPr>
          <w:ins w:id="2068" w:author="Jason Rhee" w:date="2024-08-26T12:54:00Z" w16du:dateUtc="2024-08-26T02:54:00Z"/>
        </w:rPr>
      </w:pPr>
      <w:ins w:id="2069" w:author="Jason Rhee" w:date="2024-08-26T12:54:00Z" w16du:dateUtc="2024-08-26T02:54:00Z">
        <w:r w:rsidRPr="00FB4D5E">
          <w:rPr>
            <w:b/>
            <w:bCs/>
          </w:rPr>
          <w:t>Aliases</w:t>
        </w:r>
        <w:r>
          <w:t>:</w:t>
        </w:r>
      </w:ins>
    </w:p>
    <w:p w14:paraId="611FFBE1" w14:textId="61D2B329" w:rsidR="00BB616D" w:rsidRDefault="00BB616D" w:rsidP="00BB616D">
      <w:pPr>
        <w:rPr>
          <w:ins w:id="2070" w:author="Jason Rhee" w:date="2024-08-26T12:54:00Z" w16du:dateUtc="2024-08-26T02:54:00Z"/>
        </w:rPr>
      </w:pPr>
      <w:ins w:id="2071"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2072"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2073"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2074" w:name="_Toc527705884"/>
      <w:bookmarkStart w:id="2075" w:name="_Toc528589772"/>
      <w:r>
        <w:t>Expect</w:t>
      </w:r>
      <w:r w:rsidR="001C64E5">
        <w:t>ed</w:t>
      </w:r>
      <w:r>
        <w:t xml:space="preserve"> Passing Time</w:t>
      </w:r>
      <w:bookmarkEnd w:id="2074"/>
      <w:bookmarkEnd w:id="2075"/>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lastRenderedPageBreak/>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2076" w:name="_Toc527705885"/>
      <w:bookmarkStart w:id="2077" w:name="_Toc528589773"/>
      <w:r>
        <w:t>Expect</w:t>
      </w:r>
      <w:r w:rsidR="001C64E5">
        <w:t>ed</w:t>
      </w:r>
      <w:r>
        <w:t xml:space="preserve"> Passing Speed</w:t>
      </w:r>
      <w:bookmarkEnd w:id="2076"/>
      <w:bookmarkEnd w:id="2077"/>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lastRenderedPageBreak/>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2078" w:name="_Toc527705886"/>
      <w:bookmarkStart w:id="2079" w:name="_Toc528589774"/>
      <w:bookmarkStart w:id="2080" w:name="_Toc516373"/>
      <w:bookmarkStart w:id="2081" w:name="_Toc127463889"/>
      <w:bookmarkStart w:id="2082" w:name="_Toc128125515"/>
      <w:bookmarkStart w:id="2083" w:name="_Toc141176297"/>
      <w:bookmarkStart w:id="2084" w:name="_Toc141176462"/>
      <w:bookmarkStart w:id="2085" w:name="_Toc141177094"/>
      <w:bookmarkStart w:id="2086" w:name="_Toc176796740"/>
      <w:r>
        <w:lastRenderedPageBreak/>
        <w:t>Enumerations</w:t>
      </w:r>
      <w:bookmarkEnd w:id="2078"/>
      <w:bookmarkEnd w:id="2079"/>
      <w:bookmarkEnd w:id="2080"/>
      <w:bookmarkEnd w:id="2081"/>
      <w:bookmarkEnd w:id="2082"/>
      <w:bookmarkEnd w:id="2083"/>
      <w:bookmarkEnd w:id="2084"/>
      <w:bookmarkEnd w:id="2085"/>
      <w:bookmarkEnd w:id="2086"/>
    </w:p>
    <w:p w14:paraId="1AB634BF" w14:textId="7D8BDD40" w:rsidR="002D3B94" w:rsidRDefault="002D3B94" w:rsidP="002D3B94">
      <w:pPr>
        <w:pStyle w:val="Annex-Heading3"/>
        <w:rPr>
          <w:ins w:id="2087" w:author="Jason Rhee" w:date="2024-08-26T13:01:00Z" w16du:dateUtc="2024-08-26T03:01:00Z"/>
        </w:rPr>
      </w:pPr>
      <w:bookmarkStart w:id="2088" w:name="idmarkerx16777217x100082"/>
      <w:bookmarkStart w:id="2089" w:name="idmarkerx16777217x103713"/>
      <w:bookmarkStart w:id="2090" w:name="idmarkerx16777217x106868"/>
      <w:bookmarkStart w:id="2091" w:name="idmarkerx16777217x106922"/>
      <w:bookmarkStart w:id="2092" w:name="idmarkerx16777217x106976"/>
      <w:bookmarkStart w:id="2093" w:name="idmarkerx16777217x109894"/>
      <w:bookmarkStart w:id="2094" w:name="idmarkerx16777217x110618"/>
      <w:bookmarkStart w:id="2095" w:name="idmarkerx16777217x111342"/>
      <w:bookmarkStart w:id="2096" w:name="idmarkerx16777217x112099"/>
      <w:bookmarkStart w:id="2097" w:name="idmarkerx16777217x112157"/>
      <w:bookmarkStart w:id="2098" w:name="idmarkerx16777217x112916"/>
      <w:bookmarkStart w:id="2099" w:name="idmarkerx16777217x112971"/>
      <w:bookmarkStart w:id="2100" w:name="idmarkerx16777217x113025"/>
      <w:bookmarkStart w:id="2101" w:name="idmarkerx16777217x114038"/>
      <w:bookmarkStart w:id="2102" w:name="idmarkerx16777217x118148"/>
      <w:bookmarkStart w:id="2103" w:name="idmarkerx16777217x121544"/>
      <w:bookmarkStart w:id="2104" w:name="idmarkerx16777217x122560"/>
      <w:bookmarkStart w:id="2105" w:name="idmarkerx16777217x126908"/>
      <w:bookmarkStart w:id="2106" w:name="idmarkerx16777217x129828"/>
      <w:bookmarkStart w:id="2107" w:name="_Toc527705887"/>
      <w:bookmarkStart w:id="2108" w:name="_Toc528589775"/>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ins w:id="2109" w:author="Jason Rhee" w:date="2024-08-26T13:01:00Z" w16du:dateUtc="2024-08-26T03:01:00Z">
        <w:r w:rsidRPr="00505498">
          <w:t>Name Usage</w:t>
        </w:r>
      </w:ins>
    </w:p>
    <w:p w14:paraId="0ACDE76A" w14:textId="49F0FFC6" w:rsidR="002D3B94" w:rsidRDefault="002D3B94" w:rsidP="00505498">
      <w:pPr>
        <w:rPr>
          <w:ins w:id="2110" w:author="Jason Rhee" w:date="2024-08-26T13:01:00Z" w16du:dateUtc="2024-08-26T03:01:00Z"/>
        </w:rPr>
      </w:pPr>
      <w:ins w:id="2111" w:author="Jason Rhee" w:date="2024-08-26T13:01:00Z" w16du:dateUtc="2024-08-26T03:01:00Z">
        <w:r>
          <w:t>Name: Name Usage</w:t>
        </w:r>
      </w:ins>
    </w:p>
    <w:p w14:paraId="18338FBF" w14:textId="5ECEFFBA" w:rsidR="002D3B94" w:rsidRDefault="002D3B94" w:rsidP="00505498">
      <w:pPr>
        <w:rPr>
          <w:ins w:id="2112" w:author="Jason Rhee" w:date="2024-08-26T13:01:00Z" w16du:dateUtc="2024-08-26T03:01:00Z"/>
        </w:rPr>
      </w:pPr>
      <w:ins w:id="2113" w:author="Jason Rhee" w:date="2024-08-26T13:01:00Z" w16du:dateUtc="2024-08-26T03:01:00Z">
        <w:r>
          <w:t xml:space="preserve">Definition: </w:t>
        </w:r>
      </w:ins>
      <w:ins w:id="2114"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2115" w:author="Jason Rhee" w:date="2024-08-26T13:01:00Z" w16du:dateUtc="2024-08-26T03:01:00Z"/>
        </w:rPr>
      </w:pPr>
      <w:ins w:id="2116" w:author="Jason Rhee" w:date="2024-08-26T13:01:00Z" w16du:dateUtc="2024-08-26T03:01:00Z">
        <w:r>
          <w:t>Code: '</w:t>
        </w:r>
      </w:ins>
      <w:ins w:id="2117" w:author="Jason Rhee" w:date="2024-08-26T13:02:00Z" w16du:dateUtc="2024-08-26T03:02:00Z">
        <w:r w:rsidR="00505498">
          <w:t>nameUsage</w:t>
        </w:r>
      </w:ins>
      <w:ins w:id="2118" w:author="Jason Rhee" w:date="2024-08-26T13:01:00Z" w16du:dateUtc="2024-08-26T03:01:00Z">
        <w:r>
          <w:t>'</w:t>
        </w:r>
      </w:ins>
    </w:p>
    <w:p w14:paraId="60B25B31" w14:textId="77777777" w:rsidR="002D3B94" w:rsidRDefault="002D3B94" w:rsidP="00505498">
      <w:pPr>
        <w:rPr>
          <w:ins w:id="2119" w:author="Jason Rhee" w:date="2024-08-26T13:01:00Z" w16du:dateUtc="2024-08-26T03:01:00Z"/>
        </w:rPr>
      </w:pPr>
      <w:ins w:id="2120" w:author="Jason Rhee" w:date="2024-08-26T13:01:00Z" w16du:dateUtc="2024-08-26T03:01:00Z">
        <w:r>
          <w:t>Remarks:</w:t>
        </w:r>
      </w:ins>
    </w:p>
    <w:p w14:paraId="35615878" w14:textId="77777777" w:rsidR="002D3B94" w:rsidRDefault="002D3B94" w:rsidP="00505498">
      <w:pPr>
        <w:rPr>
          <w:ins w:id="2121" w:author="Jason Rhee" w:date="2024-08-26T13:01:00Z" w16du:dateUtc="2024-08-26T03:01:00Z"/>
        </w:rPr>
      </w:pPr>
      <w:ins w:id="2122" w:author="Jason Rhee" w:date="2024-08-26T13:01:00Z" w16du:dateUtc="2024-08-26T03:01:00Z">
        <w:r>
          <w:t>Aliases: (none)</w:t>
        </w:r>
      </w:ins>
    </w:p>
    <w:p w14:paraId="7FA1EADC" w14:textId="728BBC1F" w:rsidR="002D3B94" w:rsidRDefault="002D3B94" w:rsidP="002D3B94">
      <w:pPr>
        <w:rPr>
          <w:ins w:id="2123" w:author="Jason Rhee" w:date="2024-08-26T13:02:00Z" w16du:dateUtc="2024-08-26T03:02:00Z"/>
        </w:rPr>
      </w:pPr>
      <w:ins w:id="2124" w:author="Jason Rhee" w:date="2024-08-26T13:01:00Z" w16du:dateUtc="2024-08-26T03:01:00Z">
        <w:r>
          <w:t>Value Type: enumeration</w:t>
        </w:r>
      </w:ins>
    </w:p>
    <w:p w14:paraId="5913832C" w14:textId="77777777" w:rsidR="00505498" w:rsidRDefault="00505498" w:rsidP="00505498">
      <w:pPr>
        <w:spacing w:before="160" w:after="160"/>
        <w:jc w:val="center"/>
        <w:rPr>
          <w:ins w:id="2125" w:author="Jason Rhee" w:date="2024-08-26T13:02:00Z" w16du:dateUtc="2024-08-26T03:02:00Z"/>
        </w:rPr>
      </w:pPr>
      <w:ins w:id="2126"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2127"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2128" w:author="Jason Rhee" w:date="2024-08-26T13:02:00Z" w16du:dateUtc="2024-08-26T03:02:00Z"/>
              </w:rPr>
            </w:pPr>
            <w:ins w:id="2129"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2130" w:author="Jason Rhee" w:date="2024-08-26T13:02:00Z" w16du:dateUtc="2024-08-26T03:02:00Z"/>
              </w:rPr>
            </w:pPr>
            <w:ins w:id="2131"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2132" w:author="Jason Rhee" w:date="2024-08-26T13:02:00Z" w16du:dateUtc="2024-08-26T03:02:00Z"/>
              </w:rPr>
            </w:pPr>
            <w:ins w:id="2133"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2134" w:author="Jason Rhee" w:date="2024-08-26T13:02:00Z" w16du:dateUtc="2024-08-26T03:02:00Z"/>
              </w:rPr>
            </w:pPr>
            <w:ins w:id="2135" w:author="Jason Rhee" w:date="2024-08-26T13:02:00Z" w16du:dateUtc="2024-08-26T03:02:00Z">
              <w:r>
                <w:rPr>
                  <w:b/>
                  <w:bCs/>
                </w:rPr>
                <w:t>Remarks</w:t>
              </w:r>
            </w:ins>
          </w:p>
        </w:tc>
      </w:tr>
      <w:tr w:rsidR="00505498" w14:paraId="03325A77" w14:textId="77777777" w:rsidTr="00BC5EE9">
        <w:trPr>
          <w:ins w:id="213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2137" w:author="Jason Rhee" w:date="2024-08-26T13:02:00Z" w16du:dateUtc="2024-08-26T03:02:00Z"/>
              </w:rPr>
            </w:pPr>
            <w:ins w:id="2138" w:author="Jason Rhee" w:date="2024-08-26T13:02:00Z" w16du:dateUtc="2024-08-26T03:02:00Z">
              <w:r>
                <w:t>'</w:t>
              </w:r>
            </w:ins>
            <w:ins w:id="2139" w:author="Jason Rhee" w:date="2024-08-26T13:03:00Z" w16du:dateUtc="2024-08-26T03:03:00Z">
              <w:r w:rsidR="00257B70" w:rsidRPr="0069039E">
                <w:rPr>
                  <w:rFonts w:ascii="Courier New" w:hAnsi="Courier New" w:cs="Courier New"/>
                </w:rPr>
                <w:t>defaultNameDisplay</w:t>
              </w:r>
            </w:ins>
            <w:ins w:id="214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2141" w:author="Jason Rhee" w:date="2024-08-26T13:02:00Z" w16du:dateUtc="2024-08-26T03:02:00Z"/>
                <w:rFonts w:cs="Arial"/>
                <w:color w:val="464646"/>
                <w:szCs w:val="17"/>
              </w:rPr>
            </w:pPr>
            <w:ins w:id="2142"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2143" w:author="Jason Rhee" w:date="2024-08-26T13:02:00Z" w16du:dateUtc="2024-08-26T03:02:00Z"/>
              </w:rPr>
            </w:pPr>
            <w:ins w:id="2144"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2145" w:author="Jason Rhee" w:date="2024-08-26T13:02:00Z" w16du:dateUtc="2024-08-26T03:02:00Z"/>
              </w:rPr>
            </w:pPr>
          </w:p>
        </w:tc>
      </w:tr>
      <w:tr w:rsidR="00505498" w14:paraId="1CF3B17E" w14:textId="77777777" w:rsidTr="00BC5EE9">
        <w:trPr>
          <w:ins w:id="214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2147" w:author="Jason Rhee" w:date="2024-08-26T13:02:00Z" w16du:dateUtc="2024-08-26T03:02:00Z"/>
              </w:rPr>
            </w:pPr>
            <w:ins w:id="2148" w:author="Jason Rhee" w:date="2024-08-26T13:02:00Z" w16du:dateUtc="2024-08-26T03:02:00Z">
              <w:r>
                <w:t>'</w:t>
              </w:r>
            </w:ins>
            <w:ins w:id="2149" w:author="Jason Rhee" w:date="2024-08-26T13:03:00Z" w16du:dateUtc="2024-08-26T03:03:00Z">
              <w:r w:rsidR="00257B70" w:rsidRPr="00257B70">
                <w:rPr>
                  <w:rFonts w:ascii="Courier New" w:hAnsi="Courier New" w:cs="Courier New"/>
                  <w:szCs w:val="22"/>
                </w:rPr>
                <w:t>alternateNameDisplay</w:t>
              </w:r>
            </w:ins>
            <w:ins w:id="215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2151" w:author="Jason Rhee" w:date="2024-08-26T13:02:00Z" w16du:dateUtc="2024-08-26T03:02:00Z"/>
                <w:rFonts w:cs="Arial"/>
                <w:color w:val="464646"/>
                <w:szCs w:val="17"/>
              </w:rPr>
            </w:pPr>
            <w:ins w:id="2152"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2153" w:author="Jason Rhee" w:date="2024-08-26T13:02:00Z" w16du:dateUtc="2024-08-26T03:02:00Z"/>
              </w:rPr>
            </w:pPr>
            <w:ins w:id="2154"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2155" w:author="Jason Rhee" w:date="2024-08-26T13:02:00Z" w16du:dateUtc="2024-08-26T03:02:00Z"/>
              </w:rPr>
            </w:pPr>
          </w:p>
        </w:tc>
      </w:tr>
    </w:tbl>
    <w:p w14:paraId="7EC2DCA2" w14:textId="77777777" w:rsidR="00505498" w:rsidRPr="002D3B94" w:rsidRDefault="00505498" w:rsidP="00505498">
      <w:pPr>
        <w:rPr>
          <w:ins w:id="2156"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2107"/>
      <w:bookmarkEnd w:id="2108"/>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2157" w:author="Jason Rhee" w:date="2024-08-26T13:04:00Z" w16du:dateUtc="2024-08-26T03:04:00Z"/>
        </w:rPr>
      </w:pPr>
      <w:r>
        <w:t>Value Type:</w:t>
      </w:r>
      <w:r w:rsidR="00A454C8">
        <w:t xml:space="preserve"> </w:t>
      </w:r>
      <w:r w:rsidR="00E67EBE">
        <w:t>e</w:t>
      </w:r>
      <w:r w:rsidR="005C64A0">
        <w:t>numeration</w:t>
      </w:r>
      <w:ins w:id="2158" w:author="Jason Rhee" w:date="2024-08-26T13:04:00Z" w16du:dateUtc="2024-08-26T03:04:00Z">
        <w:r w:rsidR="00BC5EE9">
          <w:br w:type="page"/>
        </w:r>
      </w:ins>
    </w:p>
    <w:p w14:paraId="6DFC82FD" w14:textId="73605AE9" w:rsidR="003E0B96" w:rsidDel="00BC5EE9" w:rsidRDefault="003E0B96" w:rsidP="007D127A">
      <w:pPr>
        <w:spacing w:before="0"/>
        <w:rPr>
          <w:del w:id="2159"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2160" w:name="_Toc527705888"/>
      <w:bookmarkStart w:id="2161"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2160"/>
      <w:bookmarkEnd w:id="2161"/>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2162" w:name="idmarkerx16777217x132034"/>
      <w:bookmarkStart w:id="2163" w:name="idmarkerx16777217x133047"/>
      <w:bookmarkStart w:id="2164" w:name="idmarkerx16777217x133587"/>
      <w:bookmarkStart w:id="2165" w:name="idmarkerx16777217x133649"/>
      <w:bookmarkEnd w:id="2162"/>
      <w:bookmarkEnd w:id="2163"/>
      <w:bookmarkEnd w:id="2164"/>
      <w:bookmarkEnd w:id="2165"/>
      <w:r>
        <w:br w:type="page"/>
      </w:r>
      <w:bookmarkStart w:id="2166" w:name="_Toc527705889"/>
      <w:bookmarkStart w:id="2167" w:name="_Toc528589777"/>
      <w:bookmarkStart w:id="2168" w:name="_Toc516374"/>
      <w:bookmarkStart w:id="2169" w:name="_Toc127463890"/>
      <w:bookmarkStart w:id="2170" w:name="_Toc128125516"/>
      <w:bookmarkStart w:id="2171" w:name="_Toc141176298"/>
      <w:bookmarkStart w:id="2172" w:name="_Toc141176463"/>
      <w:bookmarkStart w:id="2173" w:name="_Toc141177095"/>
      <w:bookmarkStart w:id="2174" w:name="_Toc176796741"/>
      <w:r>
        <w:lastRenderedPageBreak/>
        <w:t>Complex Attributes</w:t>
      </w:r>
      <w:bookmarkEnd w:id="2166"/>
      <w:bookmarkEnd w:id="2167"/>
      <w:bookmarkEnd w:id="2168"/>
      <w:bookmarkEnd w:id="2169"/>
      <w:bookmarkEnd w:id="2170"/>
      <w:bookmarkEnd w:id="2171"/>
      <w:bookmarkEnd w:id="2172"/>
      <w:bookmarkEnd w:id="2173"/>
      <w:bookmarkEnd w:id="2174"/>
    </w:p>
    <w:p w14:paraId="4BCF9873" w14:textId="07C39DE5" w:rsidR="003E0B96" w:rsidRDefault="003E0B96" w:rsidP="00716349">
      <w:pPr>
        <w:pStyle w:val="Annex-Heading3"/>
        <w:rPr>
          <w:rFonts w:ascii="Times New Roman" w:hAnsi="Times New Roman"/>
          <w:szCs w:val="24"/>
        </w:rPr>
      </w:pPr>
      <w:bookmarkStart w:id="2175" w:name="idmarkerx16777217x133666"/>
      <w:bookmarkStart w:id="2176" w:name="_Toc527705890"/>
      <w:bookmarkStart w:id="2177" w:name="_Toc528589778"/>
      <w:bookmarkEnd w:id="2175"/>
      <w:r>
        <w:t>Fixed Time Range</w:t>
      </w:r>
      <w:bookmarkEnd w:id="2176"/>
      <w:bookmarkEnd w:id="2177"/>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2178"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2179" w:author="Jason Rhee" w:date="2024-08-26T13:05:00Z" w16du:dateUtc="2024-08-26T03:05:00Z"/>
        </w:rPr>
      </w:pPr>
      <w:ins w:id="2180" w:author="Jason Rhee" w:date="2024-08-26T13:05:00Z" w16du:dateUtc="2024-08-26T03:05:00Z">
        <w:r>
          <w:t>Feature Name</w:t>
        </w:r>
      </w:ins>
    </w:p>
    <w:p w14:paraId="0018ED33" w14:textId="3652688C" w:rsidR="00CD5CA3" w:rsidRDefault="00CD5CA3" w:rsidP="00A43D0D">
      <w:pPr>
        <w:rPr>
          <w:ins w:id="2181" w:author="Jason Rhee" w:date="2024-08-26T13:10:00Z" w16du:dateUtc="2024-08-26T03:10:00Z"/>
        </w:rPr>
      </w:pPr>
      <w:ins w:id="2182" w:author="Jason Rhee" w:date="2024-08-26T13:10:00Z" w16du:dateUtc="2024-08-26T03:10:00Z">
        <w:r>
          <w:t>Name: Feature Name</w:t>
        </w:r>
      </w:ins>
    </w:p>
    <w:p w14:paraId="57507E57" w14:textId="58D1E57C" w:rsidR="00CD5CA3" w:rsidRDefault="00CD5CA3" w:rsidP="00A43D0D">
      <w:pPr>
        <w:rPr>
          <w:ins w:id="2183" w:author="Jason Rhee" w:date="2024-08-26T13:10:00Z" w16du:dateUtc="2024-08-26T03:10:00Z"/>
        </w:rPr>
      </w:pPr>
      <w:ins w:id="2184"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2185" w:author="Jason Rhee" w:date="2024-08-26T13:10:00Z" w16du:dateUtc="2024-08-26T03:10:00Z"/>
        </w:rPr>
      </w:pPr>
      <w:ins w:id="2186" w:author="Jason Rhee" w:date="2024-08-26T13:10:00Z" w16du:dateUtc="2024-08-26T03:10:00Z">
        <w:r>
          <w:t>Code: '</w:t>
        </w:r>
        <w:r w:rsidR="009D3CF1" w:rsidRPr="00A43D0D">
          <w:rPr>
            <w:rFonts w:ascii="Courier New" w:hAnsi="Courier New" w:cs="Courier New"/>
          </w:rPr>
          <w:t>featureName</w:t>
        </w:r>
        <w:r>
          <w:t>'</w:t>
        </w:r>
      </w:ins>
    </w:p>
    <w:p w14:paraId="491FB1D5" w14:textId="77777777" w:rsidR="00CD5CA3" w:rsidRDefault="00CD5CA3" w:rsidP="00A43D0D">
      <w:pPr>
        <w:rPr>
          <w:ins w:id="2187" w:author="Jason Rhee" w:date="2024-08-26T13:10:00Z" w16du:dateUtc="2024-08-26T03:10:00Z"/>
        </w:rPr>
      </w:pPr>
      <w:ins w:id="2188" w:author="Jason Rhee" w:date="2024-08-26T13:10:00Z" w16du:dateUtc="2024-08-26T03:10:00Z">
        <w:r>
          <w:t>Remarks:</w:t>
        </w:r>
      </w:ins>
    </w:p>
    <w:p w14:paraId="5FF6252C" w14:textId="77777777" w:rsidR="00CD5CA3" w:rsidRDefault="00CD5CA3" w:rsidP="00A43D0D">
      <w:pPr>
        <w:rPr>
          <w:ins w:id="2189" w:author="Jason Rhee" w:date="2024-08-26T13:10:00Z" w16du:dateUtc="2024-08-26T03:10:00Z"/>
        </w:rPr>
      </w:pPr>
      <w:ins w:id="2190" w:author="Jason Rhee" w:date="2024-08-26T13:10:00Z" w16du:dateUtc="2024-08-26T03:10:00Z">
        <w:r>
          <w:t>Aliases: (none)</w:t>
        </w:r>
      </w:ins>
    </w:p>
    <w:p w14:paraId="00FCFF4D" w14:textId="77777777" w:rsidR="00CD5CA3" w:rsidRPr="003E6193" w:rsidRDefault="00CD5CA3" w:rsidP="00A43D0D">
      <w:pPr>
        <w:jc w:val="center"/>
        <w:rPr>
          <w:ins w:id="2191" w:author="Jason Rhee" w:date="2024-08-26T13:10:00Z" w16du:dateUtc="2024-08-26T03:10:00Z"/>
        </w:rPr>
      </w:pPr>
      <w:ins w:id="2192"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219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2194" w:author="Jason Rhee" w:date="2024-08-26T13:10:00Z" w16du:dateUtc="2024-08-26T03:10:00Z"/>
              </w:rPr>
            </w:pPr>
            <w:ins w:id="2195"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2196" w:author="Jason Rhee" w:date="2024-08-26T13:10:00Z" w16du:dateUtc="2024-08-26T03:10:00Z"/>
              </w:rPr>
            </w:pPr>
            <w:ins w:id="2197"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2198" w:author="Jason Rhee" w:date="2024-08-26T13:10:00Z" w16du:dateUtc="2024-08-26T03:10:00Z"/>
              </w:rPr>
            </w:pPr>
            <w:ins w:id="2199"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2200" w:author="Jason Rhee" w:date="2024-08-26T13:10:00Z" w16du:dateUtc="2024-08-26T03:10:00Z"/>
              </w:rPr>
            </w:pPr>
            <w:ins w:id="2201"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2202" w:author="Jason Rhee" w:date="2024-08-26T13:10:00Z" w16du:dateUtc="2024-08-26T03:10:00Z"/>
              </w:rPr>
            </w:pPr>
            <w:ins w:id="2203" w:author="Jason Rhee" w:date="2024-08-26T13:10:00Z" w16du:dateUtc="2024-08-26T03:10:00Z">
              <w:r>
                <w:rPr>
                  <w:b/>
                  <w:bCs/>
                </w:rPr>
                <w:t>sequential</w:t>
              </w:r>
            </w:ins>
          </w:p>
        </w:tc>
      </w:tr>
      <w:tr w:rsidR="00A43D0D" w14:paraId="536AF334" w14:textId="77777777" w:rsidTr="00A43D0D">
        <w:trPr>
          <w:ins w:id="2204"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2205" w:author="Jason Rhee" w:date="2024-08-26T13:10:00Z" w16du:dateUtc="2024-08-26T03:10:00Z"/>
              </w:rPr>
            </w:pPr>
            <w:ins w:id="2206"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2207" w:author="Jason Rhee" w:date="2024-08-26T13:10:00Z" w16du:dateUtc="2024-08-26T03:10:00Z"/>
              </w:rPr>
            </w:pPr>
            <w:ins w:id="2208"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2209" w:author="Jason Rhee" w:date="2024-08-26T13:10:00Z" w16du:dateUtc="2024-08-26T03:10:00Z"/>
                <w:rFonts w:eastAsiaTheme="minorEastAsia"/>
                <w:lang w:eastAsia="ko-KR"/>
              </w:rPr>
            </w:pPr>
            <w:ins w:id="221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2211"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2212" w:author="Jason Rhee" w:date="2024-08-26T13:10:00Z" w16du:dateUtc="2024-08-26T03:10:00Z"/>
              </w:rPr>
            </w:pPr>
            <w:ins w:id="2213" w:author="Jason Rhee" w:date="2024-08-26T13:10:00Z" w16du:dateUtc="2024-08-26T03:10:00Z">
              <w:r>
                <w:t>false</w:t>
              </w:r>
            </w:ins>
          </w:p>
        </w:tc>
      </w:tr>
      <w:tr w:rsidR="00B714EE" w14:paraId="5CBD9910" w14:textId="77777777" w:rsidTr="00A43D0D">
        <w:trPr>
          <w:ins w:id="2214"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2215" w:author="Jason Rhee" w:date="2024-08-26T13:10:00Z" w16du:dateUtc="2024-08-26T03:10:00Z"/>
              </w:rPr>
            </w:pPr>
            <w:ins w:id="2216"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2217" w:author="Jason Rhee" w:date="2024-08-26T13:10:00Z" w16du:dateUtc="2024-08-26T03:10:00Z"/>
              </w:rPr>
            </w:pPr>
            <w:ins w:id="2218"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2219" w:author="Jason Rhee" w:date="2024-08-26T13:10:00Z" w16du:dateUtc="2024-08-26T03:10:00Z"/>
              </w:rPr>
            </w:pPr>
            <w:ins w:id="222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2221"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2222" w:author="Jason Rhee" w:date="2024-08-26T13:10:00Z" w16du:dateUtc="2024-08-26T03:10:00Z"/>
              </w:rPr>
            </w:pPr>
            <w:ins w:id="2223" w:author="Jason Rhee" w:date="2024-08-26T13:10:00Z" w16du:dateUtc="2024-08-26T03:10:00Z">
              <w:r>
                <w:t>false</w:t>
              </w:r>
            </w:ins>
          </w:p>
        </w:tc>
      </w:tr>
      <w:tr w:rsidR="00A43D0D" w14:paraId="1145E2F7" w14:textId="77777777" w:rsidTr="00A43D0D">
        <w:trPr>
          <w:ins w:id="2224"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2225" w:author="Jason Rhee" w:date="2024-08-26T13:11:00Z" w16du:dateUtc="2024-08-26T03:11:00Z"/>
              </w:rPr>
            </w:pPr>
            <w:ins w:id="2226" w:author="Jason Rhee" w:date="2024-08-26T13:11:00Z" w16du:dateUtc="2024-08-26T03:11:00Z">
              <w:r>
                <w:t>nameUsage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2227" w:author="Jason Rhee" w:date="2024-08-26T13:11:00Z" w16du:dateUtc="2024-08-26T03:11:00Z"/>
              </w:rPr>
            </w:pPr>
            <w:ins w:id="2228"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2229" w:author="Jason Rhee" w:date="2024-08-26T13:11:00Z" w16du:dateUtc="2024-08-26T03:11:00Z"/>
                <w:rFonts w:eastAsiaTheme="minorEastAsia"/>
                <w:lang w:eastAsia="ko-KR"/>
              </w:rPr>
            </w:pPr>
            <w:ins w:id="2230" w:author="Jason Rhee" w:date="2024-08-26T13:11:00Z" w16du:dateUtc="2024-08-26T03:11:00Z">
              <w:r>
                <w:rPr>
                  <w:rFonts w:eastAsiaTheme="minorEastAsia" w:hint="eastAsia"/>
                  <w:lang w:eastAsia="ko-KR"/>
                </w:rPr>
                <w:t>[0..1]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2231" w:author="Jason Rhee" w:date="2024-08-26T13:12:00Z" w16du:dateUtc="2024-08-26T03:12:00Z"/>
              </w:rPr>
            </w:pPr>
            <w:ins w:id="2232" w:author="Jason Rhee" w:date="2024-08-26T13:12:00Z" w16du:dateUtc="2024-08-26T03:12:00Z">
              <w:r>
                <w:t>1</w:t>
              </w:r>
              <w:r w:rsidR="00A43D0D">
                <w:t>:</w:t>
              </w:r>
              <w:r>
                <w:t xml:space="preserve"> </w:t>
              </w:r>
              <w:r w:rsidRPr="00B714EE">
                <w:t>defaultNameDisplay</w:t>
              </w:r>
            </w:ins>
          </w:p>
          <w:p w14:paraId="66E68C40" w14:textId="2A915C8E" w:rsidR="00B714EE" w:rsidRDefault="00B714EE" w:rsidP="000901CA">
            <w:pPr>
              <w:spacing w:line="276" w:lineRule="auto"/>
              <w:rPr>
                <w:ins w:id="2233" w:author="Jason Rhee" w:date="2024-08-26T13:11:00Z" w16du:dateUtc="2024-08-26T03:11:00Z"/>
              </w:rPr>
            </w:pPr>
            <w:ins w:id="2234" w:author="Jason Rhee" w:date="2024-08-26T13:12:00Z" w16du:dateUtc="2024-08-26T03:12:00Z">
              <w:r>
                <w:t>2</w:t>
              </w:r>
              <w:r w:rsidR="00A43D0D">
                <w:t>:</w:t>
              </w:r>
              <w:r>
                <w:t xml:space="preserve"> </w:t>
              </w:r>
              <w:r w:rsidRPr="00B714EE">
                <w:t>alternateNameDisplay</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2235" w:author="Jason Rhee" w:date="2024-08-26T13:11:00Z" w16du:dateUtc="2024-08-26T03:11:00Z"/>
              </w:rPr>
            </w:pPr>
            <w:ins w:id="2236"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2237" w:name="idmarkerx16777217x135570"/>
      <w:bookmarkStart w:id="2238" w:name="idmarkerx16777217x137332"/>
      <w:bookmarkStart w:id="2239" w:name="idmarkerx16777217x138529"/>
      <w:bookmarkStart w:id="2240" w:name="idmarkerx16777217x139446"/>
      <w:bookmarkStart w:id="2241" w:name="idmarkerx16777217x140640"/>
      <w:bookmarkStart w:id="2242" w:name="idmarkerx16777217x142401"/>
      <w:bookmarkStart w:id="2243" w:name="idmarkerx16777217x144167"/>
      <w:bookmarkStart w:id="2244" w:name="idmarkerx16777217x145381"/>
      <w:bookmarkStart w:id="2245" w:name="idmarkerx16777217x147812"/>
      <w:bookmarkStart w:id="2246" w:name="idmarkerx16777217x148726"/>
      <w:bookmarkStart w:id="2247" w:name="idmarkerx16777217x149665"/>
      <w:bookmarkStart w:id="2248" w:name="idmarkerx16777217x150582"/>
      <w:bookmarkStart w:id="2249" w:name="idmarkerx16777217x153857"/>
      <w:bookmarkStart w:id="2250" w:name="idmarkerx16777217x155318"/>
      <w:bookmarkStart w:id="2251" w:name="idmarkerx16777217x157588"/>
      <w:bookmarkStart w:id="2252" w:name="idmarkerx16777217x158502"/>
      <w:bookmarkStart w:id="2253" w:name="idmarkerx16777217x160654"/>
      <w:bookmarkStart w:id="2254" w:name="idmarkerx16777217x162160"/>
      <w:bookmarkStart w:id="2255" w:name="idmarkerx16777217x163701"/>
      <w:bookmarkStart w:id="2256" w:name="idmarkerx16777217x165199"/>
      <w:bookmarkStart w:id="2257" w:name="idmarkerx16777217x166968"/>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r>
        <w:br w:type="column"/>
      </w:r>
      <w:bookmarkStart w:id="2258" w:name="_Toc527705891"/>
      <w:bookmarkStart w:id="2259" w:name="_Toc528589779"/>
      <w:bookmarkStart w:id="2260" w:name="_Toc516375"/>
      <w:bookmarkStart w:id="2261" w:name="_Toc127463891"/>
      <w:bookmarkStart w:id="2262" w:name="_Toc128125517"/>
      <w:bookmarkStart w:id="2263" w:name="_Toc141176299"/>
      <w:bookmarkStart w:id="2264" w:name="_Toc141176464"/>
      <w:bookmarkStart w:id="2265" w:name="_Toc141177096"/>
      <w:bookmarkStart w:id="2266" w:name="_Toc176796742"/>
      <w:r w:rsidRPr="006E3A8C">
        <w:lastRenderedPageBreak/>
        <w:t>Roles</w:t>
      </w:r>
      <w:bookmarkEnd w:id="2258"/>
      <w:bookmarkEnd w:id="2259"/>
      <w:bookmarkEnd w:id="2260"/>
      <w:bookmarkEnd w:id="2261"/>
      <w:bookmarkEnd w:id="2262"/>
      <w:bookmarkEnd w:id="2263"/>
      <w:bookmarkEnd w:id="2264"/>
      <w:bookmarkEnd w:id="2265"/>
      <w:bookmarkEnd w:id="2266"/>
    </w:p>
    <w:p w14:paraId="0E5811DA" w14:textId="77777777" w:rsidR="00086AF2" w:rsidRDefault="00086AF2" w:rsidP="00716349">
      <w:pPr>
        <w:pStyle w:val="Annex-Heading3"/>
      </w:pPr>
      <w:bookmarkStart w:id="2267" w:name="idmarkerx16777217x166989"/>
      <w:bookmarkStart w:id="2268" w:name="_Toc527705892"/>
      <w:bookmarkStart w:id="2269" w:name="_Toc528589780"/>
      <w:bookmarkEnd w:id="2267"/>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2268"/>
    <w:bookmarkEnd w:id="2269"/>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2270" w:name="idmarkerx16777217x167040"/>
      <w:bookmarkEnd w:id="2270"/>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2271" w:name="idmarkerx16777217x168592"/>
      <w:bookmarkStart w:id="2272" w:name="idmarkerx16777217x170959"/>
      <w:bookmarkStart w:id="2273" w:name="idmarkerx16777217x171296"/>
      <w:bookmarkStart w:id="2274" w:name="idmarkerx16777217x194551"/>
      <w:bookmarkStart w:id="2275" w:name="_Toc527705894"/>
      <w:bookmarkStart w:id="2276" w:name="_Toc528589782"/>
      <w:bookmarkStart w:id="2277" w:name="_Toc516376"/>
      <w:bookmarkStart w:id="2278" w:name="_Toc127463892"/>
      <w:bookmarkStart w:id="2279" w:name="_Toc128125518"/>
      <w:bookmarkStart w:id="2280" w:name="_Toc141176300"/>
      <w:bookmarkStart w:id="2281" w:name="_Toc141176465"/>
      <w:bookmarkStart w:id="2282" w:name="_Toc141177097"/>
      <w:bookmarkStart w:id="2283" w:name="_Toc176796743"/>
      <w:bookmarkEnd w:id="2271"/>
      <w:bookmarkEnd w:id="2272"/>
      <w:bookmarkEnd w:id="2273"/>
      <w:bookmarkEnd w:id="2274"/>
      <w:r>
        <w:lastRenderedPageBreak/>
        <w:t>Feature Types</w:t>
      </w:r>
      <w:bookmarkEnd w:id="2275"/>
      <w:bookmarkEnd w:id="2276"/>
      <w:bookmarkEnd w:id="2277"/>
      <w:bookmarkEnd w:id="2278"/>
      <w:bookmarkEnd w:id="2279"/>
      <w:bookmarkEnd w:id="2280"/>
      <w:bookmarkEnd w:id="2281"/>
      <w:bookmarkEnd w:id="2282"/>
      <w:bookmarkEnd w:id="2283"/>
    </w:p>
    <w:p w14:paraId="3B82484E" w14:textId="248190AC" w:rsidR="003E0B96" w:rsidRDefault="003E0B96" w:rsidP="008524C7">
      <w:pPr>
        <w:pStyle w:val="Annex-Heading3"/>
        <w:rPr>
          <w:rFonts w:ascii="Times New Roman" w:hAnsi="Times New Roman"/>
          <w:szCs w:val="24"/>
        </w:rPr>
      </w:pPr>
      <w:bookmarkStart w:id="2284" w:name="idmarkerx16777217x194572"/>
      <w:bookmarkStart w:id="2285" w:name="_Toc527705895"/>
      <w:bookmarkStart w:id="2286" w:name="_Toc528589783"/>
      <w:bookmarkEnd w:id="2284"/>
      <w:r>
        <w:t>UnderKeelClearancePlan</w:t>
      </w:r>
      <w:bookmarkEnd w:id="2285"/>
      <w:bookmarkEnd w:id="2286"/>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2287" w:author="Jason Rhee" w:date="2024-08-26T13:21:00Z" w16du:dateUtc="2024-08-26T03:21:00Z"/>
          <w:rFonts w:ascii="Arial" w:hAnsi="Arial" w:cs="Arial"/>
        </w:rPr>
      </w:pPr>
      <w:ins w:id="2288"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2289"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2290" w:name="idmarkerx16777217x198100"/>
      <w:bookmarkStart w:id="2291" w:name="_Toc527705896"/>
      <w:bookmarkStart w:id="2292" w:name="_Toc528589784"/>
      <w:bookmarkEnd w:id="2290"/>
      <w:r w:rsidRPr="00841212">
        <w:rPr>
          <w:rFonts w:eastAsiaTheme="minorEastAsia"/>
          <w:szCs w:val="24"/>
          <w:lang w:eastAsia="ko-KR"/>
        </w:rPr>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2291"/>
      <w:bookmarkEnd w:id="2292"/>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2293" w:author="Jason Rhee" w:date="2024-08-26T13:22:00Z" w16du:dateUtc="2024-08-26T03:22:00Z"/>
        </w:rPr>
      </w:pPr>
      <w:r>
        <w:t>Permitted primitives: surface</w:t>
      </w:r>
      <w:ins w:id="2294" w:author="Jason Rhee" w:date="2024-08-26T13:22:00Z" w16du:dateUtc="2024-08-26T03:22:00Z">
        <w:r w:rsidR="0069039E">
          <w:br w:type="page"/>
        </w:r>
      </w:ins>
    </w:p>
    <w:p w14:paraId="611B54B1" w14:textId="67F6BA40" w:rsidR="003E0B96" w:rsidDel="0069039E" w:rsidRDefault="003E0B96" w:rsidP="00A51240">
      <w:pPr>
        <w:spacing w:before="0"/>
        <w:rPr>
          <w:del w:id="2295"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2296" w:name="idmarkerx16777217x198807"/>
      <w:bookmarkStart w:id="2297" w:name="_Toc527705897"/>
      <w:bookmarkStart w:id="2298" w:name="_Toc528589785"/>
      <w:bookmarkEnd w:id="2296"/>
      <w:r>
        <w:t>UnderKeelClearanceAlmost</w:t>
      </w:r>
      <w:r w:rsidR="0002483E">
        <w:t>N</w:t>
      </w:r>
      <w:r w:rsidR="00C92FE4">
        <w:t>on</w:t>
      </w:r>
      <w:r>
        <w:t>NavigableArea</w:t>
      </w:r>
      <w:bookmarkEnd w:id="2297"/>
      <w:bookmarkEnd w:id="2298"/>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2299" w:author="Jason Rhee" w:date="2024-08-26T13:22:00Z" w16du:dateUtc="2024-08-26T03:22:00Z"/>
        </w:rPr>
      </w:pPr>
      <w:ins w:id="2300" w:author="Jason Rhee" w:date="2024-08-26T13:22:00Z" w16du:dateUtc="2024-08-26T03:22:00Z">
        <w:r>
          <w:br w:type="page"/>
        </w:r>
      </w:ins>
    </w:p>
    <w:p w14:paraId="1ADC5A3E" w14:textId="3AFD55F3" w:rsidR="003E0B96" w:rsidDel="0069039E" w:rsidRDefault="003E0B96" w:rsidP="00A51240">
      <w:pPr>
        <w:pStyle w:val="Center"/>
        <w:jc w:val="left"/>
        <w:rPr>
          <w:del w:id="2301"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2302" w:name="_Toc527705898"/>
      <w:bookmarkStart w:id="2303" w:name="_Toc528589786"/>
      <w:r>
        <w:t>UnderKeelClearanceControlPoint</w:t>
      </w:r>
      <w:bookmarkEnd w:id="2302"/>
      <w:bookmarkEnd w:id="2303"/>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ins w:id="2304" w:author="Jason Rhee" w:date="2024-08-26T13:14:00Z" w16du:dateUtc="2024-08-26T03:14:00Z">
              <w:r>
                <w:t>feature</w:t>
              </w:r>
            </w:ins>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2305" w:author="Jason Rhee" w:date="2024-08-26T13:14:00Z" w16du:dateUtc="2024-08-26T03:14:00Z">
              <w:r w:rsidDel="006824A0">
                <w:rPr>
                  <w:rFonts w:hint="eastAsia"/>
                  <w:lang w:eastAsia="ko-KR"/>
                </w:rPr>
                <w:delText>Simple</w:delText>
              </w:r>
            </w:del>
            <w:ins w:id="2306"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2307" w:name="_Toc528325769"/>
      <w:bookmarkStart w:id="2308" w:name="_Toc127463893"/>
      <w:bookmarkStart w:id="2309" w:name="_Toc128125519"/>
      <w:bookmarkStart w:id="2310" w:name="_Toc141176301"/>
      <w:bookmarkStart w:id="2311" w:name="_Toc141176466"/>
      <w:bookmarkStart w:id="2312" w:name="_Toc141177098"/>
      <w:bookmarkStart w:id="2313" w:name="_Toc176796744"/>
      <w:bookmarkEnd w:id="2307"/>
      <w:r w:rsidRPr="00D129DC">
        <w:lastRenderedPageBreak/>
        <w:t>Portrayal Catalogue</w:t>
      </w:r>
      <w:bookmarkEnd w:id="2308"/>
      <w:bookmarkEnd w:id="2309"/>
      <w:bookmarkEnd w:id="2310"/>
      <w:bookmarkEnd w:id="2311"/>
      <w:bookmarkEnd w:id="2312"/>
      <w:bookmarkEnd w:id="2313"/>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2314" w:name="_Toc527707420"/>
      <w:bookmarkStart w:id="2315" w:name="_Toc528589788"/>
      <w:bookmarkStart w:id="2316" w:name="_Toc516378"/>
      <w:bookmarkStart w:id="2317" w:name="_Toc127463894"/>
      <w:bookmarkStart w:id="2318" w:name="_Toc128125520"/>
      <w:bookmarkStart w:id="2319" w:name="_Toc141176302"/>
      <w:bookmarkStart w:id="2320" w:name="_Toc141176467"/>
      <w:bookmarkStart w:id="2321" w:name="_Toc141177099"/>
      <w:bookmarkStart w:id="2322" w:name="_Toc176796745"/>
      <w:r>
        <w:t>Catalogue header information</w:t>
      </w:r>
      <w:bookmarkEnd w:id="2314"/>
      <w:bookmarkEnd w:id="2315"/>
      <w:bookmarkEnd w:id="2316"/>
      <w:bookmarkEnd w:id="2317"/>
      <w:bookmarkEnd w:id="2318"/>
      <w:bookmarkEnd w:id="2319"/>
      <w:bookmarkEnd w:id="2320"/>
      <w:bookmarkEnd w:id="2321"/>
      <w:bookmarkEnd w:id="2322"/>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2323" w:name="_Toc527707421"/>
      <w:bookmarkStart w:id="2324" w:name="_Toc528589789"/>
      <w:bookmarkStart w:id="2325" w:name="_Toc516379"/>
      <w:bookmarkStart w:id="2326" w:name="_Toc127463895"/>
      <w:bookmarkStart w:id="2327" w:name="_Toc128125521"/>
      <w:bookmarkStart w:id="2328" w:name="_Toc141176303"/>
      <w:bookmarkStart w:id="2329" w:name="_Toc141176468"/>
      <w:bookmarkStart w:id="2330" w:name="_Toc141177100"/>
      <w:bookmarkStart w:id="2331" w:name="_Toc176796746"/>
      <w:r>
        <w:lastRenderedPageBreak/>
        <w:t>Definition Sources</w:t>
      </w:r>
      <w:bookmarkEnd w:id="2323"/>
      <w:bookmarkEnd w:id="2324"/>
      <w:bookmarkEnd w:id="2325"/>
      <w:bookmarkEnd w:id="2326"/>
      <w:bookmarkEnd w:id="2327"/>
      <w:bookmarkEnd w:id="2328"/>
      <w:bookmarkEnd w:id="2329"/>
      <w:bookmarkEnd w:id="2330"/>
      <w:bookmarkEnd w:id="2331"/>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2332" w:name="_Toc527707422"/>
      <w:bookmarkStart w:id="2333" w:name="_Toc528589790"/>
      <w:bookmarkStart w:id="2334" w:name="_Toc516380"/>
      <w:bookmarkStart w:id="2335" w:name="_Toc127463896"/>
      <w:bookmarkStart w:id="2336" w:name="_Toc128125522"/>
      <w:bookmarkStart w:id="2337" w:name="_Toc141176304"/>
      <w:bookmarkStart w:id="2338" w:name="_Toc141176469"/>
      <w:bookmarkStart w:id="2339" w:name="_Toc141177101"/>
      <w:bookmarkStart w:id="2340" w:name="_Toc176796747"/>
      <w:r>
        <w:lastRenderedPageBreak/>
        <w:t>Color Profiles</w:t>
      </w:r>
      <w:bookmarkEnd w:id="2332"/>
      <w:bookmarkEnd w:id="2333"/>
      <w:bookmarkEnd w:id="2334"/>
      <w:bookmarkEnd w:id="2335"/>
      <w:bookmarkEnd w:id="2336"/>
      <w:bookmarkEnd w:id="2337"/>
      <w:bookmarkEnd w:id="2338"/>
      <w:bookmarkEnd w:id="2339"/>
      <w:bookmarkEnd w:id="2340"/>
    </w:p>
    <w:p w14:paraId="0FACBD4E" w14:textId="11F82A58" w:rsidR="003E0B96" w:rsidRDefault="003E0B96" w:rsidP="00716349">
      <w:pPr>
        <w:pStyle w:val="Annex-Heading3"/>
        <w:rPr>
          <w:rFonts w:ascii="Times New Roman" w:hAnsi="Times New Roman"/>
          <w:szCs w:val="24"/>
        </w:rPr>
      </w:pPr>
      <w:bookmarkStart w:id="2341" w:name="_Toc527707423"/>
      <w:bookmarkStart w:id="2342" w:name="_Toc528589791"/>
      <w:r>
        <w:t>UKC color profile</w:t>
      </w:r>
      <w:bookmarkEnd w:id="2341"/>
      <w:bookmarkEnd w:id="2342"/>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2343" w:name="_Toc527707424"/>
      <w:bookmarkStart w:id="2344" w:name="_Toc528589792"/>
      <w:bookmarkStart w:id="2345" w:name="_Toc516381"/>
      <w:bookmarkStart w:id="2346" w:name="_Toc127463897"/>
      <w:bookmarkStart w:id="2347" w:name="_Toc128125523"/>
      <w:bookmarkStart w:id="2348" w:name="_Toc141176305"/>
      <w:bookmarkStart w:id="2349" w:name="_Toc141176470"/>
      <w:bookmarkStart w:id="2350" w:name="_Toc141177102"/>
      <w:bookmarkStart w:id="2351" w:name="_Toc176796748"/>
      <w:r w:rsidRPr="002464F7">
        <w:lastRenderedPageBreak/>
        <w:t>Symbols</w:t>
      </w:r>
      <w:bookmarkEnd w:id="2343"/>
      <w:bookmarkEnd w:id="2344"/>
      <w:bookmarkEnd w:id="2345"/>
      <w:bookmarkEnd w:id="2346"/>
      <w:bookmarkEnd w:id="2347"/>
      <w:bookmarkEnd w:id="2348"/>
      <w:bookmarkEnd w:id="2349"/>
      <w:bookmarkEnd w:id="2350"/>
      <w:bookmarkEnd w:id="2351"/>
    </w:p>
    <w:p w14:paraId="472A99F2" w14:textId="476D4AD7" w:rsidR="003E0B96" w:rsidRDefault="002C4B93" w:rsidP="00716349">
      <w:pPr>
        <w:pStyle w:val="Annex-Heading3"/>
        <w:rPr>
          <w:rFonts w:ascii="Times New Roman" w:hAnsi="Times New Roman"/>
          <w:szCs w:val="24"/>
        </w:rPr>
      </w:pPr>
      <w:bookmarkStart w:id="2352" w:name="_Toc527707425"/>
      <w:bookmarkStart w:id="2353" w:name="_Toc528589793"/>
      <w:r w:rsidRPr="002C4B93">
        <w:t>UKCCONPT</w:t>
      </w:r>
      <w:bookmarkEnd w:id="2352"/>
      <w:bookmarkEnd w:id="235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pPr>
        <w:rPr>
          <w:ins w:id="2354" w:author="Jason Rhee" w:date="2024-09-06T16:25:00Z" w16du:dateUtc="2024-09-06T06:25:00Z"/>
        </w:rPr>
      </w:pPr>
      <w:r>
        <w:t>File Format: SVG</w:t>
      </w:r>
      <w:ins w:id="2355" w:author="Jason Rhee" w:date="2024-09-06T16:25:00Z" w16du:dateUtc="2024-09-06T06:25:00Z">
        <w:r w:rsidR="004C45EE">
          <w:br w:type="page"/>
        </w:r>
      </w:ins>
    </w:p>
    <w:p w14:paraId="46BD24C0" w14:textId="5FD15D95" w:rsidR="004C45EE" w:rsidRDefault="004C45EE">
      <w:pPr>
        <w:pStyle w:val="Annex-Heading3"/>
        <w:pPrChange w:id="2356" w:author="Jason Rhee" w:date="2024-09-06T16:25:00Z" w16du:dateUtc="2024-09-06T06:25:00Z">
          <w:pPr/>
        </w:pPrChange>
      </w:pPr>
      <w:ins w:id="2357" w:author="Jason Rhee" w:date="2024-09-06T16:25:00Z" w16du:dateUtc="2024-09-06T06:25:00Z">
        <w:r>
          <w:lastRenderedPageBreak/>
          <w:t>DIAMOND1P</w:t>
        </w:r>
      </w:ins>
    </w:p>
    <w:p w14:paraId="016A19F6" w14:textId="15958DB9" w:rsidR="004C45EE" w:rsidRDefault="004C45EE">
      <w:pPr>
        <w:rPr>
          <w:ins w:id="2358" w:author="Jason Rhee" w:date="2024-09-06T16:25:00Z" w16du:dateUtc="2024-09-06T06:25:00Z"/>
        </w:rPr>
        <w:pPrChange w:id="2359" w:author="Jason Rhee" w:date="2024-09-06T16:25:00Z" w16du:dateUtc="2024-09-06T06:25:00Z">
          <w:pPr>
            <w:pStyle w:val="Annex0"/>
          </w:pPr>
        </w:pPrChange>
      </w:pPr>
      <w:ins w:id="2360" w:author="Jason Rhee" w:date="2024-09-06T16:25:00Z" w16du:dateUtc="2024-09-06T06:25:00Z">
        <w:r>
          <w:t>Name: DIAMOND1P</w:t>
        </w:r>
      </w:ins>
    </w:p>
    <w:p w14:paraId="5E72ADA2" w14:textId="25EE8267" w:rsidR="004C45EE" w:rsidRPr="00ED1CF6" w:rsidRDefault="004C45EE">
      <w:pPr>
        <w:rPr>
          <w:ins w:id="2361" w:author="Jason Rhee" w:date="2024-09-06T16:25:00Z" w16du:dateUtc="2024-09-06T06:25:00Z"/>
          <w:rFonts w:eastAsiaTheme="minorEastAsia"/>
          <w:lang w:eastAsia="ko-KR"/>
        </w:rPr>
        <w:pPrChange w:id="2362" w:author="Jason Rhee" w:date="2024-09-06T16:25:00Z" w16du:dateUtc="2024-09-06T06:25:00Z">
          <w:pPr>
            <w:pStyle w:val="Annex0"/>
          </w:pPr>
        </w:pPrChange>
      </w:pPr>
      <w:ins w:id="2363" w:author="Jason Rhee" w:date="2024-09-06T16:25:00Z" w16du:dateUtc="2024-09-06T06:25:00Z">
        <w:r>
          <w:t xml:space="preserve">Description: </w:t>
        </w:r>
      </w:ins>
      <w:ins w:id="2364" w:author="Jason Rhee" w:date="2024-09-06T16:26:00Z" w16du:dateUtc="2024-09-06T06:26:00Z">
        <w:r w:rsidR="00664B1F" w:rsidRPr="00664B1F">
          <w:t>area of depth less than the safety contour</w:t>
        </w:r>
      </w:ins>
    </w:p>
    <w:p w14:paraId="707C13B0" w14:textId="48DF81ED" w:rsidR="004C45EE" w:rsidRDefault="004C45EE">
      <w:pPr>
        <w:rPr>
          <w:ins w:id="2365" w:author="Jason Rhee" w:date="2024-09-06T16:25:00Z" w16du:dateUtc="2024-09-06T06:25:00Z"/>
        </w:rPr>
        <w:pPrChange w:id="2366" w:author="Jason Rhee" w:date="2024-09-06T16:25:00Z" w16du:dateUtc="2024-09-06T06:25:00Z">
          <w:pPr>
            <w:pStyle w:val="Annex0"/>
          </w:pPr>
        </w:pPrChange>
      </w:pPr>
      <w:ins w:id="2367" w:author="Jason Rhee" w:date="2024-09-06T16:25:00Z" w16du:dateUtc="2024-09-06T06:25:00Z">
        <w:r>
          <w:t xml:space="preserve">ID: </w:t>
        </w:r>
      </w:ins>
      <w:ins w:id="2368" w:author="Jason Rhee" w:date="2024-09-06T16:26:00Z" w16du:dateUtc="2024-09-06T06:26:00Z">
        <w:r w:rsidR="00664B1F">
          <w:t>DIAMOND1P</w:t>
        </w:r>
      </w:ins>
    </w:p>
    <w:p w14:paraId="630C4B8F" w14:textId="77777777" w:rsidR="004C45EE" w:rsidRDefault="004C45EE">
      <w:pPr>
        <w:rPr>
          <w:ins w:id="2369" w:author="Jason Rhee" w:date="2024-09-06T16:25:00Z" w16du:dateUtc="2024-09-06T06:25:00Z"/>
        </w:rPr>
        <w:pPrChange w:id="2370" w:author="Jason Rhee" w:date="2024-09-06T16:25:00Z" w16du:dateUtc="2024-09-06T06:25:00Z">
          <w:pPr>
            <w:pStyle w:val="Annex0"/>
          </w:pPr>
        </w:pPrChange>
      </w:pPr>
      <w:ins w:id="2371" w:author="Jason Rhee" w:date="2024-09-06T16:25:00Z" w16du:dateUtc="2024-09-06T06:25:00Z">
        <w:r>
          <w:t>Language: en (English)</w:t>
        </w:r>
      </w:ins>
    </w:p>
    <w:p w14:paraId="69BB9A44" w14:textId="506328CB" w:rsidR="004C45EE" w:rsidRDefault="004C45EE">
      <w:pPr>
        <w:rPr>
          <w:ins w:id="2372" w:author="Jason Rhee" w:date="2024-09-06T16:25:00Z" w16du:dateUtc="2024-09-06T06:25:00Z"/>
        </w:rPr>
        <w:pPrChange w:id="2373" w:author="Jason Rhee" w:date="2024-09-06T16:25:00Z" w16du:dateUtc="2024-09-06T06:25:00Z">
          <w:pPr>
            <w:pStyle w:val="Annex0"/>
          </w:pPr>
        </w:pPrChange>
      </w:pPr>
      <w:ins w:id="2374" w:author="Jason Rhee" w:date="2024-09-06T16:25:00Z" w16du:dateUtc="2024-09-06T06:25:00Z">
        <w:r>
          <w:t>Remarks:</w:t>
        </w:r>
      </w:ins>
      <w:ins w:id="2375" w:author="Jason Rhee" w:date="2024-09-06T16:27:00Z" w16du:dateUtc="2024-09-06T06:27:00Z">
        <w:r w:rsidR="00664B1F">
          <w:t xml:space="preserve"> adopted for UnderKeelClearanceNonNavigableArea portrayal </w:t>
        </w:r>
        <w:r w:rsidR="00E4347E">
          <w:t>to enhance discernibility from UnderKeelClearanceAlmostNonNavigableArea in night mode display</w:t>
        </w:r>
      </w:ins>
    </w:p>
    <w:p w14:paraId="5D1A236E" w14:textId="09879201" w:rsidR="004C45EE" w:rsidRDefault="004C45EE">
      <w:pPr>
        <w:rPr>
          <w:ins w:id="2376" w:author="Jason Rhee" w:date="2024-09-06T16:25:00Z" w16du:dateUtc="2024-09-06T06:25:00Z"/>
        </w:rPr>
        <w:pPrChange w:id="2377" w:author="Jason Rhee" w:date="2024-09-06T16:25:00Z" w16du:dateUtc="2024-09-06T06:25:00Z">
          <w:pPr>
            <w:pStyle w:val="Annex0"/>
          </w:pPr>
        </w:pPrChange>
      </w:pPr>
      <w:ins w:id="2378" w:author="Jason Rhee" w:date="2024-09-06T16:25:00Z" w16du:dateUtc="2024-09-06T06:25:00Z">
        <w:r>
          <w:t xml:space="preserve">File Name: </w:t>
        </w:r>
      </w:ins>
      <w:ins w:id="2379" w:author="Jason Rhee" w:date="2024-09-06T16:27:00Z" w16du:dateUtc="2024-09-06T06:27:00Z">
        <w:r w:rsidR="00664B1F">
          <w:t>DIAMOND1P</w:t>
        </w:r>
      </w:ins>
      <w:ins w:id="2380" w:author="Jason Rhee" w:date="2024-09-06T16:25:00Z" w16du:dateUtc="2024-09-06T06:25:00Z">
        <w:r>
          <w:t>.svg</w:t>
        </w:r>
      </w:ins>
    </w:p>
    <w:p w14:paraId="4ECE0F0C" w14:textId="77777777" w:rsidR="004C45EE" w:rsidRDefault="004C45EE">
      <w:pPr>
        <w:rPr>
          <w:ins w:id="2381" w:author="Jason Rhee" w:date="2024-09-06T16:25:00Z" w16du:dateUtc="2024-09-06T06:25:00Z"/>
        </w:rPr>
        <w:pPrChange w:id="2382" w:author="Jason Rhee" w:date="2024-09-06T16:25:00Z" w16du:dateUtc="2024-09-06T06:25:00Z">
          <w:pPr>
            <w:pStyle w:val="Annex0"/>
          </w:pPr>
        </w:pPrChange>
      </w:pPr>
      <w:ins w:id="2383" w:author="Jason Rhee" w:date="2024-09-06T16:25:00Z" w16du:dateUtc="2024-09-06T06:25:00Z">
        <w:r>
          <w:t>File Type: Symbol</w:t>
        </w:r>
      </w:ins>
    </w:p>
    <w:p w14:paraId="52242244" w14:textId="77777777" w:rsidR="004C45EE" w:rsidRDefault="004C45EE">
      <w:pPr>
        <w:rPr>
          <w:ins w:id="2384" w:author="Jason Rhee" w:date="2024-09-06T16:25:00Z" w16du:dateUtc="2024-09-06T06:25:00Z"/>
        </w:rPr>
        <w:pPrChange w:id="2385" w:author="Jason Rhee" w:date="2024-09-06T16:25:00Z" w16du:dateUtc="2024-09-06T06:25:00Z">
          <w:pPr>
            <w:pStyle w:val="Annex0"/>
          </w:pPr>
        </w:pPrChange>
      </w:pPr>
      <w:ins w:id="2386" w:author="Jason Rhee" w:date="2024-09-06T16:25:00Z" w16du:dateUtc="2024-09-06T06:25:00Z">
        <w:r>
          <w:t>File Format: SVG</w:t>
        </w:r>
      </w:ins>
    </w:p>
    <w:p w14:paraId="673715CC" w14:textId="77777777" w:rsidR="00ED1CF6" w:rsidRDefault="00ED1CF6" w:rsidP="00841212"/>
    <w:p w14:paraId="2802B706" w14:textId="63874CAE" w:rsidR="003E0B96" w:rsidRDefault="003E0B96" w:rsidP="00B3435A">
      <w:pPr>
        <w:pStyle w:val="Annexheader-level2"/>
      </w:pPr>
      <w:r>
        <w:br w:type="page"/>
      </w:r>
      <w:bookmarkStart w:id="2387" w:name="_Toc527707426"/>
      <w:bookmarkStart w:id="2388" w:name="_Toc528589794"/>
      <w:bookmarkStart w:id="2389" w:name="_Toc516382"/>
      <w:bookmarkStart w:id="2390" w:name="_Toc127463898"/>
      <w:bookmarkStart w:id="2391" w:name="_Toc128125524"/>
      <w:bookmarkStart w:id="2392" w:name="_Toc141176306"/>
      <w:bookmarkStart w:id="2393" w:name="_Toc141176471"/>
      <w:bookmarkStart w:id="2394" w:name="_Toc141177103"/>
      <w:bookmarkStart w:id="2395" w:name="_Toc176796749"/>
      <w:r>
        <w:rPr>
          <w:rFonts w:hint="eastAsia"/>
        </w:rPr>
        <w:lastRenderedPageBreak/>
        <w:t>Line</w:t>
      </w:r>
      <w:r>
        <w:t xml:space="preserve"> </w:t>
      </w:r>
      <w:r>
        <w:rPr>
          <w:rFonts w:hint="eastAsia"/>
        </w:rPr>
        <w:t>styles</w:t>
      </w:r>
      <w:bookmarkEnd w:id="2387"/>
      <w:bookmarkEnd w:id="2388"/>
      <w:bookmarkEnd w:id="2389"/>
      <w:bookmarkEnd w:id="2390"/>
      <w:bookmarkEnd w:id="2391"/>
      <w:bookmarkEnd w:id="2392"/>
      <w:bookmarkEnd w:id="2393"/>
      <w:bookmarkEnd w:id="2394"/>
      <w:bookmarkEnd w:id="2395"/>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A52594" w:rsidRDefault="003E0B96" w:rsidP="009D55B0">
      <w:pPr>
        <w:pStyle w:val="Annexheader-level2"/>
        <w:rPr>
          <w:ins w:id="2396" w:author="Jason Rhee" w:date="2024-09-09T17:32:00Z" w16du:dateUtc="2024-09-09T07:32:00Z"/>
          <w:rPrChange w:id="2397" w:author="Jason Rhee" w:date="2024-09-09T17:32:00Z" w16du:dateUtc="2024-09-09T07:32:00Z">
            <w:rPr>
              <w:ins w:id="2398" w:author="Jason Rhee" w:date="2024-09-09T17:32:00Z" w16du:dateUtc="2024-09-09T07:32:00Z"/>
              <w:rFonts w:eastAsiaTheme="minorEastAsia"/>
              <w:lang w:eastAsia="ko-KR"/>
            </w:rPr>
          </w:rPrChange>
        </w:rPr>
      </w:pPr>
      <w:r>
        <w:br w:type="page"/>
      </w:r>
      <w:ins w:id="2399" w:author="Jason Rhee" w:date="2024-09-06T16:33:00Z" w16du:dateUtc="2024-09-06T06:33:00Z">
        <w:r w:rsidR="009D55B0" w:rsidDel="009D55B0">
          <w:rPr>
            <w:rFonts w:hint="eastAsia"/>
          </w:rPr>
          <w:lastRenderedPageBreak/>
          <w:t xml:space="preserve"> </w:t>
        </w:r>
      </w:ins>
      <w:bookmarkStart w:id="2400" w:name="_Toc527707428"/>
      <w:bookmarkStart w:id="2401" w:name="_Toc528589796"/>
      <w:bookmarkStart w:id="2402" w:name="_Toc516383"/>
      <w:bookmarkStart w:id="2403" w:name="_Toc127463899"/>
      <w:bookmarkStart w:id="2404" w:name="_Toc128125525"/>
      <w:bookmarkStart w:id="2405" w:name="_Toc141176307"/>
      <w:bookmarkStart w:id="2406" w:name="_Toc141176472"/>
      <w:bookmarkStart w:id="2407" w:name="_Toc141177104"/>
      <w:bookmarkStart w:id="2408" w:name="_Toc176796750"/>
      <w:r>
        <w:rPr>
          <w:rFonts w:hint="eastAsia"/>
        </w:rPr>
        <w:t>Area Fills</w:t>
      </w:r>
      <w:bookmarkEnd w:id="2400"/>
      <w:bookmarkEnd w:id="2401"/>
      <w:bookmarkEnd w:id="2402"/>
      <w:bookmarkEnd w:id="2403"/>
      <w:bookmarkEnd w:id="2404"/>
      <w:bookmarkEnd w:id="2405"/>
      <w:bookmarkEnd w:id="2406"/>
      <w:bookmarkEnd w:id="2407"/>
      <w:bookmarkEnd w:id="2408"/>
    </w:p>
    <w:p w14:paraId="334DCC66" w14:textId="4544C43F" w:rsidR="00A52594" w:rsidRDefault="00A52594">
      <w:pPr>
        <w:pPrChange w:id="2409" w:author="Jason Rhee" w:date="2024-09-09T17:32:00Z" w16du:dateUtc="2024-09-09T07:32:00Z">
          <w:pPr>
            <w:pStyle w:val="Annexheader-level2"/>
          </w:pPr>
        </w:pPrChange>
      </w:pPr>
      <w:ins w:id="2410" w:author="Jason Rhee" w:date="2024-09-09T17:32:00Z" w16du:dateUtc="2024-09-09T07:32:00Z">
        <w:r>
          <w:rPr>
            <w:lang w:eastAsia="ko-KR"/>
          </w:rPr>
          <w:t>(No description)</w:t>
        </w:r>
      </w:ins>
    </w:p>
    <w:p w14:paraId="0B497753" w14:textId="3E4D2298" w:rsidR="003E0B96" w:rsidRDefault="003E0B96" w:rsidP="009D55B0">
      <w:pPr>
        <w:pStyle w:val="Annexheader-level2"/>
      </w:pPr>
      <w:r>
        <w:br w:type="page"/>
      </w:r>
      <w:bookmarkStart w:id="2411" w:name="_Toc527707431"/>
      <w:bookmarkStart w:id="2412" w:name="_Toc528589799"/>
      <w:bookmarkStart w:id="2413" w:name="_Toc516384"/>
      <w:bookmarkStart w:id="2414" w:name="_Toc127463900"/>
      <w:bookmarkStart w:id="2415" w:name="_Toc128125526"/>
      <w:bookmarkStart w:id="2416" w:name="_Toc141176308"/>
      <w:bookmarkStart w:id="2417" w:name="_Toc141176473"/>
      <w:bookmarkStart w:id="2418" w:name="_Toc141177105"/>
      <w:bookmarkStart w:id="2419" w:name="_Toc176796751"/>
      <w:r>
        <w:rPr>
          <w:rFonts w:hint="eastAsia"/>
        </w:rPr>
        <w:lastRenderedPageBreak/>
        <w:t>Fonts</w:t>
      </w:r>
      <w:bookmarkEnd w:id="2411"/>
      <w:bookmarkEnd w:id="2412"/>
      <w:bookmarkEnd w:id="2413"/>
      <w:bookmarkEnd w:id="2414"/>
      <w:bookmarkEnd w:id="2415"/>
      <w:bookmarkEnd w:id="2416"/>
      <w:bookmarkEnd w:id="2417"/>
      <w:bookmarkEnd w:id="2418"/>
      <w:bookmarkEnd w:id="2419"/>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2420" w:name="_Toc527707432"/>
      <w:bookmarkStart w:id="2421" w:name="_Toc528589800"/>
      <w:bookmarkStart w:id="2422" w:name="_Toc516385"/>
      <w:bookmarkStart w:id="2423" w:name="_Toc127463901"/>
      <w:bookmarkStart w:id="2424" w:name="_Toc128125527"/>
      <w:bookmarkStart w:id="2425" w:name="_Toc141176309"/>
      <w:bookmarkStart w:id="2426" w:name="_Toc141176474"/>
      <w:bookmarkStart w:id="2427" w:name="_Toc141177106"/>
      <w:bookmarkStart w:id="2428" w:name="_Toc176796752"/>
      <w:r>
        <w:lastRenderedPageBreak/>
        <w:t>Viewing Group</w:t>
      </w:r>
      <w:bookmarkEnd w:id="2420"/>
      <w:bookmarkEnd w:id="2421"/>
      <w:bookmarkEnd w:id="2422"/>
      <w:bookmarkEnd w:id="2423"/>
      <w:bookmarkEnd w:id="2424"/>
      <w:bookmarkEnd w:id="2425"/>
      <w:bookmarkEnd w:id="2426"/>
      <w:bookmarkEnd w:id="2427"/>
      <w:bookmarkEnd w:id="2428"/>
    </w:p>
    <w:p w14:paraId="591FFC7F" w14:textId="0D874C23" w:rsidR="003C2556" w:rsidRPr="00841212" w:rsidRDefault="003C2556" w:rsidP="003C2556">
      <w:pPr>
        <w:pStyle w:val="Annex-Heading3"/>
      </w:pPr>
      <w:del w:id="2429" w:author="Jason Rhee" w:date="2024-09-09T17:18:00Z" w16du:dateUtc="2024-09-09T07:18:00Z">
        <w:r w:rsidDel="00EE7809">
          <w:rPr>
            <w:rFonts w:eastAsiaTheme="minorEastAsia" w:hint="eastAsia"/>
            <w:lang w:eastAsia="ko-KR"/>
          </w:rPr>
          <w:delText>UKCViewingGroup</w:delText>
        </w:r>
      </w:del>
      <w:ins w:id="2430" w:author="Jason Rhee" w:date="2024-09-09T17:18:00Z" w16du:dateUtc="2024-09-09T07:18:00Z">
        <w:r w:rsidR="00EE7809">
          <w:rPr>
            <w:rFonts w:eastAsiaTheme="minorEastAsia" w:hint="eastAsia"/>
            <w:lang w:eastAsia="ko-KR"/>
          </w:rPr>
          <w:t>UKC Plan Area</w:t>
        </w:r>
      </w:ins>
    </w:p>
    <w:p w14:paraId="7CFE902C" w14:textId="3CE42748" w:rsidR="000B128A" w:rsidRPr="00EE7809" w:rsidRDefault="000B128A" w:rsidP="00841212">
      <w:pPr>
        <w:rPr>
          <w:rFonts w:eastAsiaTheme="minorEastAsia"/>
          <w:lang w:eastAsia="ko-KR"/>
        </w:rPr>
      </w:pPr>
      <w:r>
        <w:t xml:space="preserve">Name: </w:t>
      </w:r>
      <w:ins w:id="2431" w:author="Jason Rhee" w:date="2024-09-09T17:18:00Z" w16du:dateUtc="2024-09-09T07:18:00Z">
        <w:r w:rsidR="00EE7809">
          <w:rPr>
            <w:rFonts w:eastAsiaTheme="minorEastAsia" w:hint="eastAsia"/>
            <w:lang w:eastAsia="ko-KR"/>
          </w:rPr>
          <w:t>UKC Plan Area</w:t>
        </w:r>
      </w:ins>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ins w:id="2432" w:author="Jason Rhee" w:date="2024-09-09T17:18:00Z" w16du:dateUtc="2024-09-09T07:18:00Z">
        <w:r w:rsidR="00EE7809" w:rsidRPr="00EE7809">
          <w:rPr>
            <w:rFonts w:eastAsiaTheme="minorEastAsia"/>
            <w:lang w:eastAsia="ko-KR"/>
          </w:rPr>
          <w:t>Toggles visibility of UKC Plan Area features</w:t>
        </w:r>
      </w:ins>
    </w:p>
    <w:p w14:paraId="03849799" w14:textId="7CC73734" w:rsidR="0009187F" w:rsidRPr="00FF24A0" w:rsidRDefault="0009187F" w:rsidP="00841212">
      <w:pPr>
        <w:rPr>
          <w:rFonts w:eastAsiaTheme="minorEastAsia"/>
          <w:lang w:eastAsia="ko-KR"/>
        </w:rPr>
      </w:pPr>
      <w:r>
        <w:rPr>
          <w:rFonts w:eastAsiaTheme="minorEastAsia" w:hint="eastAsia"/>
          <w:lang w:eastAsia="ko-KR"/>
        </w:rPr>
        <w:t xml:space="preserve">ID: </w:t>
      </w:r>
      <w:del w:id="2433" w:author="Jason Rhee" w:date="2024-09-09T17:18:00Z" w16du:dateUtc="2024-09-09T07:18:00Z">
        <w:r w:rsidRPr="0009187F" w:rsidDel="00EE7809">
          <w:rPr>
            <w:rFonts w:eastAsiaTheme="minorEastAsia"/>
            <w:lang w:eastAsia="ko-KR"/>
          </w:rPr>
          <w:delText>UKCViewingGroup</w:delText>
        </w:r>
      </w:del>
      <w:ins w:id="2434" w:author="Jason Rhee" w:date="2024-09-13T11:39:00Z" w16du:dateUtc="2024-09-13T01:39:00Z">
        <w:r w:rsidR="000F09C7">
          <w:rPr>
            <w:rFonts w:eastAsiaTheme="minorEastAsia"/>
            <w:lang w:eastAsia="ko-KR"/>
          </w:rPr>
          <w:t>29010</w:t>
        </w:r>
      </w:ins>
    </w:p>
    <w:p w14:paraId="7B65AE67" w14:textId="77777777" w:rsidR="000B128A" w:rsidRDefault="000B128A" w:rsidP="00841212">
      <w:pPr>
        <w:rPr>
          <w:ins w:id="2435" w:author="Jason Rhee" w:date="2024-09-06T16:12:00Z" w16du:dateUtc="2024-09-06T06:12:00Z"/>
        </w:rPr>
      </w:pPr>
      <w:r>
        <w:t>Language: en (English)</w:t>
      </w:r>
    </w:p>
    <w:p w14:paraId="4ED8C687" w14:textId="4D55CADF" w:rsidR="00947863" w:rsidRDefault="00B4439F" w:rsidP="00947863">
      <w:pPr>
        <w:pStyle w:val="Annex-Heading3"/>
        <w:rPr>
          <w:ins w:id="2436" w:author="Jason Rhee" w:date="2024-09-06T16:12:00Z" w16du:dateUtc="2024-09-06T06:12:00Z"/>
        </w:rPr>
      </w:pPr>
      <w:ins w:id="2437" w:author="Jason Rhee" w:date="2024-09-09T17:19:00Z" w16du:dateUtc="2024-09-09T07:19:00Z">
        <w:r w:rsidRPr="00B4439F">
          <w:t>UKC Almost Non-Navigable Area</w:t>
        </w:r>
      </w:ins>
    </w:p>
    <w:p w14:paraId="1D5534B9" w14:textId="257A244E" w:rsidR="00947863" w:rsidRPr="00FF24A0" w:rsidRDefault="00947863" w:rsidP="008F438A">
      <w:pPr>
        <w:rPr>
          <w:ins w:id="2438" w:author="Jason Rhee" w:date="2024-09-06T16:12:00Z" w16du:dateUtc="2024-09-06T06:12:00Z"/>
          <w:rFonts w:eastAsiaTheme="minorEastAsia"/>
          <w:lang w:eastAsia="ko-KR"/>
        </w:rPr>
      </w:pPr>
      <w:ins w:id="2439" w:author="Jason Rhee" w:date="2024-09-06T16:12:00Z" w16du:dateUtc="2024-09-06T06:12:00Z">
        <w:r>
          <w:t xml:space="preserve">Name: </w:t>
        </w:r>
      </w:ins>
      <w:ins w:id="2440" w:author="Jason Rhee" w:date="2024-09-09T17:19:00Z" w16du:dateUtc="2024-09-09T07:19:00Z">
        <w:r w:rsidR="00B4439F" w:rsidRPr="00B4439F">
          <w:t>UKC Almost Non-Navigable Area</w:t>
        </w:r>
      </w:ins>
    </w:p>
    <w:p w14:paraId="68D46C67" w14:textId="40255639" w:rsidR="00947863" w:rsidRDefault="00947863" w:rsidP="008F438A">
      <w:pPr>
        <w:rPr>
          <w:ins w:id="2441" w:author="Jason Rhee" w:date="2024-09-06T16:12:00Z" w16du:dateUtc="2024-09-06T06:12:00Z"/>
          <w:rFonts w:eastAsiaTheme="minorEastAsia"/>
          <w:lang w:eastAsia="ko-KR"/>
        </w:rPr>
      </w:pPr>
      <w:ins w:id="2442" w:author="Jason Rhee" w:date="2024-09-06T16:12:00Z" w16du:dateUtc="2024-09-06T06:12:00Z">
        <w:r>
          <w:t>Description:</w:t>
        </w:r>
        <w:r>
          <w:rPr>
            <w:rFonts w:eastAsiaTheme="minorEastAsia" w:hint="eastAsia"/>
            <w:lang w:eastAsia="ko-KR"/>
          </w:rPr>
          <w:t xml:space="preserve"> </w:t>
        </w:r>
      </w:ins>
      <w:ins w:id="2443" w:author="Jason Rhee" w:date="2024-09-09T17:19:00Z" w16du:dateUtc="2024-09-09T07:19:00Z">
        <w:r w:rsidR="00B4439F" w:rsidRPr="00B4439F">
          <w:rPr>
            <w:rFonts w:eastAsiaTheme="minorEastAsia"/>
            <w:lang w:eastAsia="ko-KR"/>
          </w:rPr>
          <w:t>Toggles visibility of UKC Almost Non-Navigable Area features</w:t>
        </w:r>
      </w:ins>
    </w:p>
    <w:p w14:paraId="384FAB65" w14:textId="04708602" w:rsidR="00947863" w:rsidRPr="00FF24A0" w:rsidRDefault="00947863" w:rsidP="008F438A">
      <w:pPr>
        <w:rPr>
          <w:ins w:id="2444" w:author="Jason Rhee" w:date="2024-09-06T16:12:00Z" w16du:dateUtc="2024-09-06T06:12:00Z"/>
          <w:rFonts w:eastAsiaTheme="minorEastAsia"/>
          <w:lang w:eastAsia="ko-KR"/>
        </w:rPr>
      </w:pPr>
      <w:ins w:id="2445" w:author="Jason Rhee" w:date="2024-09-06T16:12:00Z" w16du:dateUtc="2024-09-06T06:12:00Z">
        <w:r>
          <w:rPr>
            <w:rFonts w:eastAsiaTheme="minorEastAsia" w:hint="eastAsia"/>
            <w:lang w:eastAsia="ko-KR"/>
          </w:rPr>
          <w:t xml:space="preserve">ID: </w:t>
        </w:r>
      </w:ins>
      <w:ins w:id="2446" w:author="Jason Rhee" w:date="2024-09-13T11:39:00Z" w16du:dateUtc="2024-09-13T01:39:00Z">
        <w:r w:rsidR="000F09C7">
          <w:rPr>
            <w:rFonts w:eastAsiaTheme="minorEastAsia"/>
            <w:lang w:eastAsia="ko-KR"/>
          </w:rPr>
          <w:t>29020</w:t>
        </w:r>
      </w:ins>
    </w:p>
    <w:p w14:paraId="636F24D2" w14:textId="77777777" w:rsidR="00947863" w:rsidRDefault="00947863" w:rsidP="008F438A">
      <w:pPr>
        <w:rPr>
          <w:ins w:id="2447" w:author="Jason Rhee" w:date="2024-09-06T16:12:00Z" w16du:dateUtc="2024-09-06T06:12:00Z"/>
        </w:rPr>
      </w:pPr>
      <w:ins w:id="2448" w:author="Jason Rhee" w:date="2024-09-06T16:12:00Z" w16du:dateUtc="2024-09-06T06:12:00Z">
        <w:r>
          <w:t>Language: en (English)</w:t>
        </w:r>
      </w:ins>
    </w:p>
    <w:p w14:paraId="3850534B" w14:textId="264FEAD2" w:rsidR="00947863" w:rsidRDefault="0009201D">
      <w:pPr>
        <w:pStyle w:val="Annex-Heading3"/>
        <w:rPr>
          <w:ins w:id="2449" w:author="Jason Rhee" w:date="2024-09-09T17:19:00Z" w16du:dateUtc="2024-09-09T07:19:00Z"/>
        </w:rPr>
        <w:pPrChange w:id="2450" w:author="Jason Rhee" w:date="2024-09-09T17:19:00Z" w16du:dateUtc="2024-09-09T07:19:00Z">
          <w:pPr/>
        </w:pPrChange>
      </w:pPr>
      <w:ins w:id="2451" w:author="Jason Rhee" w:date="2024-09-09T17:19:00Z" w16du:dateUtc="2024-09-09T07:19:00Z">
        <w:r w:rsidRPr="0009201D">
          <w:t>UKC Non-Navigable Area</w:t>
        </w:r>
      </w:ins>
    </w:p>
    <w:p w14:paraId="325DF7D7" w14:textId="66C6ABF8" w:rsidR="0009201D" w:rsidRDefault="0009201D" w:rsidP="00947863">
      <w:pPr>
        <w:rPr>
          <w:ins w:id="2452" w:author="Jason Rhee" w:date="2024-09-09T17:20:00Z" w16du:dateUtc="2024-09-09T07:20:00Z"/>
          <w:rFonts w:eastAsiaTheme="minorEastAsia"/>
          <w:lang w:eastAsia="ko-KR"/>
        </w:rPr>
      </w:pPr>
      <w:ins w:id="2453" w:author="Jason Rhee" w:date="2024-09-09T17:19:00Z" w16du:dateUtc="2024-09-09T07:19:00Z">
        <w:r>
          <w:rPr>
            <w:rFonts w:eastAsiaTheme="minorEastAsia" w:hint="eastAsia"/>
            <w:lang w:eastAsia="ko-KR"/>
          </w:rPr>
          <w:t>N</w:t>
        </w:r>
      </w:ins>
      <w:ins w:id="2454" w:author="Jason Rhee" w:date="2024-09-09T17:20:00Z" w16du:dateUtc="2024-09-09T07:20:00Z">
        <w:r>
          <w:rPr>
            <w:rFonts w:eastAsiaTheme="minorEastAsia" w:hint="eastAsia"/>
            <w:lang w:eastAsia="ko-KR"/>
          </w:rPr>
          <w:t xml:space="preserve">ame: </w:t>
        </w:r>
        <w:r w:rsidRPr="0009201D">
          <w:rPr>
            <w:rFonts w:eastAsiaTheme="minorEastAsia"/>
            <w:lang w:eastAsia="ko-KR"/>
          </w:rPr>
          <w:t>UKC Non-Navigable Area</w:t>
        </w:r>
      </w:ins>
    </w:p>
    <w:p w14:paraId="07F7A611" w14:textId="78079678" w:rsidR="0009201D" w:rsidRDefault="0009201D" w:rsidP="00947863">
      <w:pPr>
        <w:rPr>
          <w:ins w:id="2455" w:author="Jason Rhee" w:date="2024-09-09T17:20:00Z" w16du:dateUtc="2024-09-09T07:20:00Z"/>
          <w:rFonts w:eastAsiaTheme="minorEastAsia"/>
          <w:lang w:eastAsia="ko-KR"/>
        </w:rPr>
      </w:pPr>
      <w:ins w:id="2456" w:author="Jason Rhee" w:date="2024-09-09T17:20:00Z" w16du:dateUtc="2024-09-09T07:20:00Z">
        <w:r>
          <w:rPr>
            <w:rFonts w:eastAsiaTheme="minorEastAsia" w:hint="eastAsia"/>
            <w:lang w:eastAsia="ko-KR"/>
          </w:rPr>
          <w:t xml:space="preserve">Description: </w:t>
        </w:r>
        <w:r w:rsidRPr="0009201D">
          <w:rPr>
            <w:rFonts w:eastAsiaTheme="minorEastAsia"/>
            <w:lang w:eastAsia="ko-KR"/>
          </w:rPr>
          <w:t>Toggles visibility of UKC Non-Navigable Area features</w:t>
        </w:r>
      </w:ins>
    </w:p>
    <w:p w14:paraId="004DC2DC" w14:textId="0997CAE3" w:rsidR="0009201D" w:rsidRDefault="0009201D" w:rsidP="00947863">
      <w:pPr>
        <w:rPr>
          <w:ins w:id="2457" w:author="Jason Rhee" w:date="2024-09-09T17:20:00Z" w16du:dateUtc="2024-09-09T07:20:00Z"/>
          <w:rFonts w:eastAsiaTheme="minorEastAsia"/>
          <w:lang w:eastAsia="ko-KR"/>
        </w:rPr>
      </w:pPr>
      <w:ins w:id="2458" w:author="Jason Rhee" w:date="2024-09-09T17:20:00Z" w16du:dateUtc="2024-09-09T07:20:00Z">
        <w:r>
          <w:rPr>
            <w:rFonts w:eastAsiaTheme="minorEastAsia" w:hint="eastAsia"/>
            <w:lang w:eastAsia="ko-KR"/>
          </w:rPr>
          <w:t xml:space="preserve">ID: </w:t>
        </w:r>
      </w:ins>
      <w:ins w:id="2459" w:author="Jason Rhee" w:date="2024-09-13T11:39:00Z" w16du:dateUtc="2024-09-13T01:39:00Z">
        <w:r w:rsidR="000F09C7">
          <w:rPr>
            <w:rFonts w:eastAsiaTheme="minorEastAsia"/>
            <w:lang w:eastAsia="ko-KR"/>
          </w:rPr>
          <w:t>290</w:t>
        </w:r>
        <w:r w:rsidR="000F09C7">
          <w:rPr>
            <w:rFonts w:eastAsiaTheme="minorEastAsia"/>
            <w:lang w:eastAsia="ko-KR"/>
          </w:rPr>
          <w:t>30</w:t>
        </w:r>
      </w:ins>
    </w:p>
    <w:p w14:paraId="29DE2FC0" w14:textId="443BB115" w:rsidR="0009201D" w:rsidRDefault="0009201D" w:rsidP="00947863">
      <w:pPr>
        <w:rPr>
          <w:ins w:id="2460" w:author="Jason Rhee" w:date="2024-09-09T17:20:00Z" w16du:dateUtc="2024-09-09T07:20:00Z"/>
          <w:rFonts w:eastAsiaTheme="minorEastAsia"/>
          <w:lang w:eastAsia="ko-KR"/>
        </w:rPr>
      </w:pPr>
      <w:ins w:id="2461" w:author="Jason Rhee" w:date="2024-09-09T17:20:00Z" w16du:dateUtc="2024-09-09T07:20:00Z">
        <w:r>
          <w:t>Language: en (English)</w:t>
        </w:r>
      </w:ins>
    </w:p>
    <w:p w14:paraId="07FF6E0A" w14:textId="56FF94B9" w:rsidR="0009201D" w:rsidRDefault="0009201D">
      <w:pPr>
        <w:pStyle w:val="Annex-Heading3"/>
        <w:rPr>
          <w:ins w:id="2462" w:author="Jason Rhee" w:date="2024-09-09T17:20:00Z" w16du:dateUtc="2024-09-09T07:20:00Z"/>
        </w:rPr>
        <w:pPrChange w:id="2463" w:author="Jason Rhee" w:date="2024-09-09T17:20:00Z" w16du:dateUtc="2024-09-09T07:20:00Z">
          <w:pPr/>
        </w:pPrChange>
      </w:pPr>
      <w:ins w:id="2464" w:author="Jason Rhee" w:date="2024-09-09T17:20:00Z" w16du:dateUtc="2024-09-09T07:20:00Z">
        <w:r w:rsidRPr="0009201D">
          <w:t>UKC Control Point</w:t>
        </w:r>
      </w:ins>
    </w:p>
    <w:p w14:paraId="7B774531" w14:textId="2F1DB5F7" w:rsidR="0009201D" w:rsidRDefault="0009201D" w:rsidP="00947863">
      <w:pPr>
        <w:rPr>
          <w:ins w:id="2465" w:author="Jason Rhee" w:date="2024-09-09T17:20:00Z" w16du:dateUtc="2024-09-09T07:20:00Z"/>
          <w:rFonts w:eastAsiaTheme="minorEastAsia"/>
          <w:lang w:eastAsia="ko-KR"/>
        </w:rPr>
      </w:pPr>
      <w:ins w:id="2466" w:author="Jason Rhee" w:date="2024-09-09T17:20:00Z" w16du:dateUtc="2024-09-09T07:20:00Z">
        <w:r>
          <w:rPr>
            <w:rFonts w:eastAsiaTheme="minorEastAsia" w:hint="eastAsia"/>
            <w:lang w:eastAsia="ko-KR"/>
          </w:rPr>
          <w:t xml:space="preserve">Name: </w:t>
        </w:r>
        <w:r w:rsidRPr="0009201D">
          <w:rPr>
            <w:rFonts w:eastAsiaTheme="minorEastAsia"/>
            <w:lang w:eastAsia="ko-KR"/>
          </w:rPr>
          <w:t>UKC Control Point</w:t>
        </w:r>
      </w:ins>
    </w:p>
    <w:p w14:paraId="588F74E7" w14:textId="4C5B13DD" w:rsidR="0009201D" w:rsidRDefault="0009201D" w:rsidP="00947863">
      <w:pPr>
        <w:rPr>
          <w:ins w:id="2467" w:author="Jason Rhee" w:date="2024-09-09T17:21:00Z" w16du:dateUtc="2024-09-09T07:21:00Z"/>
          <w:rFonts w:eastAsiaTheme="minorEastAsia"/>
          <w:lang w:eastAsia="ko-KR"/>
        </w:rPr>
      </w:pPr>
      <w:ins w:id="2468" w:author="Jason Rhee" w:date="2024-09-09T17:20:00Z" w16du:dateUtc="2024-09-09T07:20:00Z">
        <w:r>
          <w:rPr>
            <w:rFonts w:eastAsiaTheme="minorEastAsia" w:hint="eastAsia"/>
            <w:lang w:eastAsia="ko-KR"/>
          </w:rPr>
          <w:t>Description:</w:t>
        </w:r>
      </w:ins>
      <w:ins w:id="2469" w:author="Jason Rhee" w:date="2024-09-09T17:21:00Z" w16du:dateUtc="2024-09-09T07:21:00Z">
        <w:r>
          <w:rPr>
            <w:rFonts w:eastAsiaTheme="minorEastAsia" w:hint="eastAsia"/>
            <w:lang w:eastAsia="ko-KR"/>
          </w:rPr>
          <w:t xml:space="preserve"> </w:t>
        </w:r>
        <w:r w:rsidRPr="0009201D">
          <w:rPr>
            <w:rFonts w:eastAsiaTheme="minorEastAsia"/>
            <w:lang w:eastAsia="ko-KR"/>
          </w:rPr>
          <w:t>Toggles visibility of UKC Control Point features</w:t>
        </w:r>
      </w:ins>
    </w:p>
    <w:p w14:paraId="2BB7EFCE" w14:textId="71E29D46" w:rsidR="0009201D" w:rsidRDefault="0009201D" w:rsidP="00947863">
      <w:pPr>
        <w:rPr>
          <w:ins w:id="2470" w:author="Jason Rhee" w:date="2024-09-09T17:21:00Z" w16du:dateUtc="2024-09-09T07:21:00Z"/>
          <w:rFonts w:eastAsiaTheme="minorEastAsia"/>
          <w:lang w:eastAsia="ko-KR"/>
        </w:rPr>
      </w:pPr>
      <w:ins w:id="2471" w:author="Jason Rhee" w:date="2024-09-09T17:21:00Z" w16du:dateUtc="2024-09-09T07:21:00Z">
        <w:r>
          <w:rPr>
            <w:rFonts w:eastAsiaTheme="minorEastAsia" w:hint="eastAsia"/>
            <w:lang w:eastAsia="ko-KR"/>
          </w:rPr>
          <w:t xml:space="preserve">ID: </w:t>
        </w:r>
      </w:ins>
      <w:ins w:id="2472" w:author="Jason Rhee" w:date="2024-09-13T11:39:00Z" w16du:dateUtc="2024-09-13T01:39:00Z">
        <w:r w:rsidR="00B01463">
          <w:rPr>
            <w:rFonts w:eastAsiaTheme="minorEastAsia"/>
            <w:lang w:eastAsia="ko-KR"/>
          </w:rPr>
          <w:t>290</w:t>
        </w:r>
        <w:r w:rsidR="00B01463">
          <w:rPr>
            <w:rFonts w:eastAsiaTheme="minorEastAsia"/>
            <w:lang w:eastAsia="ko-KR"/>
          </w:rPr>
          <w:t>50</w:t>
        </w:r>
      </w:ins>
    </w:p>
    <w:p w14:paraId="5B6B3A9B" w14:textId="3BB43F53" w:rsidR="0009201D" w:rsidRDefault="0009201D" w:rsidP="00947863">
      <w:pPr>
        <w:rPr>
          <w:ins w:id="2473" w:author="Jason Rhee" w:date="2024-09-09T17:21:00Z" w16du:dateUtc="2024-09-09T07:21:00Z"/>
          <w:rFonts w:eastAsiaTheme="minorEastAsia"/>
          <w:lang w:eastAsia="ko-KR"/>
        </w:rPr>
      </w:pPr>
      <w:ins w:id="2474" w:author="Jason Rhee" w:date="2024-09-09T17:21:00Z" w16du:dateUtc="2024-09-09T07:21:00Z">
        <w:r>
          <w:t>Language: en (English)</w:t>
        </w:r>
      </w:ins>
    </w:p>
    <w:p w14:paraId="726F7693" w14:textId="3ADA492B" w:rsidR="0009201D" w:rsidRPr="0009201D" w:rsidRDefault="0009201D" w:rsidP="0009201D">
      <w:pPr>
        <w:pStyle w:val="Annex-Heading3"/>
        <w:rPr>
          <w:ins w:id="2475" w:author="Jason Rhee" w:date="2024-09-09T17:21:00Z" w16du:dateUtc="2024-09-09T07:21:00Z"/>
          <w:rPrChange w:id="2476" w:author="Jason Rhee" w:date="2024-09-09T17:21:00Z" w16du:dateUtc="2024-09-09T07:21:00Z">
            <w:rPr>
              <w:ins w:id="2477" w:author="Jason Rhee" w:date="2024-09-09T17:21:00Z" w16du:dateUtc="2024-09-09T07:21:00Z"/>
              <w:rFonts w:eastAsiaTheme="minorEastAsia"/>
              <w:lang w:eastAsia="ko-KR"/>
            </w:rPr>
          </w:rPrChange>
        </w:rPr>
      </w:pPr>
      <w:ins w:id="2478" w:author="Jason Rhee" w:date="2024-09-09T17:21:00Z" w16du:dateUtc="2024-09-09T07:21:00Z">
        <w:r w:rsidRPr="0009201D">
          <w:t>UKC Planned Route</w:t>
        </w:r>
      </w:ins>
    </w:p>
    <w:p w14:paraId="6024D3A4" w14:textId="7549F256" w:rsidR="0009201D" w:rsidRDefault="0009201D" w:rsidP="0009201D">
      <w:pPr>
        <w:rPr>
          <w:ins w:id="2479" w:author="Jason Rhee" w:date="2024-09-09T17:21:00Z" w16du:dateUtc="2024-09-09T07:21:00Z"/>
          <w:rFonts w:eastAsiaTheme="minorEastAsia"/>
          <w:lang w:eastAsia="ko-KR"/>
        </w:rPr>
      </w:pPr>
      <w:ins w:id="2480" w:author="Jason Rhee" w:date="2024-09-09T17:21:00Z" w16du:dateUtc="2024-09-09T07:21:00Z">
        <w:r>
          <w:rPr>
            <w:rFonts w:eastAsiaTheme="minorEastAsia" w:hint="eastAsia"/>
            <w:lang w:eastAsia="ko-KR"/>
          </w:rPr>
          <w:t xml:space="preserve">Name: </w:t>
        </w:r>
        <w:r w:rsidRPr="0009201D">
          <w:rPr>
            <w:rFonts w:eastAsiaTheme="minorEastAsia"/>
            <w:lang w:eastAsia="ko-KR"/>
          </w:rPr>
          <w:t>UKC Planned Route</w:t>
        </w:r>
      </w:ins>
    </w:p>
    <w:p w14:paraId="391F48F2" w14:textId="00661C80" w:rsidR="0009201D" w:rsidRDefault="0009201D" w:rsidP="0009201D">
      <w:pPr>
        <w:rPr>
          <w:ins w:id="2481" w:author="Jason Rhee" w:date="2024-09-09T17:21:00Z" w16du:dateUtc="2024-09-09T07:21:00Z"/>
          <w:rFonts w:eastAsiaTheme="minorEastAsia"/>
          <w:lang w:eastAsia="ko-KR"/>
        </w:rPr>
      </w:pPr>
      <w:ins w:id="2482" w:author="Jason Rhee" w:date="2024-09-09T17:21:00Z" w16du:dateUtc="2024-09-09T07:21:00Z">
        <w:r>
          <w:rPr>
            <w:rFonts w:eastAsiaTheme="minorEastAsia" w:hint="eastAsia"/>
            <w:lang w:eastAsia="ko-KR"/>
          </w:rPr>
          <w:t xml:space="preserve">Description: </w:t>
        </w:r>
        <w:r w:rsidRPr="0009201D">
          <w:rPr>
            <w:rFonts w:eastAsiaTheme="minorEastAsia"/>
            <w:lang w:eastAsia="ko-KR"/>
          </w:rPr>
          <w:t>Toggles visibility of UKC Planned Route</w:t>
        </w:r>
      </w:ins>
    </w:p>
    <w:p w14:paraId="5C22CA6D" w14:textId="4DFC74E6" w:rsidR="0009201D" w:rsidRDefault="0009201D" w:rsidP="0009201D">
      <w:pPr>
        <w:rPr>
          <w:ins w:id="2483" w:author="Jason Rhee" w:date="2024-09-09T17:22:00Z" w16du:dateUtc="2024-09-09T07:22:00Z"/>
          <w:rFonts w:eastAsiaTheme="minorEastAsia"/>
          <w:lang w:eastAsia="ko-KR"/>
        </w:rPr>
      </w:pPr>
      <w:ins w:id="2484" w:author="Jason Rhee" w:date="2024-09-09T17:21:00Z" w16du:dateUtc="2024-09-09T07:21:00Z">
        <w:r>
          <w:rPr>
            <w:rFonts w:eastAsiaTheme="minorEastAsia" w:hint="eastAsia"/>
            <w:lang w:eastAsia="ko-KR"/>
          </w:rPr>
          <w:t xml:space="preserve">ID: </w:t>
        </w:r>
      </w:ins>
      <w:ins w:id="2485" w:author="Jason Rhee" w:date="2024-09-13T11:39:00Z" w16du:dateUtc="2024-09-13T01:39:00Z">
        <w:r w:rsidR="001D561D">
          <w:rPr>
            <w:rFonts w:eastAsiaTheme="minorEastAsia"/>
            <w:lang w:eastAsia="ko-KR"/>
          </w:rPr>
          <w:t>290</w:t>
        </w:r>
        <w:r w:rsidR="001D561D">
          <w:rPr>
            <w:rFonts w:eastAsiaTheme="minorEastAsia"/>
            <w:lang w:eastAsia="ko-KR"/>
          </w:rPr>
          <w:t>60</w:t>
        </w:r>
      </w:ins>
    </w:p>
    <w:p w14:paraId="59D3760B" w14:textId="3548460B" w:rsidR="0009201D" w:rsidRDefault="0009201D" w:rsidP="0009201D">
      <w:pPr>
        <w:rPr>
          <w:ins w:id="2486" w:author="Jason Rhee" w:date="2024-09-09T17:22:00Z" w16du:dateUtc="2024-09-09T07:22:00Z"/>
          <w:rFonts w:eastAsiaTheme="minorEastAsia"/>
          <w:lang w:eastAsia="ko-KR"/>
        </w:rPr>
      </w:pPr>
      <w:ins w:id="2487" w:author="Jason Rhee" w:date="2024-09-09T17:22:00Z" w16du:dateUtc="2024-09-09T07:22:00Z">
        <w:r>
          <w:t>Language: en (English)</w:t>
        </w:r>
      </w:ins>
    </w:p>
    <w:p w14:paraId="7524CBC5" w14:textId="00234396" w:rsidR="0009201D" w:rsidRPr="0009201D" w:rsidRDefault="0009201D">
      <w:pPr>
        <w:pStyle w:val="Annex-Heading3"/>
        <w:rPr>
          <w:ins w:id="2488" w:author="Jason Rhee" w:date="2024-09-09T17:21:00Z" w16du:dateUtc="2024-09-09T07:21:00Z"/>
        </w:rPr>
        <w:pPrChange w:id="2489" w:author="Jason Rhee" w:date="2024-09-09T17:22:00Z" w16du:dateUtc="2024-09-09T07:22:00Z">
          <w:pPr/>
        </w:pPrChange>
      </w:pPr>
      <w:ins w:id="2490" w:author="Jason Rhee" w:date="2024-09-09T17:22:00Z" w16du:dateUtc="2024-09-09T07:22:00Z">
        <w:r w:rsidRPr="0009201D">
          <w:t>UKC Information Box</w:t>
        </w:r>
      </w:ins>
    </w:p>
    <w:p w14:paraId="2FA0569C" w14:textId="65C29061" w:rsidR="0009201D" w:rsidRDefault="0009201D" w:rsidP="00947863">
      <w:pPr>
        <w:rPr>
          <w:ins w:id="2491" w:author="Jason Rhee" w:date="2024-09-09T17:22:00Z" w16du:dateUtc="2024-09-09T07:22:00Z"/>
          <w:rFonts w:eastAsiaTheme="minorEastAsia"/>
          <w:lang w:eastAsia="ko-KR"/>
        </w:rPr>
      </w:pPr>
      <w:ins w:id="2492" w:author="Jason Rhee" w:date="2024-09-09T17:22:00Z" w16du:dateUtc="2024-09-09T07:22:00Z">
        <w:r>
          <w:rPr>
            <w:rFonts w:eastAsiaTheme="minorEastAsia" w:hint="eastAsia"/>
            <w:lang w:eastAsia="ko-KR"/>
          </w:rPr>
          <w:t xml:space="preserve">Name: </w:t>
        </w:r>
        <w:r w:rsidRPr="0009201D">
          <w:rPr>
            <w:rFonts w:eastAsiaTheme="minorEastAsia"/>
            <w:lang w:eastAsia="ko-KR"/>
          </w:rPr>
          <w:t>UKC Information Box</w:t>
        </w:r>
      </w:ins>
    </w:p>
    <w:p w14:paraId="02F807B4" w14:textId="59749CDE" w:rsidR="0009201D" w:rsidRDefault="0009201D" w:rsidP="00947863">
      <w:pPr>
        <w:rPr>
          <w:ins w:id="2493" w:author="Jason Rhee" w:date="2024-09-09T17:22:00Z" w16du:dateUtc="2024-09-09T07:22:00Z"/>
          <w:rFonts w:eastAsiaTheme="minorEastAsia"/>
          <w:lang w:eastAsia="ko-KR"/>
        </w:rPr>
      </w:pPr>
      <w:ins w:id="2494" w:author="Jason Rhee" w:date="2024-09-09T17:22:00Z" w16du:dateUtc="2024-09-09T07:22:00Z">
        <w:r>
          <w:rPr>
            <w:rFonts w:eastAsiaTheme="minorEastAsia" w:hint="eastAsia"/>
            <w:lang w:eastAsia="ko-KR"/>
          </w:rPr>
          <w:t xml:space="preserve">Description: </w:t>
        </w:r>
        <w:r w:rsidRPr="0009201D">
          <w:rPr>
            <w:rFonts w:eastAsiaTheme="minorEastAsia"/>
            <w:lang w:eastAsia="ko-KR"/>
          </w:rPr>
          <w:t>Toggles visibility of UKC Information Box</w:t>
        </w:r>
      </w:ins>
    </w:p>
    <w:p w14:paraId="6F399896" w14:textId="24061C6A" w:rsidR="0009201D" w:rsidRDefault="0009201D" w:rsidP="00947863">
      <w:pPr>
        <w:rPr>
          <w:ins w:id="2495" w:author="Jason Rhee" w:date="2024-09-09T17:22:00Z" w16du:dateUtc="2024-09-09T07:22:00Z"/>
          <w:rFonts w:eastAsiaTheme="minorEastAsia"/>
          <w:lang w:eastAsia="ko-KR"/>
        </w:rPr>
      </w:pPr>
      <w:ins w:id="2496" w:author="Jason Rhee" w:date="2024-09-09T17:22:00Z" w16du:dateUtc="2024-09-09T07:22:00Z">
        <w:r>
          <w:rPr>
            <w:rFonts w:eastAsiaTheme="minorEastAsia" w:hint="eastAsia"/>
            <w:lang w:eastAsia="ko-KR"/>
          </w:rPr>
          <w:t xml:space="preserve">ID: </w:t>
        </w:r>
      </w:ins>
      <w:ins w:id="2497" w:author="Jason Rhee" w:date="2024-09-13T11:39:00Z" w16du:dateUtc="2024-09-13T01:39:00Z">
        <w:r w:rsidR="001D561D">
          <w:rPr>
            <w:rFonts w:eastAsiaTheme="minorEastAsia"/>
            <w:lang w:eastAsia="ko-KR"/>
          </w:rPr>
          <w:t>290</w:t>
        </w:r>
        <w:r w:rsidR="001D561D">
          <w:rPr>
            <w:rFonts w:eastAsiaTheme="minorEastAsia"/>
            <w:lang w:eastAsia="ko-KR"/>
          </w:rPr>
          <w:t>70</w:t>
        </w:r>
      </w:ins>
    </w:p>
    <w:p w14:paraId="73907055" w14:textId="23F7F09A" w:rsidR="0009201D" w:rsidRDefault="0009201D" w:rsidP="00947863">
      <w:pPr>
        <w:rPr>
          <w:ins w:id="2498" w:author="Jason Rhee" w:date="2024-09-09T17:22:00Z" w16du:dateUtc="2024-09-09T07:22:00Z"/>
          <w:rFonts w:eastAsiaTheme="minorEastAsia"/>
          <w:lang w:eastAsia="ko-KR"/>
        </w:rPr>
      </w:pPr>
      <w:ins w:id="2499" w:author="Jason Rhee" w:date="2024-09-09T17:22:00Z" w16du:dateUtc="2024-09-09T07:22:00Z">
        <w:r>
          <w:lastRenderedPageBreak/>
          <w:t>Language: en (English)</w:t>
        </w:r>
      </w:ins>
    </w:p>
    <w:p w14:paraId="22DA80E1" w14:textId="7A135EE2" w:rsidR="0009201D" w:rsidRPr="0009201D" w:rsidRDefault="0009201D">
      <w:pPr>
        <w:pStyle w:val="Annex-Heading3"/>
        <w:rPr>
          <w:ins w:id="2500" w:author="Jason Rhee" w:date="2024-09-09T17:22:00Z" w16du:dateUtc="2024-09-09T07:22:00Z"/>
          <w:rPrChange w:id="2501" w:author="Jason Rhee" w:date="2024-09-09T17:22:00Z" w16du:dateUtc="2024-09-09T07:22:00Z">
            <w:rPr>
              <w:ins w:id="2502" w:author="Jason Rhee" w:date="2024-09-09T17:22:00Z" w16du:dateUtc="2024-09-09T07:22:00Z"/>
              <w:rFonts w:eastAsiaTheme="minorEastAsia"/>
              <w:lang w:eastAsia="ko-KR"/>
            </w:rPr>
          </w:rPrChange>
        </w:rPr>
        <w:pPrChange w:id="2503" w:author="Jason Rhee" w:date="2024-09-09T17:22:00Z" w16du:dateUtc="2024-09-09T07:22:00Z">
          <w:pPr/>
        </w:pPrChange>
      </w:pPr>
      <w:ins w:id="2504" w:author="Jason Rhee" w:date="2024-09-09T17:22:00Z" w16du:dateUtc="2024-09-09T07:22:00Z">
        <w:r w:rsidRPr="0009201D">
          <w:t xml:space="preserve">UKC Non-Navigable Area </w:t>
        </w:r>
      </w:ins>
      <w:ins w:id="2505" w:author="Jason Rhee" w:date="2024-09-11T16:29:00Z" w16du:dateUtc="2024-09-11T06:29:00Z">
        <w:r w:rsidR="008945CE">
          <w:t>Pattern</w:t>
        </w:r>
      </w:ins>
    </w:p>
    <w:p w14:paraId="79395BE6" w14:textId="244CE60D" w:rsidR="0009201D" w:rsidRDefault="0009201D" w:rsidP="00947863">
      <w:pPr>
        <w:rPr>
          <w:ins w:id="2506" w:author="Jason Rhee" w:date="2024-09-09T17:22:00Z" w16du:dateUtc="2024-09-09T07:22:00Z"/>
          <w:rFonts w:eastAsiaTheme="minorEastAsia"/>
          <w:lang w:val="en-GB" w:eastAsia="ko-KR"/>
        </w:rPr>
      </w:pPr>
      <w:ins w:id="2507" w:author="Jason Rhee" w:date="2024-09-09T17:22:00Z" w16du:dateUtc="2024-09-09T07:22:00Z">
        <w:r>
          <w:rPr>
            <w:rFonts w:eastAsiaTheme="minorEastAsia" w:hint="eastAsia"/>
            <w:lang w:val="en-GB" w:eastAsia="ko-KR"/>
          </w:rPr>
          <w:t xml:space="preserve">Name: </w:t>
        </w:r>
        <w:r w:rsidRPr="0009201D">
          <w:rPr>
            <w:rFonts w:eastAsiaTheme="minorEastAsia"/>
            <w:lang w:val="en-GB" w:eastAsia="ko-KR"/>
          </w:rPr>
          <w:t xml:space="preserve">UKC Non-Navigable Area </w:t>
        </w:r>
      </w:ins>
      <w:ins w:id="2508" w:author="Jason Rhee" w:date="2024-09-11T16:29:00Z" w16du:dateUtc="2024-09-11T06:29:00Z">
        <w:r w:rsidR="008945CE">
          <w:rPr>
            <w:rFonts w:eastAsiaTheme="minorEastAsia"/>
            <w:lang w:val="en-GB" w:eastAsia="ko-KR"/>
          </w:rPr>
          <w:t>Pattern</w:t>
        </w:r>
      </w:ins>
    </w:p>
    <w:p w14:paraId="7A3A958B" w14:textId="1CCDB475" w:rsidR="0009201D" w:rsidRDefault="0009201D" w:rsidP="00947863">
      <w:pPr>
        <w:rPr>
          <w:ins w:id="2509" w:author="Jason Rhee" w:date="2024-09-09T17:24:00Z" w16du:dateUtc="2024-09-09T07:24:00Z"/>
          <w:rFonts w:eastAsiaTheme="minorEastAsia"/>
          <w:lang w:val="en-GB" w:eastAsia="ko-KR"/>
        </w:rPr>
      </w:pPr>
      <w:ins w:id="2510" w:author="Jason Rhee" w:date="2024-09-09T17:22:00Z" w16du:dateUtc="2024-09-09T07:22:00Z">
        <w:r>
          <w:rPr>
            <w:rFonts w:eastAsiaTheme="minorEastAsia" w:hint="eastAsia"/>
            <w:lang w:val="en-GB" w:eastAsia="ko-KR"/>
          </w:rPr>
          <w:t xml:space="preserve">Description: </w:t>
        </w:r>
      </w:ins>
      <w:ins w:id="2511" w:author="Jason Rhee" w:date="2024-09-09T17:24:00Z" w16du:dateUtc="2024-09-09T07:24:00Z">
        <w:r w:rsidRPr="0009201D">
          <w:rPr>
            <w:rFonts w:eastAsiaTheme="minorEastAsia"/>
            <w:lang w:val="en-GB" w:eastAsia="ko-KR"/>
          </w:rPr>
          <w:t xml:space="preserve">Toggles visibility of UKC Non-Navigable Area </w:t>
        </w:r>
      </w:ins>
      <w:ins w:id="2512" w:author="Jason Rhee" w:date="2024-09-11T16:29:00Z" w16du:dateUtc="2024-09-11T06:29:00Z">
        <w:r w:rsidR="008945CE">
          <w:rPr>
            <w:rFonts w:eastAsiaTheme="minorEastAsia"/>
            <w:lang w:val="en-GB" w:eastAsia="ko-KR"/>
          </w:rPr>
          <w:t>pattern</w:t>
        </w:r>
      </w:ins>
    </w:p>
    <w:p w14:paraId="03EDC09E" w14:textId="45D229A8" w:rsidR="0009201D" w:rsidRDefault="0009201D" w:rsidP="00947863">
      <w:pPr>
        <w:rPr>
          <w:ins w:id="2513" w:author="Jason Rhee" w:date="2024-09-09T17:24:00Z" w16du:dateUtc="2024-09-09T07:24:00Z"/>
          <w:rFonts w:eastAsiaTheme="minorEastAsia"/>
          <w:lang w:val="en-GB" w:eastAsia="ko-KR"/>
        </w:rPr>
      </w:pPr>
      <w:ins w:id="2514" w:author="Jason Rhee" w:date="2024-09-09T17:24:00Z" w16du:dateUtc="2024-09-09T07:24:00Z">
        <w:r>
          <w:rPr>
            <w:rFonts w:eastAsiaTheme="minorEastAsia" w:hint="eastAsia"/>
            <w:lang w:val="en-GB" w:eastAsia="ko-KR"/>
          </w:rPr>
          <w:t xml:space="preserve">ID: </w:t>
        </w:r>
      </w:ins>
      <w:ins w:id="2515" w:author="Jason Rhee" w:date="2024-09-13T11:39:00Z" w16du:dateUtc="2024-09-13T01:39:00Z">
        <w:r w:rsidR="001D561D">
          <w:rPr>
            <w:rFonts w:eastAsiaTheme="minorEastAsia"/>
            <w:lang w:eastAsia="ko-KR"/>
          </w:rPr>
          <w:t>290</w:t>
        </w:r>
        <w:r w:rsidR="001D561D">
          <w:rPr>
            <w:rFonts w:eastAsiaTheme="minorEastAsia"/>
            <w:lang w:eastAsia="ko-KR"/>
          </w:rPr>
          <w:t>40</w:t>
        </w:r>
      </w:ins>
    </w:p>
    <w:p w14:paraId="39422DE4" w14:textId="6BEB3A05" w:rsidR="0009201D" w:rsidRDefault="0009201D" w:rsidP="00947863">
      <w:pPr>
        <w:rPr>
          <w:ins w:id="2516" w:author="Jason Rhee" w:date="2024-09-09T17:22:00Z" w16du:dateUtc="2024-09-09T07:22:00Z"/>
          <w:rFonts w:eastAsiaTheme="minorEastAsia"/>
          <w:lang w:val="en-GB" w:eastAsia="ko-KR"/>
        </w:rPr>
      </w:pPr>
      <w:ins w:id="2517" w:author="Jason Rhee" w:date="2024-09-09T17:24:00Z" w16du:dateUtc="2024-09-09T07:24:00Z">
        <w:r>
          <w:t>Language: en (English)</w:t>
        </w:r>
      </w:ins>
    </w:p>
    <w:p w14:paraId="24A0DC63" w14:textId="77777777" w:rsidR="0009201D" w:rsidRDefault="0009201D" w:rsidP="00947863">
      <w:pPr>
        <w:rPr>
          <w:ins w:id="2518" w:author="Jason Rhee" w:date="2024-09-09T17:25:00Z" w16du:dateUtc="2024-09-09T07:25:00Z"/>
          <w:rFonts w:eastAsiaTheme="minorEastAsia"/>
          <w:lang w:val="en-GB" w:eastAsia="ko-KR"/>
        </w:rPr>
      </w:pPr>
    </w:p>
    <w:p w14:paraId="19E49E0F" w14:textId="63056B3B" w:rsidR="00DA7E6D" w:rsidRDefault="00DA7E6D">
      <w:pPr>
        <w:pStyle w:val="Annexheader-level2"/>
        <w:rPr>
          <w:ins w:id="2519" w:author="Jason Rhee" w:date="2024-09-09T17:25:00Z" w16du:dateUtc="2024-09-09T07:25:00Z"/>
        </w:rPr>
        <w:pPrChange w:id="2520" w:author="Jason Rhee" w:date="2024-09-09T17:25:00Z" w16du:dateUtc="2024-09-09T07:25:00Z">
          <w:pPr/>
        </w:pPrChange>
      </w:pPr>
      <w:bookmarkStart w:id="2521" w:name="_Toc176796753"/>
      <w:ins w:id="2522" w:author="Jason Rhee" w:date="2024-09-09T17:25:00Z" w16du:dateUtc="2024-09-09T07:25:00Z">
        <w:r>
          <w:rPr>
            <w:rFonts w:eastAsiaTheme="minorEastAsia" w:hint="eastAsia"/>
            <w:lang w:eastAsia="ko-KR"/>
          </w:rPr>
          <w:t>Viewing Group Layer</w:t>
        </w:r>
        <w:bookmarkEnd w:id="2521"/>
      </w:ins>
    </w:p>
    <w:p w14:paraId="38DE4093" w14:textId="31EE62D7" w:rsidR="00DA7E6D" w:rsidRDefault="00DA7E6D">
      <w:pPr>
        <w:pStyle w:val="Annex-Heading3"/>
        <w:rPr>
          <w:ins w:id="2523" w:author="Jason Rhee" w:date="2024-09-09T17:25:00Z" w16du:dateUtc="2024-09-09T07:25:00Z"/>
        </w:rPr>
        <w:pPrChange w:id="2524" w:author="Jason Rhee" w:date="2024-09-09T17:25:00Z" w16du:dateUtc="2024-09-09T07:25:00Z">
          <w:pPr/>
        </w:pPrChange>
      </w:pPr>
      <w:ins w:id="2525" w:author="Jason Rhee" w:date="2024-09-09T17:25:00Z" w16du:dateUtc="2024-09-09T07:25:00Z">
        <w:r w:rsidRPr="00DA7E6D">
          <w:t>UKCViewingGroupLayer</w:t>
        </w:r>
      </w:ins>
    </w:p>
    <w:p w14:paraId="71CF4937" w14:textId="350B32BF" w:rsidR="00DA7E6D" w:rsidRDefault="00DA7E6D" w:rsidP="00947863">
      <w:pPr>
        <w:rPr>
          <w:ins w:id="2526" w:author="Jason Rhee" w:date="2024-09-09T17:25:00Z" w16du:dateUtc="2024-09-09T07:25:00Z"/>
          <w:rFonts w:eastAsiaTheme="minorEastAsia"/>
          <w:lang w:val="en-GB" w:eastAsia="ko-KR"/>
        </w:rPr>
      </w:pPr>
      <w:ins w:id="2527" w:author="Jason Rhee" w:date="2024-09-09T17:25:00Z" w16du:dateUtc="2024-09-09T07:25:00Z">
        <w:r>
          <w:rPr>
            <w:rFonts w:eastAsiaTheme="minorEastAsia" w:hint="eastAsia"/>
            <w:lang w:val="en-GB" w:eastAsia="ko-KR"/>
          </w:rPr>
          <w:t xml:space="preserve">Name: </w:t>
        </w:r>
        <w:r w:rsidRPr="00DA7E6D">
          <w:rPr>
            <w:rFonts w:eastAsiaTheme="minorEastAsia"/>
            <w:lang w:val="en-GB" w:eastAsia="ko-KR"/>
          </w:rPr>
          <w:t>UKC Viewing Group Layer</w:t>
        </w:r>
      </w:ins>
    </w:p>
    <w:p w14:paraId="683362DF" w14:textId="5A2CAC66" w:rsidR="00DA7E6D" w:rsidRDefault="00DA7E6D" w:rsidP="00947863">
      <w:pPr>
        <w:rPr>
          <w:ins w:id="2528" w:author="Jason Rhee" w:date="2024-09-09T17:26:00Z" w16du:dateUtc="2024-09-09T07:26:00Z"/>
          <w:rFonts w:eastAsiaTheme="minorEastAsia"/>
          <w:lang w:val="en-GB" w:eastAsia="ko-KR"/>
        </w:rPr>
      </w:pPr>
      <w:ins w:id="2529" w:author="Jason Rhee" w:date="2024-09-09T17:25:00Z" w16du:dateUtc="2024-09-09T07:25:00Z">
        <w:r>
          <w:rPr>
            <w:rFonts w:eastAsiaTheme="minorEastAsia" w:hint="eastAsia"/>
            <w:lang w:val="en-GB" w:eastAsia="ko-KR"/>
          </w:rPr>
          <w:t xml:space="preserve">Description: </w:t>
        </w:r>
        <w:r w:rsidRPr="00DA7E6D">
          <w:rPr>
            <w:rFonts w:eastAsiaTheme="minorEastAsia"/>
            <w:lang w:val="en-GB" w:eastAsia="ko-KR"/>
          </w:rPr>
          <w:t>Contains UKC Viewing Groups</w:t>
        </w:r>
      </w:ins>
    </w:p>
    <w:p w14:paraId="0D81A6AA" w14:textId="6781FB0D" w:rsidR="00DA7E6D" w:rsidRDefault="00DA7E6D" w:rsidP="00947863">
      <w:pPr>
        <w:rPr>
          <w:ins w:id="2530" w:author="Jason Rhee" w:date="2024-09-09T17:26:00Z" w16du:dateUtc="2024-09-09T07:26:00Z"/>
          <w:rFonts w:eastAsiaTheme="minorEastAsia"/>
          <w:lang w:val="en-GB" w:eastAsia="ko-KR"/>
        </w:rPr>
      </w:pPr>
      <w:ins w:id="2531" w:author="Jason Rhee" w:date="2024-09-09T17:26:00Z" w16du:dateUtc="2024-09-09T07:26:00Z">
        <w:r>
          <w:rPr>
            <w:rFonts w:eastAsiaTheme="minorEastAsia" w:hint="eastAsia"/>
            <w:lang w:val="en-GB" w:eastAsia="ko-KR"/>
          </w:rPr>
          <w:t xml:space="preserve">ID: </w:t>
        </w:r>
        <w:r w:rsidRPr="00DA7E6D">
          <w:rPr>
            <w:rFonts w:eastAsiaTheme="minorEastAsia"/>
            <w:lang w:val="en-GB" w:eastAsia="ko-KR"/>
          </w:rPr>
          <w:t>UKCViewingGroupLayer</w:t>
        </w:r>
      </w:ins>
    </w:p>
    <w:p w14:paraId="0E145017" w14:textId="32DD5FBF" w:rsidR="00DA7E6D" w:rsidRDefault="00DA7E6D" w:rsidP="00947863">
      <w:pPr>
        <w:rPr>
          <w:ins w:id="2532" w:author="Jason Rhee" w:date="2024-09-09T17:26:00Z" w16du:dateUtc="2024-09-09T07:26:00Z"/>
          <w:rFonts w:eastAsiaTheme="minorEastAsia"/>
          <w:lang w:eastAsia="ko-KR"/>
        </w:rPr>
      </w:pPr>
      <w:ins w:id="2533" w:author="Jason Rhee" w:date="2024-09-09T17:26:00Z" w16du:dateUtc="2024-09-09T07:26:00Z">
        <w:r>
          <w:t>Language: en (English)</w:t>
        </w:r>
      </w:ins>
    </w:p>
    <w:p w14:paraId="3A17C0DE" w14:textId="44123C5A" w:rsidR="00DA7E6D" w:rsidRPr="00DA7E6D" w:rsidRDefault="000477F0">
      <w:pPr>
        <w:pStyle w:val="Annex-Heading3"/>
        <w:rPr>
          <w:ins w:id="2534" w:author="Jason Rhee" w:date="2024-09-09T17:25:00Z" w16du:dateUtc="2024-09-09T07:25:00Z"/>
        </w:rPr>
        <w:pPrChange w:id="2535" w:author="Jason Rhee" w:date="2024-09-09T17:26:00Z" w16du:dateUtc="2024-09-09T07:26:00Z">
          <w:pPr/>
        </w:pPrChange>
      </w:pPr>
      <w:ins w:id="2536" w:author="Jason Rhee" w:date="2024-09-11T16:28:00Z" w16du:dateUtc="2024-09-11T06:28:00Z">
        <w:r w:rsidRPr="000477F0">
          <w:t>UKCNonNavigableAreaPattern</w:t>
        </w:r>
      </w:ins>
    </w:p>
    <w:p w14:paraId="6B81C5EB" w14:textId="6112B2EB" w:rsidR="00DA7E6D" w:rsidRDefault="00DA7E6D">
      <w:pPr>
        <w:rPr>
          <w:ins w:id="2537" w:author="Jason Rhee" w:date="2024-09-09T17:26:00Z" w16du:dateUtc="2024-09-09T07:26:00Z"/>
          <w:rFonts w:eastAsiaTheme="minorEastAsia"/>
          <w:lang w:eastAsia="ko-KR"/>
        </w:rPr>
        <w:pPrChange w:id="2538" w:author="Jason Rhee" w:date="2024-09-09T17:26:00Z" w16du:dateUtc="2024-09-09T07:26:00Z">
          <w:pPr>
            <w:pStyle w:val="Annex0"/>
          </w:pPr>
        </w:pPrChange>
      </w:pPr>
      <w:ins w:id="2539" w:author="Jason Rhee" w:date="2024-09-09T17:26:00Z" w16du:dateUtc="2024-09-09T07:26:00Z">
        <w:r>
          <w:rPr>
            <w:rFonts w:eastAsiaTheme="minorEastAsia" w:hint="eastAsia"/>
            <w:lang w:eastAsia="ko-KR"/>
          </w:rPr>
          <w:t xml:space="preserve">Name: </w:t>
        </w:r>
      </w:ins>
      <w:ins w:id="2540" w:author="Jason Rhee" w:date="2024-09-11T16:28:00Z" w16du:dateUtc="2024-09-11T06:28:00Z">
        <w:r w:rsidR="00C44DAC" w:rsidRPr="00C44DAC">
          <w:rPr>
            <w:rFonts w:eastAsiaTheme="minorEastAsia"/>
            <w:lang w:eastAsia="ko-KR"/>
          </w:rPr>
          <w:t>UKC Non-Navigable Area Pattern</w:t>
        </w:r>
      </w:ins>
    </w:p>
    <w:p w14:paraId="6C92B697" w14:textId="3E854669" w:rsidR="00DA7E6D" w:rsidRDefault="00DA7E6D">
      <w:pPr>
        <w:rPr>
          <w:ins w:id="2541" w:author="Jason Rhee" w:date="2024-09-09T17:26:00Z" w16du:dateUtc="2024-09-09T07:26:00Z"/>
          <w:rFonts w:eastAsiaTheme="minorEastAsia"/>
          <w:lang w:eastAsia="ko-KR"/>
        </w:rPr>
        <w:pPrChange w:id="2542" w:author="Jason Rhee" w:date="2024-09-09T17:26:00Z" w16du:dateUtc="2024-09-09T07:26:00Z">
          <w:pPr>
            <w:pStyle w:val="Annex0"/>
          </w:pPr>
        </w:pPrChange>
      </w:pPr>
      <w:ins w:id="2543" w:author="Jason Rhee" w:date="2024-09-09T17:26:00Z" w16du:dateUtc="2024-09-09T07:26:00Z">
        <w:r>
          <w:rPr>
            <w:rFonts w:eastAsiaTheme="minorEastAsia" w:hint="eastAsia"/>
            <w:lang w:eastAsia="ko-KR"/>
          </w:rPr>
          <w:t xml:space="preserve">Description: </w:t>
        </w:r>
      </w:ins>
      <w:ins w:id="2544" w:author="Jason Rhee" w:date="2024-09-11T16:29:00Z" w16du:dateUtc="2024-09-11T06:29:00Z">
        <w:r w:rsidR="00C44DAC" w:rsidRPr="00C44DAC">
          <w:rPr>
            <w:rFonts w:eastAsiaTheme="minorEastAsia"/>
            <w:lang w:eastAsia="ko-KR"/>
          </w:rPr>
          <w:t>UKC Non-Navigable Area Pattern</w:t>
        </w:r>
      </w:ins>
    </w:p>
    <w:p w14:paraId="5373A030" w14:textId="34104D4D" w:rsidR="00DA7E6D" w:rsidRDefault="00DA7E6D">
      <w:pPr>
        <w:rPr>
          <w:ins w:id="2545" w:author="Jason Rhee" w:date="2024-09-09T17:26:00Z" w16du:dateUtc="2024-09-09T07:26:00Z"/>
          <w:rFonts w:eastAsiaTheme="minorEastAsia"/>
          <w:lang w:eastAsia="ko-KR"/>
        </w:rPr>
        <w:pPrChange w:id="2546" w:author="Jason Rhee" w:date="2024-09-09T17:26:00Z" w16du:dateUtc="2024-09-09T07:26:00Z">
          <w:pPr>
            <w:pStyle w:val="Annex0"/>
          </w:pPr>
        </w:pPrChange>
      </w:pPr>
      <w:ins w:id="2547" w:author="Jason Rhee" w:date="2024-09-09T17:26:00Z" w16du:dateUtc="2024-09-09T07:26:00Z">
        <w:r>
          <w:rPr>
            <w:rFonts w:eastAsiaTheme="minorEastAsia" w:hint="eastAsia"/>
            <w:lang w:eastAsia="ko-KR"/>
          </w:rPr>
          <w:t xml:space="preserve">ID: </w:t>
        </w:r>
      </w:ins>
      <w:ins w:id="2548" w:author="Jason Rhee" w:date="2024-09-11T16:29:00Z" w16du:dateUtc="2024-09-11T06:29:00Z">
        <w:r w:rsidR="00C44DAC" w:rsidRPr="00C44DAC">
          <w:rPr>
            <w:rFonts w:eastAsiaTheme="minorEastAsia"/>
            <w:lang w:eastAsia="ko-KR"/>
          </w:rPr>
          <w:t>UKCNonNavigableAreaPattern</w:t>
        </w:r>
      </w:ins>
    </w:p>
    <w:p w14:paraId="15D5297B" w14:textId="77777777" w:rsidR="00DA7E6D" w:rsidRDefault="00DA7E6D">
      <w:pPr>
        <w:rPr>
          <w:ins w:id="2549" w:author="Jason Rhee" w:date="2024-09-09T17:26:00Z" w16du:dateUtc="2024-09-09T07:26:00Z"/>
          <w:rFonts w:eastAsiaTheme="minorEastAsia"/>
          <w:lang w:eastAsia="ko-KR"/>
        </w:rPr>
        <w:pPrChange w:id="2550" w:author="Jason Rhee" w:date="2024-09-09T17:26:00Z" w16du:dateUtc="2024-09-09T07:26:00Z">
          <w:pPr>
            <w:pStyle w:val="Annex0"/>
          </w:pPr>
        </w:pPrChange>
      </w:pPr>
      <w:ins w:id="2551" w:author="Jason Rhee" w:date="2024-09-09T17:26:00Z" w16du:dateUtc="2024-09-09T07:26:00Z">
        <w:r>
          <w:t>Language: en (English)</w:t>
        </w:r>
      </w:ins>
    </w:p>
    <w:p w14:paraId="1238FF35" w14:textId="77777777" w:rsidR="00DA7E6D" w:rsidRPr="0009201D" w:rsidRDefault="00DA7E6D" w:rsidP="00DA7E6D">
      <w:pPr>
        <w:rPr>
          <w:ins w:id="2552" w:author="Jason Rhee" w:date="2024-09-09T15:52:00Z" w16du:dateUtc="2024-09-09T05:52:00Z"/>
          <w:rFonts w:eastAsiaTheme="minorEastAsia"/>
          <w:lang w:val="en-GB" w:eastAsia="ko-KR"/>
          <w:rPrChange w:id="2553" w:author="Jason Rhee" w:date="2024-09-09T17:22:00Z" w16du:dateUtc="2024-09-09T07:22:00Z">
            <w:rPr>
              <w:ins w:id="2554" w:author="Jason Rhee" w:date="2024-09-09T15:52:00Z" w16du:dateUtc="2024-09-09T05:52:00Z"/>
              <w:rFonts w:eastAsiaTheme="minorEastAsia"/>
              <w:lang w:eastAsia="ko-KR"/>
            </w:rPr>
          </w:rPrChange>
        </w:rPr>
      </w:pPr>
    </w:p>
    <w:p w14:paraId="38DC7DA4" w14:textId="77DB81C3" w:rsidR="005E5369" w:rsidRPr="005E5369" w:rsidRDefault="005E5369" w:rsidP="005E5369">
      <w:pPr>
        <w:pStyle w:val="Annexheader-level2"/>
        <w:rPr>
          <w:ins w:id="2555" w:author="Jason Rhee" w:date="2024-09-09T15:53:00Z" w16du:dateUtc="2024-09-09T05:53:00Z"/>
          <w:rPrChange w:id="2556" w:author="Jason Rhee" w:date="2024-09-09T15:53:00Z" w16du:dateUtc="2024-09-09T05:53:00Z">
            <w:rPr>
              <w:ins w:id="2557" w:author="Jason Rhee" w:date="2024-09-09T15:53:00Z" w16du:dateUtc="2024-09-09T05:53:00Z"/>
              <w:rFonts w:eastAsiaTheme="minorEastAsia"/>
              <w:lang w:eastAsia="ko-KR"/>
            </w:rPr>
          </w:rPrChange>
        </w:rPr>
      </w:pPr>
      <w:bookmarkStart w:id="2558" w:name="_Toc176796754"/>
      <w:ins w:id="2559" w:author="Jason Rhee" w:date="2024-09-09T15:53:00Z" w16du:dateUtc="2024-09-09T05:53:00Z">
        <w:r>
          <w:rPr>
            <w:rFonts w:eastAsiaTheme="minorEastAsia" w:hint="eastAsia"/>
            <w:lang w:eastAsia="ko-KR"/>
          </w:rPr>
          <w:t>Context</w:t>
        </w:r>
        <w:bookmarkEnd w:id="2558"/>
      </w:ins>
    </w:p>
    <w:p w14:paraId="01585DA2" w14:textId="0CA3A3C3" w:rsidR="005E5369" w:rsidRPr="005E5369" w:rsidRDefault="005E5369" w:rsidP="005E5369">
      <w:pPr>
        <w:pStyle w:val="Annex-Heading3"/>
        <w:rPr>
          <w:ins w:id="2560" w:author="Jason Rhee" w:date="2024-09-09T15:53:00Z" w16du:dateUtc="2024-09-09T05:53:00Z"/>
          <w:rPrChange w:id="2561" w:author="Jason Rhee" w:date="2024-09-09T15:53:00Z" w16du:dateUtc="2024-09-09T05:53:00Z">
            <w:rPr>
              <w:ins w:id="2562" w:author="Jason Rhee" w:date="2024-09-09T15:53:00Z" w16du:dateUtc="2024-09-09T05:53:00Z"/>
              <w:rFonts w:eastAsiaTheme="minorEastAsia"/>
              <w:lang w:eastAsia="ko-KR"/>
            </w:rPr>
          </w:rPrChange>
        </w:rPr>
      </w:pPr>
      <w:ins w:id="2563" w:author="Jason Rhee" w:date="2024-09-09T15:53:00Z" w16du:dateUtc="2024-09-09T05:53:00Z">
        <w:r>
          <w:rPr>
            <w:rFonts w:eastAsiaTheme="minorEastAsia" w:hint="eastAsia"/>
            <w:lang w:eastAsia="ko-KR"/>
          </w:rPr>
          <w:t>PlainBoundaries</w:t>
        </w:r>
      </w:ins>
    </w:p>
    <w:p w14:paraId="5E3521B4" w14:textId="26660921" w:rsidR="005E5369" w:rsidRDefault="005E5369" w:rsidP="005E5369">
      <w:pPr>
        <w:rPr>
          <w:ins w:id="2564" w:author="Jason Rhee" w:date="2024-09-09T15:54:00Z" w16du:dateUtc="2024-09-09T05:54:00Z"/>
          <w:rFonts w:eastAsiaTheme="minorEastAsia"/>
          <w:lang w:eastAsia="ko-KR"/>
        </w:rPr>
      </w:pPr>
      <w:ins w:id="2565" w:author="Jason Rhee" w:date="2024-09-09T15:53:00Z" w16du:dateUtc="2024-09-09T05:53:00Z">
        <w:r w:rsidRPr="005E5369">
          <w:rPr>
            <w:rFonts w:eastAsiaTheme="minorEastAsia" w:hint="eastAsia"/>
            <w:lang w:eastAsia="ko-KR"/>
          </w:rPr>
          <w:t xml:space="preserve">Name: </w:t>
        </w:r>
        <w:r>
          <w:rPr>
            <w:rFonts w:eastAsiaTheme="minorEastAsia" w:hint="eastAsia"/>
            <w:lang w:eastAsia="ko-KR"/>
          </w:rPr>
          <w:t>Plain boundaries</w:t>
        </w:r>
      </w:ins>
    </w:p>
    <w:p w14:paraId="2BABDDAD" w14:textId="5D81CFC1" w:rsidR="005E5369" w:rsidRDefault="005E5369">
      <w:pPr>
        <w:rPr>
          <w:ins w:id="2566" w:author="Jason Rhee" w:date="2024-09-09T15:53:00Z" w16du:dateUtc="2024-09-09T05:53:00Z"/>
          <w:rFonts w:eastAsiaTheme="minorEastAsia"/>
          <w:lang w:eastAsia="ko-KR"/>
        </w:rPr>
        <w:pPrChange w:id="2567" w:author="Jason Rhee" w:date="2024-09-09T15:53:00Z" w16du:dateUtc="2024-09-09T05:53:00Z">
          <w:pPr>
            <w:pStyle w:val="Annex-Heading3"/>
            <w:numPr>
              <w:ilvl w:val="0"/>
              <w:numId w:val="0"/>
            </w:numPr>
          </w:pPr>
        </w:pPrChange>
      </w:pPr>
      <w:ins w:id="2568" w:author="Jason Rhee" w:date="2024-09-09T15:54:00Z" w16du:dateUtc="2024-09-09T05:54:00Z">
        <w:r>
          <w:rPr>
            <w:rFonts w:eastAsiaTheme="minorEastAsia" w:hint="eastAsia"/>
            <w:lang w:eastAsia="ko-KR"/>
          </w:rPr>
          <w:t>Description: Line symbol style</w:t>
        </w:r>
      </w:ins>
    </w:p>
    <w:p w14:paraId="458A7211" w14:textId="1C1548C2" w:rsidR="005E5369" w:rsidRPr="005E5369" w:rsidRDefault="005E5369" w:rsidP="005E5369">
      <w:pPr>
        <w:rPr>
          <w:rFonts w:eastAsiaTheme="minorEastAsia"/>
          <w:lang w:eastAsia="ko-KR"/>
          <w:rPrChange w:id="2569" w:author="Jason Rhee" w:date="2024-09-09T15:54:00Z" w16du:dateUtc="2024-09-09T05:54:00Z">
            <w:rPr>
              <w:rFonts w:eastAsiaTheme="minorEastAsia"/>
            </w:rPr>
          </w:rPrChange>
        </w:rPr>
      </w:pPr>
      <w:ins w:id="2570" w:author="Jason Rhee" w:date="2024-09-09T15:54:00Z" w16du:dateUtc="2024-09-09T05:54:00Z">
        <w:r>
          <w:rPr>
            <w:rFonts w:eastAsiaTheme="minorEastAsia" w:hint="eastAsia"/>
            <w:lang w:eastAsia="ko-KR"/>
          </w:rPr>
          <w:t>ID: PlainBoundaries</w:t>
        </w:r>
      </w:ins>
    </w:p>
    <w:p w14:paraId="35850E3E" w14:textId="098EAD04" w:rsidR="003C2556" w:rsidRDefault="005E5369" w:rsidP="00841212">
      <w:pPr>
        <w:rPr>
          <w:rFonts w:eastAsiaTheme="minorEastAsia"/>
        </w:rPr>
      </w:pPr>
      <w:ins w:id="2571" w:author="Jason Rhee" w:date="2024-09-09T15:54:00Z" w16du:dateUtc="2024-09-09T05:54:00Z">
        <w:r>
          <w:t>Language: en (English)</w:t>
        </w:r>
      </w:ins>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2572" w:name="_Toc527707433"/>
      <w:bookmarkStart w:id="2573" w:name="_Toc528589801"/>
      <w:bookmarkStart w:id="2574" w:name="_Toc516386"/>
      <w:bookmarkStart w:id="2575" w:name="_Toc127463902"/>
      <w:bookmarkStart w:id="2576" w:name="_Toc128125528"/>
      <w:bookmarkStart w:id="2577" w:name="_Toc141176310"/>
      <w:bookmarkStart w:id="2578" w:name="_Toc141176475"/>
      <w:bookmarkStart w:id="2579" w:name="_Toc141177107"/>
      <w:bookmarkStart w:id="2580" w:name="_Toc176796755"/>
      <w:r>
        <w:rPr>
          <w:rFonts w:hint="eastAsia"/>
        </w:rPr>
        <w:lastRenderedPageBreak/>
        <w:t>Rules</w:t>
      </w:r>
      <w:bookmarkEnd w:id="2572"/>
      <w:bookmarkEnd w:id="2573"/>
      <w:bookmarkEnd w:id="2574"/>
      <w:bookmarkEnd w:id="2575"/>
      <w:bookmarkEnd w:id="2576"/>
      <w:bookmarkEnd w:id="2577"/>
      <w:bookmarkEnd w:id="2578"/>
      <w:bookmarkEnd w:id="2579"/>
      <w:bookmarkEnd w:id="2580"/>
    </w:p>
    <w:p w14:paraId="3F137553" w14:textId="52E75319" w:rsidR="003E0B96" w:rsidRDefault="003E0B96" w:rsidP="00331C2F">
      <w:pPr>
        <w:pStyle w:val="Annex-Heading3"/>
        <w:rPr>
          <w:rFonts w:ascii="Times New Roman" w:hAnsi="Times New Roman"/>
          <w:szCs w:val="24"/>
        </w:rPr>
      </w:pPr>
      <w:bookmarkStart w:id="2581" w:name="_Toc527707434"/>
      <w:bookmarkStart w:id="2582" w:name="_Toc528589802"/>
      <w:r>
        <w:t>Main</w:t>
      </w:r>
      <w:bookmarkEnd w:id="2581"/>
      <w:bookmarkEnd w:id="2582"/>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2583" w:name="_Toc527707435"/>
      <w:bookmarkStart w:id="2584" w:name="_Toc528589803"/>
      <w:r>
        <w:t>Control Point</w:t>
      </w:r>
      <w:bookmarkEnd w:id="2583"/>
      <w:bookmarkEnd w:id="2584"/>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2585" w:name="_Toc527707436"/>
      <w:bookmarkStart w:id="2586" w:name="_Toc528589804"/>
      <w:r>
        <w:t>Information Box</w:t>
      </w:r>
      <w:bookmarkEnd w:id="2585"/>
      <w:bookmarkEnd w:id="2586"/>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2587" w:name="_Toc527707437"/>
      <w:bookmarkStart w:id="2588" w:name="_Toc528589805"/>
      <w:r>
        <w:t xml:space="preserve">Almost </w:t>
      </w:r>
      <w:r w:rsidR="00C92FE4">
        <w:t>Non</w:t>
      </w:r>
      <w:r w:rsidR="002E5829">
        <w:rPr>
          <w:rFonts w:eastAsiaTheme="minorEastAsia" w:hint="eastAsia"/>
          <w:lang w:eastAsia="ko-KR"/>
        </w:rPr>
        <w:t xml:space="preserve"> </w:t>
      </w:r>
      <w:r>
        <w:t>Navigable Area</w:t>
      </w:r>
      <w:bookmarkEnd w:id="2587"/>
      <w:bookmarkEnd w:id="2588"/>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2589" w:name="_Toc527707438"/>
      <w:bookmarkStart w:id="2590" w:name="_Toc528589806"/>
      <w:r>
        <w:t>Non</w:t>
      </w:r>
      <w:r w:rsidR="002E5829">
        <w:rPr>
          <w:rFonts w:eastAsiaTheme="minorEastAsia" w:hint="eastAsia"/>
          <w:lang w:eastAsia="ko-KR"/>
        </w:rPr>
        <w:t xml:space="preserve"> </w:t>
      </w:r>
      <w:r>
        <w:t>Navigable Area</w:t>
      </w:r>
      <w:bookmarkEnd w:id="2589"/>
      <w:bookmarkEnd w:id="2590"/>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2591" w:name="_Toc127463903"/>
      <w:bookmarkStart w:id="2592" w:name="_Toc128125529"/>
      <w:bookmarkStart w:id="2593" w:name="_Toc141176311"/>
      <w:bookmarkStart w:id="2594" w:name="_Toc141176476"/>
      <w:bookmarkStart w:id="2595" w:name="_Toc141177108"/>
      <w:bookmarkStart w:id="2596" w:name="_Toc176796756"/>
      <w:r>
        <w:lastRenderedPageBreak/>
        <w:t xml:space="preserve">Data </w:t>
      </w:r>
      <w:r w:rsidR="002F4516" w:rsidRPr="00D129DC">
        <w:t>Validation Checks</w:t>
      </w:r>
      <w:bookmarkEnd w:id="2591"/>
      <w:bookmarkEnd w:id="2592"/>
      <w:bookmarkEnd w:id="2593"/>
      <w:bookmarkEnd w:id="2594"/>
      <w:bookmarkEnd w:id="2595"/>
      <w:bookmarkEnd w:id="2596"/>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1"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2597" w:name="_Toc127463904"/>
      <w:bookmarkStart w:id="2598" w:name="_Toc128125530"/>
      <w:bookmarkStart w:id="2599" w:name="_Toc141176312"/>
      <w:bookmarkStart w:id="2600" w:name="_Toc141176477"/>
      <w:bookmarkStart w:id="2601" w:name="_Toc141177109"/>
      <w:bookmarkStart w:id="2602" w:name="_Toc176796757"/>
      <w:r>
        <w:lastRenderedPageBreak/>
        <w:t>Geometry</w:t>
      </w:r>
      <w:bookmarkEnd w:id="2597"/>
      <w:bookmarkEnd w:id="2598"/>
      <w:bookmarkEnd w:id="2599"/>
      <w:bookmarkEnd w:id="2600"/>
      <w:bookmarkEnd w:id="2601"/>
      <w:bookmarkEnd w:id="2602"/>
    </w:p>
    <w:p w14:paraId="6EE95239" w14:textId="4C9E6286" w:rsidR="003E0B96" w:rsidRPr="0069011F" w:rsidRDefault="002464F7" w:rsidP="00B3435A">
      <w:pPr>
        <w:pStyle w:val="Annexheader-level2"/>
      </w:pPr>
      <w:bookmarkStart w:id="2603" w:name="_Toc516389"/>
      <w:bookmarkStart w:id="2604" w:name="_Toc127463905"/>
      <w:bookmarkStart w:id="2605" w:name="_Toc128125531"/>
      <w:bookmarkStart w:id="2606" w:name="_Toc141176313"/>
      <w:bookmarkStart w:id="2607" w:name="_Toc141176478"/>
      <w:bookmarkStart w:id="2608" w:name="_Toc141177110"/>
      <w:bookmarkStart w:id="2609" w:name="_Toc176796758"/>
      <w:r>
        <w:t>Introduction</w:t>
      </w:r>
      <w:bookmarkEnd w:id="2603"/>
      <w:bookmarkEnd w:id="2604"/>
      <w:bookmarkEnd w:id="2605"/>
      <w:bookmarkEnd w:id="2606"/>
      <w:bookmarkEnd w:id="2607"/>
      <w:bookmarkEnd w:id="2608"/>
      <w:bookmarkEnd w:id="2609"/>
    </w:p>
    <w:p w14:paraId="08044A7F" w14:textId="104D626F" w:rsidR="003E0B96" w:rsidRDefault="003E0B96" w:rsidP="00D41B9A">
      <w:pPr>
        <w:pStyle w:val="Annex-Heading3"/>
      </w:pPr>
      <w:bookmarkStart w:id="2610" w:name="_Toc528589814"/>
      <w:r w:rsidRPr="000A7861">
        <w:t>ISO 19125-1:2004</w:t>
      </w:r>
      <w:r>
        <w:t xml:space="preserve"> geometry</w:t>
      </w:r>
      <w:bookmarkEnd w:id="2610"/>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2611" w:name="_Toc516390"/>
      <w:bookmarkStart w:id="2612" w:name="_Toc127463906"/>
      <w:bookmarkStart w:id="2613" w:name="_Toc128125532"/>
      <w:bookmarkStart w:id="2614" w:name="_Toc141176314"/>
      <w:bookmarkStart w:id="2615" w:name="_Toc141176479"/>
      <w:bookmarkStart w:id="2616" w:name="_Toc141177111"/>
      <w:bookmarkStart w:id="2617" w:name="_Toc176796759"/>
      <w:r>
        <w:t>Geometric Operator Definitions</w:t>
      </w:r>
      <w:bookmarkEnd w:id="2611"/>
      <w:bookmarkEnd w:id="2612"/>
      <w:bookmarkEnd w:id="2613"/>
      <w:bookmarkEnd w:id="2614"/>
      <w:bookmarkEnd w:id="2615"/>
      <w:bookmarkEnd w:id="2616"/>
      <w:bookmarkEnd w:id="2617"/>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645A4DC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2618" w:name="_Toc516391"/>
      <w:ins w:id="2619" w:author="Jeff Wootton" w:date="2024-09-09T12:00:00Z" w16du:dateUtc="2024-09-09T10:00:00Z">
        <w:r w:rsidR="00FD3411">
          <w:rPr>
            <w:snapToGrid w:val="0"/>
          </w:rPr>
          <w:t>ve</w:t>
        </w:r>
        <w:r w:rsidR="000F7D65">
          <w:rPr>
            <w:snapToGrid w:val="0"/>
          </w:rPr>
          <w:t>.</w:t>
        </w:r>
      </w:ins>
      <w:del w:id="2620" w:author="Jeff Wootton" w:date="2024-09-09T12:00:00Z" w16du:dateUtc="2024-09-09T10:00:00Z">
        <w:r w:rsidR="00683BAD" w:rsidRPr="00683BAD" w:rsidDel="00FD3411">
          <w:rPr>
            <w:snapToGrid w:val="0"/>
          </w:rPr>
          <w:delText xml:space="preserve">F.3 </w:delText>
        </w:r>
        <w:r w:rsidRPr="00683BAD" w:rsidDel="00FD3411">
          <w:rPr>
            <w:snapToGrid w:val="0"/>
          </w:rPr>
          <w:delText>Bibliography</w:delText>
        </w:r>
      </w:del>
      <w:bookmarkEnd w:id="2618"/>
    </w:p>
    <w:p w14:paraId="5AEEAE3C" w14:textId="3B1D40D3" w:rsidR="00661F2F" w:rsidDel="00C1546D" w:rsidRDefault="00661F2F">
      <w:pPr>
        <w:spacing w:before="0" w:after="0"/>
        <w:jc w:val="left"/>
        <w:rPr>
          <w:del w:id="2621" w:author="Jeff Wootton" w:date="2024-09-09T11:46:00Z" w16du:dateUtc="2024-09-09T09:46:00Z"/>
          <w:rFonts w:cs="Arial"/>
          <w:b/>
          <w:bCs/>
          <w:color w:val="000000"/>
          <w:sz w:val="24"/>
          <w:szCs w:val="20"/>
          <w:lang w:val="en-GB"/>
        </w:rPr>
      </w:pPr>
      <w:del w:id="2622" w:author="Jeff Wootton" w:date="2024-09-09T11:46:00Z" w16du:dateUtc="2024-09-09T09:46:00Z">
        <w:r w:rsidDel="00C1546D">
          <w:br w:type="page"/>
        </w:r>
      </w:del>
    </w:p>
    <w:p w14:paraId="0DB815AB" w14:textId="24B72F3B" w:rsidR="004471B6" w:rsidRPr="00E61AD8" w:rsidDel="00C1546D" w:rsidRDefault="004471B6" w:rsidP="004471B6">
      <w:pPr>
        <w:rPr>
          <w:del w:id="2623" w:author="Jeff Wootton" w:date="2024-09-09T11:46:00Z" w16du:dateUtc="2024-09-09T09:46:00Z"/>
          <w:lang w:val="en-US"/>
        </w:rPr>
      </w:pPr>
    </w:p>
    <w:p w14:paraId="6A23F040" w14:textId="229B9ED0" w:rsidR="004471B6" w:rsidRPr="00E61AD8" w:rsidDel="00C1546D" w:rsidRDefault="004471B6" w:rsidP="004471B6">
      <w:pPr>
        <w:rPr>
          <w:del w:id="2624" w:author="Jeff Wootton" w:date="2024-09-09T11:46:00Z" w16du:dateUtc="2024-09-09T09:46:00Z"/>
          <w:lang w:val="en-US"/>
        </w:rPr>
      </w:pPr>
    </w:p>
    <w:p w14:paraId="7FC4AAC0" w14:textId="472843C4" w:rsidR="004471B6" w:rsidRPr="00E61AD8" w:rsidDel="00C1546D" w:rsidRDefault="004471B6" w:rsidP="004471B6">
      <w:pPr>
        <w:rPr>
          <w:del w:id="2625" w:author="Jeff Wootton" w:date="2024-09-09T11:46:00Z" w16du:dateUtc="2024-09-09T09:46:00Z"/>
          <w:lang w:val="en-US"/>
        </w:rPr>
      </w:pPr>
    </w:p>
    <w:p w14:paraId="36D79058" w14:textId="6EBC8480" w:rsidR="004471B6" w:rsidRPr="00E61AD8" w:rsidDel="00C1546D" w:rsidRDefault="004471B6" w:rsidP="004471B6">
      <w:pPr>
        <w:rPr>
          <w:del w:id="2626" w:author="Jeff Wootton" w:date="2024-09-09T11:46:00Z" w16du:dateUtc="2024-09-09T09:46:00Z"/>
          <w:lang w:val="en-US"/>
        </w:rPr>
      </w:pPr>
    </w:p>
    <w:p w14:paraId="06C95EE8" w14:textId="51341B95" w:rsidR="004471B6" w:rsidRPr="00E61AD8" w:rsidDel="00C1546D" w:rsidRDefault="004471B6" w:rsidP="004471B6">
      <w:pPr>
        <w:rPr>
          <w:del w:id="2627" w:author="Jeff Wootton" w:date="2024-09-09T11:46:00Z" w16du:dateUtc="2024-09-09T09:46:00Z"/>
          <w:lang w:val="en-US"/>
        </w:rPr>
      </w:pPr>
    </w:p>
    <w:p w14:paraId="764AA313" w14:textId="57131159" w:rsidR="004471B6" w:rsidRPr="00E61AD8" w:rsidDel="00C1546D" w:rsidRDefault="004471B6" w:rsidP="004471B6">
      <w:pPr>
        <w:rPr>
          <w:del w:id="2628" w:author="Jeff Wootton" w:date="2024-09-09T11:46:00Z" w16du:dateUtc="2024-09-09T09:46:00Z"/>
          <w:lang w:val="en-US"/>
        </w:rPr>
      </w:pPr>
    </w:p>
    <w:p w14:paraId="285F03F8" w14:textId="118D6498" w:rsidR="004471B6" w:rsidRPr="00E61AD8" w:rsidDel="00C1546D" w:rsidRDefault="004471B6" w:rsidP="004471B6">
      <w:pPr>
        <w:rPr>
          <w:del w:id="2629" w:author="Jeff Wootton" w:date="2024-09-09T11:46:00Z" w16du:dateUtc="2024-09-09T09:46:00Z"/>
          <w:lang w:val="en-US"/>
        </w:rPr>
      </w:pPr>
    </w:p>
    <w:p w14:paraId="60280281" w14:textId="7858C5DA" w:rsidR="004471B6" w:rsidRPr="00E61AD8" w:rsidDel="00C1546D" w:rsidRDefault="004471B6" w:rsidP="004471B6">
      <w:pPr>
        <w:rPr>
          <w:del w:id="2630" w:author="Jeff Wootton" w:date="2024-09-09T11:46:00Z" w16du:dateUtc="2024-09-09T09:46:00Z"/>
          <w:lang w:val="en-US"/>
        </w:rPr>
      </w:pPr>
    </w:p>
    <w:p w14:paraId="79F4FEA7" w14:textId="00AB239A" w:rsidR="004471B6" w:rsidRPr="00E61AD8" w:rsidDel="00C1546D" w:rsidRDefault="004471B6" w:rsidP="004471B6">
      <w:pPr>
        <w:rPr>
          <w:del w:id="2631" w:author="Jeff Wootton" w:date="2024-09-09T11:46:00Z" w16du:dateUtc="2024-09-09T09:46:00Z"/>
          <w:lang w:val="en-US"/>
        </w:rPr>
      </w:pPr>
    </w:p>
    <w:p w14:paraId="46DA4D2B" w14:textId="40817189" w:rsidR="004471B6" w:rsidRPr="00E61AD8" w:rsidDel="00C1546D" w:rsidRDefault="004471B6" w:rsidP="004471B6">
      <w:pPr>
        <w:rPr>
          <w:del w:id="2632" w:author="Jeff Wootton" w:date="2024-09-09T11:46:00Z" w16du:dateUtc="2024-09-09T09:46:00Z"/>
          <w:lang w:val="en-US"/>
        </w:rPr>
      </w:pPr>
    </w:p>
    <w:p w14:paraId="3FCF583E" w14:textId="40ED5D27" w:rsidR="004471B6" w:rsidRPr="00E61AD8" w:rsidDel="00C1546D" w:rsidRDefault="004471B6" w:rsidP="004471B6">
      <w:pPr>
        <w:rPr>
          <w:del w:id="2633" w:author="Jeff Wootton" w:date="2024-09-09T11:46:00Z" w16du:dateUtc="2024-09-09T09:46:00Z"/>
          <w:lang w:val="en-US"/>
        </w:rPr>
      </w:pPr>
    </w:p>
    <w:p w14:paraId="10791266" w14:textId="6D1B71F0" w:rsidR="004471B6" w:rsidRPr="00E61AD8" w:rsidDel="00C1546D" w:rsidRDefault="004471B6" w:rsidP="004471B6">
      <w:pPr>
        <w:rPr>
          <w:del w:id="2634" w:author="Jeff Wootton" w:date="2024-09-09T11:46:00Z" w16du:dateUtc="2024-09-09T09:46:00Z"/>
          <w:lang w:val="en-US"/>
        </w:rPr>
      </w:pPr>
    </w:p>
    <w:p w14:paraId="0FC39EA9" w14:textId="50EEFD0C" w:rsidR="004471B6" w:rsidRPr="00E61AD8" w:rsidDel="00C1546D" w:rsidRDefault="004471B6" w:rsidP="004471B6">
      <w:pPr>
        <w:rPr>
          <w:del w:id="2635" w:author="Jeff Wootton" w:date="2024-09-09T11:46:00Z" w16du:dateUtc="2024-09-09T09:46:00Z"/>
          <w:lang w:val="en-US"/>
        </w:rPr>
      </w:pPr>
    </w:p>
    <w:p w14:paraId="5EAA776F" w14:textId="7B6E8EBF" w:rsidR="004471B6" w:rsidRPr="00E61AD8" w:rsidDel="00C1546D" w:rsidRDefault="004471B6" w:rsidP="004471B6">
      <w:pPr>
        <w:rPr>
          <w:del w:id="2636" w:author="Jeff Wootton" w:date="2024-09-09T11:46:00Z" w16du:dateUtc="2024-09-09T09:46:00Z"/>
          <w:lang w:val="en-US"/>
        </w:rPr>
      </w:pPr>
    </w:p>
    <w:p w14:paraId="4CB4C673" w14:textId="1FC22793" w:rsidR="004471B6" w:rsidRPr="00E61AD8" w:rsidDel="00C1546D"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2637" w:author="Jeff Wootton" w:date="2024-09-09T11:46:00Z" w16du:dateUtc="2024-09-09T09:46:00Z"/>
          <w:sz w:val="22"/>
          <w:lang w:eastAsia="en-GB"/>
        </w:rPr>
      </w:pPr>
      <w:del w:id="2638" w:author="Jeff Wootton" w:date="2024-09-09T11:46:00Z" w16du:dateUtc="2024-09-09T09:46:00Z">
        <w:r w:rsidRPr="00E61AD8" w:rsidDel="00C1546D">
          <w:rPr>
            <w:sz w:val="22"/>
            <w:lang w:eastAsia="en-GB"/>
          </w:rPr>
          <w:tab/>
          <w:delText>Page intentionally left blank</w:delText>
        </w:r>
      </w:del>
    </w:p>
    <w:p w14:paraId="4E2DFD8C" w14:textId="7674FE60" w:rsidR="004471B6" w:rsidRPr="00E61AD8" w:rsidDel="00C1546D" w:rsidRDefault="004471B6" w:rsidP="004471B6">
      <w:pPr>
        <w:rPr>
          <w:del w:id="2639" w:author="Jeff Wootton" w:date="2024-09-09T11:46:00Z" w16du:dateUtc="2024-09-09T09:46:00Z"/>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1"/>
      <w:headerReference w:type="default" r:id="rId102"/>
      <w:footerReference w:type="even" r:id="rId103"/>
      <w:footerReference w:type="default" r:id="rId104"/>
      <w:headerReference w:type="first" r:id="rId105"/>
      <w:footerReference w:type="first" r:id="rId106"/>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2B2B5" w14:textId="77777777" w:rsidR="00000700" w:rsidRDefault="00000700">
      <w:r>
        <w:separator/>
      </w:r>
    </w:p>
  </w:endnote>
  <w:endnote w:type="continuationSeparator" w:id="0">
    <w:p w14:paraId="32E00CFD" w14:textId="77777777" w:rsidR="00000700" w:rsidRDefault="00000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7840A" w14:textId="77777777" w:rsidR="00000700" w:rsidRDefault="00000700">
      <w:r>
        <w:separator/>
      </w:r>
    </w:p>
  </w:footnote>
  <w:footnote w:type="continuationSeparator" w:id="0">
    <w:p w14:paraId="06598F59" w14:textId="77777777" w:rsidR="00000700" w:rsidRDefault="00000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rson w15:author="Jeff Wootton">
    <w15:presenceInfo w15:providerId="AD" w15:userId="S::jeff.wootton@iho.int::318a286f-369b-4f9e-8e35-53a0361ef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700"/>
    <w:rsid w:val="00000BB7"/>
    <w:rsid w:val="000018A4"/>
    <w:rsid w:val="000020F2"/>
    <w:rsid w:val="00002424"/>
    <w:rsid w:val="00002981"/>
    <w:rsid w:val="0000393C"/>
    <w:rsid w:val="00004099"/>
    <w:rsid w:val="00004989"/>
    <w:rsid w:val="000049AF"/>
    <w:rsid w:val="00004B50"/>
    <w:rsid w:val="000052AD"/>
    <w:rsid w:val="000052BD"/>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7F0"/>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9C7"/>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61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1"/>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5CE"/>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129"/>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463"/>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4DAC"/>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0F"/>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49E"/>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3.jpeg"/><Relationship Id="rId47" Type="http://schemas.openxmlformats.org/officeDocument/2006/relationships/header" Target="header8.xml"/><Relationship Id="rId63" Type="http://schemas.openxmlformats.org/officeDocument/2006/relationships/image" Target="media/image21.jpeg"/><Relationship Id="rId68" Type="http://schemas.openxmlformats.org/officeDocument/2006/relationships/hyperlink" Target="http://www.iho.int/S124/gml/cs0/0.1" TargetMode="External"/><Relationship Id="rId84" Type="http://schemas.openxmlformats.org/officeDocument/2006/relationships/hyperlink" Target="http://www.iho.int/S124/gml/cs0/0.1" TargetMode="External"/><Relationship Id="rId89" Type="http://schemas.openxmlformats.org/officeDocument/2006/relationships/hyperlink" Target="http://www.iho.int/S124/gml/cs0/0.1"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image" Target="media/image11.png"/><Relationship Id="rId40" Type="http://schemas.openxmlformats.org/officeDocument/2006/relationships/hyperlink" Target="http://www.iogp.org" TargetMode="External"/><Relationship Id="rId45" Type="http://schemas.openxmlformats.org/officeDocument/2006/relationships/image" Target="media/image16.png"/><Relationship Id="rId53" Type="http://schemas.openxmlformats.org/officeDocument/2006/relationships/footer" Target="footer12.xml"/><Relationship Id="rId58" Type="http://schemas.openxmlformats.org/officeDocument/2006/relationships/image" Target="media/image18.png"/><Relationship Id="rId66" Type="http://schemas.openxmlformats.org/officeDocument/2006/relationships/hyperlink" Target="http://www.iho.int/S124/gml/cs0/0.1" TargetMode="External"/><Relationship Id="rId74" Type="http://schemas.openxmlformats.org/officeDocument/2006/relationships/image" Target="media/image26.jpeg"/><Relationship Id="rId79" Type="http://schemas.openxmlformats.org/officeDocument/2006/relationships/image" Target="media/image29.jpeg"/><Relationship Id="rId87" Type="http://schemas.openxmlformats.org/officeDocument/2006/relationships/hyperlink" Target="http://www.iho.int/S124/gml/cs0/0.1" TargetMode="External"/><Relationship Id="rId102"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image" Target="media/image35.jpeg"/><Relationship Id="rId95" Type="http://schemas.openxmlformats.org/officeDocument/2006/relationships/image" Target="media/image39.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eader" Target="header6.xml"/><Relationship Id="rId43" Type="http://schemas.openxmlformats.org/officeDocument/2006/relationships/image" Target="media/image14.png"/><Relationship Id="rId48" Type="http://schemas.openxmlformats.org/officeDocument/2006/relationships/footer" Target="footer9.xml"/><Relationship Id="rId56" Type="http://schemas.openxmlformats.org/officeDocument/2006/relationships/image" Target="media/image17.png"/><Relationship Id="rId64" Type="http://schemas.openxmlformats.org/officeDocument/2006/relationships/hyperlink" Target="http://www.iho.int/S124/gml/cs0/0.1" TargetMode="External"/><Relationship Id="rId69" Type="http://schemas.openxmlformats.org/officeDocument/2006/relationships/image" Target="media/image24.jpeg"/><Relationship Id="rId77" Type="http://schemas.openxmlformats.org/officeDocument/2006/relationships/image" Target="media/image28.png"/><Relationship Id="rId100" Type="http://schemas.openxmlformats.org/officeDocument/2006/relationships/image" Target="media/image44.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image" Target="media/image25.jpeg"/><Relationship Id="rId80" Type="http://schemas.openxmlformats.org/officeDocument/2006/relationships/hyperlink" Target="http://www.iho.int/S124/gml/cs0/0.1" TargetMode="External"/><Relationship Id="rId85" Type="http://schemas.openxmlformats.org/officeDocument/2006/relationships/image" Target="media/image32.jpe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footer" Target="footer6.xml"/><Relationship Id="rId38" Type="http://schemas.openxmlformats.org/officeDocument/2006/relationships/image" Target="media/image12.png"/><Relationship Id="rId46" Type="http://schemas.openxmlformats.org/officeDocument/2006/relationships/header" Target="header7.xml"/><Relationship Id="rId59" Type="http://schemas.openxmlformats.org/officeDocument/2006/relationships/hyperlink" Target="http://www.iho.int/S124/gml/cs0/0.1" TargetMode="External"/><Relationship Id="rId67" Type="http://schemas.openxmlformats.org/officeDocument/2006/relationships/image" Target="media/image23.jpeg"/><Relationship Id="rId103" Type="http://schemas.openxmlformats.org/officeDocument/2006/relationships/footer" Target="footer13.xml"/><Relationship Id="rId108"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epsg.org/" TargetMode="External"/><Relationship Id="rId54" Type="http://schemas.openxmlformats.org/officeDocument/2006/relationships/hyperlink" Target="http://www.iho.int/S124/gml/cs0/0.1" TargetMode="External"/><Relationship Id="rId62" Type="http://schemas.openxmlformats.org/officeDocument/2006/relationships/image" Target="media/image20.png"/><Relationship Id="rId70" Type="http://schemas.openxmlformats.org/officeDocument/2006/relationships/hyperlink" Target="http://www.iho.int/S124/gml/cs0/0.1" TargetMode="External"/><Relationship Id="rId75" Type="http://schemas.openxmlformats.org/officeDocument/2006/relationships/image" Target="media/image27.jpeg"/><Relationship Id="rId83" Type="http://schemas.openxmlformats.org/officeDocument/2006/relationships/image" Target="media/image31.png"/><Relationship Id="rId88" Type="http://schemas.openxmlformats.org/officeDocument/2006/relationships/image" Target="media/image34.png"/><Relationship Id="rId91" Type="http://schemas.openxmlformats.org/officeDocument/2006/relationships/hyperlink" Target="http://www.iho.int"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footer" Target="footer8.xml"/><Relationship Id="rId49" Type="http://schemas.openxmlformats.org/officeDocument/2006/relationships/footer" Target="footer10.xml"/><Relationship Id="rId57" Type="http://schemas.openxmlformats.org/officeDocument/2006/relationships/hyperlink" Target="http://www.iho.int/S124/gml/cs0/0.1" TargetMode="External"/><Relationship Id="rId106"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header" Target="header4.xml"/><Relationship Id="rId44" Type="http://schemas.openxmlformats.org/officeDocument/2006/relationships/image" Target="media/image15.emf"/><Relationship Id="rId52" Type="http://schemas.openxmlformats.org/officeDocument/2006/relationships/footer" Target="footer11.xml"/><Relationship Id="rId60" Type="http://schemas.openxmlformats.org/officeDocument/2006/relationships/image" Target="media/image19.png"/><Relationship Id="rId65" Type="http://schemas.openxmlformats.org/officeDocument/2006/relationships/image" Target="media/image22.jpeg"/><Relationship Id="rId73" Type="http://schemas.openxmlformats.org/officeDocument/2006/relationships/hyperlink" Target="http://www.iho.int/S124/gml/cs0/0.1" TargetMode="External"/><Relationship Id="rId78" Type="http://schemas.openxmlformats.org/officeDocument/2006/relationships/hyperlink" Target="http://www.iho.int/S124/gml/cs0/0.1" TargetMode="External"/><Relationship Id="rId81" Type="http://schemas.openxmlformats.org/officeDocument/2006/relationships/image" Target="media/image30.png"/><Relationship Id="rId86" Type="http://schemas.openxmlformats.org/officeDocument/2006/relationships/image" Target="media/image33.jpe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www.epsg-registry.org/" TargetMode="External"/><Relationship Id="rId109" Type="http://schemas.openxmlformats.org/officeDocument/2006/relationships/theme" Target="theme/theme1.xml"/><Relationship Id="rId34" Type="http://schemas.openxmlformats.org/officeDocument/2006/relationships/footer" Target="footer7.xml"/><Relationship Id="rId50" Type="http://schemas.openxmlformats.org/officeDocument/2006/relationships/header" Target="header9.xml"/><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image" Target="media/image41.png"/><Relationship Id="rId10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131</Pages>
  <Words>23315</Words>
  <Characters>132897</Characters>
  <Application>Microsoft Office Word</Application>
  <DocSecurity>0</DocSecurity>
  <Lines>1107</Lines>
  <Paragraphs>311</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155901</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804</cp:revision>
  <cp:lastPrinted>2024-02-27T09:27:00Z</cp:lastPrinted>
  <dcterms:created xsi:type="dcterms:W3CDTF">2024-02-27T08:59:00Z</dcterms:created>
  <dcterms:modified xsi:type="dcterms:W3CDTF">2024-09-13T01:39:00Z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