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58240"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7D914E9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0" w:author="Jason Rhee" w:date="2024-10-25T16:16:00Z" w16du:dateUtc="2024-10-25T05:16:00Z">
                                <w:r w:rsidDel="003706EE">
                                  <w:rPr>
                                    <w:rFonts w:ascii="Arial" w:hAnsi="Arial" w:cs="HelveticaNeueLT Std Med"/>
                                    <w:b/>
                                    <w:color w:val="00004C"/>
                                    <w:sz w:val="28"/>
                                    <w:szCs w:val="28"/>
                                  </w:rPr>
                                  <w:delText>1</w:delText>
                                </w:r>
                              </w:del>
                              <w:ins w:id="1" w:author="Jason Rhee" w:date="2024-10-25T16:16:00Z" w16du:dateUtc="2024-10-25T05:16:00Z">
                                <w:r w:rsidR="003706EE">
                                  <w:rPr>
                                    <w:rFonts w:ascii="Arial" w:hAnsi="Arial" w:cs="HelveticaNeueLT Std Med"/>
                                    <w:b/>
                                    <w:color w:val="00004C"/>
                                    <w:sz w:val="28"/>
                                    <w:szCs w:val="28"/>
                                  </w:rPr>
                                  <w:t>2</w:t>
                                </w:r>
                              </w:ins>
                              <w:r>
                                <w:rPr>
                                  <w:rFonts w:ascii="Arial" w:hAnsi="Arial" w:cs="HelveticaNeueLT Std Med"/>
                                  <w:b/>
                                  <w:color w:val="00004C"/>
                                  <w:sz w:val="28"/>
                                  <w:szCs w:val="28"/>
                                </w:rPr>
                                <w:t>.</w:t>
                              </w:r>
                              <w:del w:id="2" w:author="Jason Rhee" w:date="2024-10-25T16:16:00Z" w16du:dateUtc="2024-10-25T05:16:00Z">
                                <w:r w:rsidR="007E5852" w:rsidDel="003706EE">
                                  <w:rPr>
                                    <w:rFonts w:ascii="Arial" w:eastAsiaTheme="minorEastAsia" w:hAnsi="Arial" w:cs="HelveticaNeueLT Std Med"/>
                                    <w:b/>
                                    <w:color w:val="00004C"/>
                                    <w:sz w:val="28"/>
                                    <w:szCs w:val="28"/>
                                    <w:lang w:eastAsia="ko-KR"/>
                                  </w:rPr>
                                  <w:delText>3</w:delText>
                                </w:r>
                              </w:del>
                              <w:ins w:id="3" w:author="Jason Rhee" w:date="2024-10-25T16:16:00Z" w16du:dateUtc="2024-10-25T05:16:00Z">
                                <w:r w:rsidR="003706EE">
                                  <w:rPr>
                                    <w:rFonts w:ascii="Arial" w:eastAsiaTheme="minorEastAsia" w:hAnsi="Arial" w:cs="HelveticaNeueLT Std Med"/>
                                    <w:b/>
                                    <w:color w:val="00004C"/>
                                    <w:sz w:val="28"/>
                                    <w:szCs w:val="28"/>
                                    <w:lang w:eastAsia="ko-KR"/>
                                  </w:rPr>
                                  <w:t>0</w:t>
                                </w:r>
                              </w:ins>
                              <w:r>
                                <w:rPr>
                                  <w:rFonts w:ascii="Arial" w:hAnsi="Arial" w:cs="HelveticaNeueLT Std Med"/>
                                  <w:b/>
                                  <w:color w:val="00004C"/>
                                  <w:sz w:val="28"/>
                                  <w:szCs w:val="28"/>
                                </w:rPr>
                                <w:t>.</w:t>
                              </w:r>
                              <w:del w:id="4" w:author="Jason Rhee" w:date="2024-10-23T17:08:00Z" w16du:dateUtc="2024-10-23T06:08:00Z">
                                <w:r w:rsidDel="000B049A">
                                  <w:rPr>
                                    <w:rFonts w:ascii="Arial" w:hAnsi="Arial" w:cs="HelveticaNeueLT Std Med"/>
                                    <w:b/>
                                    <w:color w:val="00004C"/>
                                    <w:sz w:val="28"/>
                                    <w:szCs w:val="28"/>
                                  </w:rPr>
                                  <w:delText xml:space="preserve">0 </w:delText>
                                </w:r>
                              </w:del>
                              <w:ins w:id="5" w:author="Jason Rhee" w:date="2024-10-25T16:16:00Z" w16du:dateUtc="2024-10-25T05:16:00Z">
                                <w:r w:rsidR="003706EE">
                                  <w:rPr>
                                    <w:rFonts w:ascii="Arial" w:hAnsi="Arial" w:cs="HelveticaNeueLT Std Med"/>
                                    <w:b/>
                                    <w:color w:val="00004C"/>
                                    <w:sz w:val="28"/>
                                    <w:szCs w:val="28"/>
                                  </w:rPr>
                                  <w:t>0</w:t>
                                </w:r>
                              </w:ins>
                              <w:ins w:id="6" w:author="Jason Rhee" w:date="2024-10-23T17:08:00Z" w16du:dateUtc="2024-10-23T06:08:00Z">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 xml:space="preserve">– </w:t>
                              </w:r>
                              <w:del w:id="7" w:author="Jason Rhee" w:date="2024-10-23T17:08:00Z" w16du:dateUtc="2024-10-23T06:08:00Z">
                                <w:r w:rsidR="00023E97" w:rsidDel="000B049A">
                                  <w:rPr>
                                    <w:rFonts w:ascii="Arial" w:eastAsiaTheme="minorEastAsia" w:hAnsi="Arial" w:cs="HelveticaNeueLT Std Med" w:hint="eastAsia"/>
                                    <w:b/>
                                    <w:color w:val="00004C"/>
                                    <w:sz w:val="28"/>
                                    <w:szCs w:val="28"/>
                                    <w:lang w:eastAsia="ko-KR"/>
                                  </w:rPr>
                                  <w:delText>September</w:delText>
                                </w:r>
                                <w:r w:rsidR="007E5852" w:rsidDel="000B049A">
                                  <w:rPr>
                                    <w:rFonts w:ascii="Arial" w:hAnsi="Arial" w:cs="HelveticaNeueLT Std Med"/>
                                    <w:b/>
                                    <w:color w:val="00004C"/>
                                    <w:sz w:val="28"/>
                                    <w:szCs w:val="28"/>
                                  </w:rPr>
                                  <w:delText xml:space="preserve"> </w:delText>
                                </w:r>
                              </w:del>
                              <w:ins w:id="8" w:author="Jason Rhee" w:date="2024-10-23T17:08:00Z" w16du:dateUtc="2024-10-23T06:08:00Z">
                                <w:r w:rsidR="000B049A">
                                  <w:rPr>
                                    <w:rFonts w:ascii="Arial" w:eastAsiaTheme="minorEastAsia" w:hAnsi="Arial" w:cs="HelveticaNeueLT Std Med"/>
                                    <w:b/>
                                    <w:color w:val="00004C"/>
                                    <w:sz w:val="28"/>
                                    <w:szCs w:val="28"/>
                                    <w:lang w:eastAsia="ko-KR"/>
                                  </w:rPr>
                                  <w:t>O</w:t>
                                </w:r>
                              </w:ins>
                              <w:ins w:id="9" w:author="Jason Rhee" w:date="2024-10-23T17:09:00Z" w16du:dateUtc="2024-10-23T06:09:00Z">
                                <w:r w:rsidR="00852E14">
                                  <w:rPr>
                                    <w:rFonts w:ascii="Arial" w:eastAsiaTheme="minorEastAsia" w:hAnsi="Arial" w:cs="HelveticaNeueLT Std Med"/>
                                    <w:b/>
                                    <w:color w:val="00004C"/>
                                    <w:sz w:val="28"/>
                                    <w:szCs w:val="28"/>
                                    <w:lang w:eastAsia="ko-KR"/>
                                  </w:rPr>
                                  <w:t>c</w:t>
                                </w:r>
                              </w:ins>
                              <w:ins w:id="10" w:author="Jason Rhee" w:date="2024-10-23T17:08:00Z" w16du:dateUtc="2024-10-23T06:08:00Z">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AEF440F" w:rsidR="00677D17" w:rsidRPr="00841212" w:rsidDel="003706EE" w:rsidRDefault="00677D17" w:rsidP="000753E8">
                              <w:pPr>
                                <w:pStyle w:val="Basisalinea"/>
                                <w:suppressAutoHyphens/>
                                <w:spacing w:line="240" w:lineRule="auto"/>
                                <w:rPr>
                                  <w:del w:id="11" w:author="Jason Rhee" w:date="2024-10-25T16:16:00Z" w16du:dateUtc="2024-10-25T05:16:00Z"/>
                                  <w:rFonts w:ascii="Arial" w:eastAsiaTheme="minorEastAsia" w:hAnsi="Arial" w:cs="HelveticaNeueLT Std Med"/>
                                  <w:b/>
                                  <w:color w:val="00004C"/>
                                  <w:sz w:val="28"/>
                                  <w:szCs w:val="28"/>
                                  <w:lang w:eastAsia="ko-KR"/>
                                </w:rPr>
                              </w:pPr>
                              <w:del w:id="12" w:author="Jason Rhee" w:date="2024-10-25T16:16:00Z" w16du:dateUtc="2024-10-25T05:16:00Z">
                                <w:r w:rsidDel="003706EE">
                                  <w:rPr>
                                    <w:rFonts w:ascii="Arial" w:hAnsi="Arial" w:cs="HelveticaNeueLT Std Med"/>
                                    <w:b/>
                                    <w:color w:val="00004C"/>
                                    <w:sz w:val="28"/>
                                    <w:szCs w:val="28"/>
                                  </w:rPr>
                                  <w:delText>(Draft for Edition 2.0.0)</w:delText>
                                </w:r>
                              </w:del>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58240;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7D914E9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13" w:author="Jason Rhee" w:date="2024-10-25T16:16:00Z" w16du:dateUtc="2024-10-25T05:16:00Z">
                          <w:r w:rsidDel="003706EE">
                            <w:rPr>
                              <w:rFonts w:ascii="Arial" w:hAnsi="Arial" w:cs="HelveticaNeueLT Std Med"/>
                              <w:b/>
                              <w:color w:val="00004C"/>
                              <w:sz w:val="28"/>
                              <w:szCs w:val="28"/>
                            </w:rPr>
                            <w:delText>1</w:delText>
                          </w:r>
                        </w:del>
                        <w:ins w:id="14" w:author="Jason Rhee" w:date="2024-10-25T16:16:00Z" w16du:dateUtc="2024-10-25T05:16:00Z">
                          <w:r w:rsidR="003706EE">
                            <w:rPr>
                              <w:rFonts w:ascii="Arial" w:hAnsi="Arial" w:cs="HelveticaNeueLT Std Med"/>
                              <w:b/>
                              <w:color w:val="00004C"/>
                              <w:sz w:val="28"/>
                              <w:szCs w:val="28"/>
                            </w:rPr>
                            <w:t>2</w:t>
                          </w:r>
                        </w:ins>
                        <w:r>
                          <w:rPr>
                            <w:rFonts w:ascii="Arial" w:hAnsi="Arial" w:cs="HelveticaNeueLT Std Med"/>
                            <w:b/>
                            <w:color w:val="00004C"/>
                            <w:sz w:val="28"/>
                            <w:szCs w:val="28"/>
                          </w:rPr>
                          <w:t>.</w:t>
                        </w:r>
                        <w:del w:id="15" w:author="Jason Rhee" w:date="2024-10-25T16:16:00Z" w16du:dateUtc="2024-10-25T05:16:00Z">
                          <w:r w:rsidR="007E5852" w:rsidDel="003706EE">
                            <w:rPr>
                              <w:rFonts w:ascii="Arial" w:eastAsiaTheme="minorEastAsia" w:hAnsi="Arial" w:cs="HelveticaNeueLT Std Med"/>
                              <w:b/>
                              <w:color w:val="00004C"/>
                              <w:sz w:val="28"/>
                              <w:szCs w:val="28"/>
                              <w:lang w:eastAsia="ko-KR"/>
                            </w:rPr>
                            <w:delText>3</w:delText>
                          </w:r>
                        </w:del>
                        <w:ins w:id="16" w:author="Jason Rhee" w:date="2024-10-25T16:16:00Z" w16du:dateUtc="2024-10-25T05:16:00Z">
                          <w:r w:rsidR="003706EE">
                            <w:rPr>
                              <w:rFonts w:ascii="Arial" w:eastAsiaTheme="minorEastAsia" w:hAnsi="Arial" w:cs="HelveticaNeueLT Std Med"/>
                              <w:b/>
                              <w:color w:val="00004C"/>
                              <w:sz w:val="28"/>
                              <w:szCs w:val="28"/>
                              <w:lang w:eastAsia="ko-KR"/>
                            </w:rPr>
                            <w:t>0</w:t>
                          </w:r>
                        </w:ins>
                        <w:r>
                          <w:rPr>
                            <w:rFonts w:ascii="Arial" w:hAnsi="Arial" w:cs="HelveticaNeueLT Std Med"/>
                            <w:b/>
                            <w:color w:val="00004C"/>
                            <w:sz w:val="28"/>
                            <w:szCs w:val="28"/>
                          </w:rPr>
                          <w:t>.</w:t>
                        </w:r>
                        <w:del w:id="17" w:author="Jason Rhee" w:date="2024-10-23T17:08:00Z" w16du:dateUtc="2024-10-23T06:08:00Z">
                          <w:r w:rsidDel="000B049A">
                            <w:rPr>
                              <w:rFonts w:ascii="Arial" w:hAnsi="Arial" w:cs="HelveticaNeueLT Std Med"/>
                              <w:b/>
                              <w:color w:val="00004C"/>
                              <w:sz w:val="28"/>
                              <w:szCs w:val="28"/>
                            </w:rPr>
                            <w:delText xml:space="preserve">0 </w:delText>
                          </w:r>
                        </w:del>
                        <w:ins w:id="18" w:author="Jason Rhee" w:date="2024-10-25T16:16:00Z" w16du:dateUtc="2024-10-25T05:16:00Z">
                          <w:r w:rsidR="003706EE">
                            <w:rPr>
                              <w:rFonts w:ascii="Arial" w:hAnsi="Arial" w:cs="HelveticaNeueLT Std Med"/>
                              <w:b/>
                              <w:color w:val="00004C"/>
                              <w:sz w:val="28"/>
                              <w:szCs w:val="28"/>
                            </w:rPr>
                            <w:t>0</w:t>
                          </w:r>
                        </w:ins>
                        <w:ins w:id="19" w:author="Jason Rhee" w:date="2024-10-23T17:08:00Z" w16du:dateUtc="2024-10-23T06:08:00Z">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 xml:space="preserve">– </w:t>
                        </w:r>
                        <w:del w:id="20" w:author="Jason Rhee" w:date="2024-10-23T17:08:00Z" w16du:dateUtc="2024-10-23T06:08:00Z">
                          <w:r w:rsidR="00023E97" w:rsidDel="000B049A">
                            <w:rPr>
                              <w:rFonts w:ascii="Arial" w:eastAsiaTheme="minorEastAsia" w:hAnsi="Arial" w:cs="HelveticaNeueLT Std Med" w:hint="eastAsia"/>
                              <w:b/>
                              <w:color w:val="00004C"/>
                              <w:sz w:val="28"/>
                              <w:szCs w:val="28"/>
                              <w:lang w:eastAsia="ko-KR"/>
                            </w:rPr>
                            <w:delText>September</w:delText>
                          </w:r>
                          <w:r w:rsidR="007E5852" w:rsidDel="000B049A">
                            <w:rPr>
                              <w:rFonts w:ascii="Arial" w:hAnsi="Arial" w:cs="HelveticaNeueLT Std Med"/>
                              <w:b/>
                              <w:color w:val="00004C"/>
                              <w:sz w:val="28"/>
                              <w:szCs w:val="28"/>
                            </w:rPr>
                            <w:delText xml:space="preserve"> </w:delText>
                          </w:r>
                        </w:del>
                        <w:ins w:id="21" w:author="Jason Rhee" w:date="2024-10-23T17:08:00Z" w16du:dateUtc="2024-10-23T06:08:00Z">
                          <w:r w:rsidR="000B049A">
                            <w:rPr>
                              <w:rFonts w:ascii="Arial" w:eastAsiaTheme="minorEastAsia" w:hAnsi="Arial" w:cs="HelveticaNeueLT Std Med"/>
                              <w:b/>
                              <w:color w:val="00004C"/>
                              <w:sz w:val="28"/>
                              <w:szCs w:val="28"/>
                              <w:lang w:eastAsia="ko-KR"/>
                            </w:rPr>
                            <w:t>O</w:t>
                          </w:r>
                        </w:ins>
                        <w:ins w:id="22" w:author="Jason Rhee" w:date="2024-10-23T17:09:00Z" w16du:dateUtc="2024-10-23T06:09:00Z">
                          <w:r w:rsidR="00852E14">
                            <w:rPr>
                              <w:rFonts w:ascii="Arial" w:eastAsiaTheme="minorEastAsia" w:hAnsi="Arial" w:cs="HelveticaNeueLT Std Med"/>
                              <w:b/>
                              <w:color w:val="00004C"/>
                              <w:sz w:val="28"/>
                              <w:szCs w:val="28"/>
                              <w:lang w:eastAsia="ko-KR"/>
                            </w:rPr>
                            <w:t>c</w:t>
                          </w:r>
                        </w:ins>
                        <w:ins w:id="23" w:author="Jason Rhee" w:date="2024-10-23T17:08:00Z" w16du:dateUtc="2024-10-23T06:08:00Z">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AEF440F" w:rsidR="00677D17" w:rsidRPr="00841212" w:rsidDel="003706EE" w:rsidRDefault="00677D17" w:rsidP="000753E8">
                        <w:pPr>
                          <w:pStyle w:val="Basisalinea"/>
                          <w:suppressAutoHyphens/>
                          <w:spacing w:line="240" w:lineRule="auto"/>
                          <w:rPr>
                            <w:del w:id="24" w:author="Jason Rhee" w:date="2024-10-25T16:16:00Z" w16du:dateUtc="2024-10-25T05:16:00Z"/>
                            <w:rFonts w:ascii="Arial" w:eastAsiaTheme="minorEastAsia" w:hAnsi="Arial" w:cs="HelveticaNeueLT Std Med"/>
                            <w:b/>
                            <w:color w:val="00004C"/>
                            <w:sz w:val="28"/>
                            <w:szCs w:val="28"/>
                            <w:lang w:eastAsia="ko-KR"/>
                          </w:rPr>
                        </w:pPr>
                        <w:del w:id="25" w:author="Jason Rhee" w:date="2024-10-25T16:16:00Z" w16du:dateUtc="2024-10-25T05:16:00Z">
                          <w:r w:rsidDel="003706EE">
                            <w:rPr>
                              <w:rFonts w:ascii="Arial" w:hAnsi="Arial" w:cs="HelveticaNeueLT Std Med"/>
                              <w:b/>
                              <w:color w:val="00004C"/>
                              <w:sz w:val="28"/>
                              <w:szCs w:val="28"/>
                            </w:rPr>
                            <w:delText>(Draft for Edition 2.0.0)</w:delText>
                          </w:r>
                        </w:del>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26"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27" w:name="_Toc127463809"/>
      <w:bookmarkStart w:id="28" w:name="_Toc128125435"/>
      <w:bookmarkStart w:id="29" w:name="_Toc141176160"/>
      <w:bookmarkStart w:id="30" w:name="_Toc141176315"/>
      <w:bookmarkStart w:id="31" w:name="_Toc141176946"/>
      <w:bookmarkStart w:id="32" w:name="_Toc180596501"/>
      <w:bookmarkStart w:id="33" w:name="_Toc180752511"/>
      <w:r>
        <w:lastRenderedPageBreak/>
        <w:t>Document Control</w:t>
      </w:r>
      <w:bookmarkEnd w:id="26"/>
      <w:bookmarkEnd w:id="27"/>
      <w:bookmarkEnd w:id="28"/>
      <w:bookmarkEnd w:id="29"/>
      <w:bookmarkEnd w:id="30"/>
      <w:bookmarkEnd w:id="31"/>
      <w:bookmarkEnd w:id="32"/>
      <w:bookmarkEnd w:id="33"/>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38AF2E99" w:rsidR="004844E1" w:rsidRPr="00D129DC" w:rsidRDefault="00560E02" w:rsidP="004844E1">
            <w:pPr>
              <w:spacing w:after="120"/>
              <w:rPr>
                <w:rFonts w:cs="Arial"/>
                <w:szCs w:val="20"/>
              </w:rPr>
            </w:pPr>
            <w:ins w:id="34" w:author="Jason Rhee" w:date="2024-10-25T16:16:00Z" w16du:dateUtc="2024-10-25T05:16:00Z">
              <w:r>
                <w:rPr>
                  <w:rFonts w:cs="Arial"/>
                  <w:szCs w:val="20"/>
                </w:rPr>
                <w:t>2</w:t>
              </w:r>
            </w:ins>
            <w:ins w:id="35" w:author="Jason Rhee" w:date="2024-10-23T16:38:00Z" w16du:dateUtc="2024-10-23T05:38:00Z">
              <w:r w:rsidR="00432D0F">
                <w:rPr>
                  <w:rFonts w:cs="Arial"/>
                  <w:szCs w:val="20"/>
                </w:rPr>
                <w:t>.</w:t>
              </w:r>
            </w:ins>
            <w:ins w:id="36" w:author="Jason Rhee" w:date="2024-10-25T16:16:00Z" w16du:dateUtc="2024-10-25T05:16:00Z">
              <w:r>
                <w:rPr>
                  <w:rFonts w:cs="Arial"/>
                  <w:szCs w:val="20"/>
                </w:rPr>
                <w:t>0</w:t>
              </w:r>
            </w:ins>
            <w:ins w:id="37" w:author="Jason Rhee" w:date="2024-10-23T16:38:00Z" w16du:dateUtc="2024-10-23T05:38:00Z">
              <w:r w:rsidR="00432D0F">
                <w:rPr>
                  <w:rFonts w:cs="Arial"/>
                  <w:szCs w:val="20"/>
                </w:rPr>
                <w:t>.</w:t>
              </w:r>
            </w:ins>
            <w:ins w:id="38" w:author="Jason Rhee" w:date="2024-10-25T16:16:00Z" w16du:dateUtc="2024-10-25T05:16:00Z">
              <w:r>
                <w:rPr>
                  <w:rFonts w:cs="Arial"/>
                  <w:szCs w:val="20"/>
                </w:rPr>
                <w:t>0</w:t>
              </w:r>
            </w:ins>
          </w:p>
        </w:tc>
        <w:tc>
          <w:tcPr>
            <w:tcW w:w="1170" w:type="dxa"/>
          </w:tcPr>
          <w:p w14:paraId="3467BB75" w14:textId="0345645A" w:rsidR="004844E1" w:rsidRPr="00D129DC" w:rsidRDefault="00432D0F" w:rsidP="004844E1">
            <w:pPr>
              <w:spacing w:after="120"/>
              <w:ind w:left="-1" w:firstLine="1"/>
              <w:rPr>
                <w:rFonts w:cs="Arial"/>
                <w:szCs w:val="20"/>
              </w:rPr>
            </w:pPr>
            <w:ins w:id="39" w:author="Jason Rhee" w:date="2024-10-23T16:39:00Z" w16du:dateUtc="2024-10-23T05:39:00Z">
              <w:r>
                <w:rPr>
                  <w:rFonts w:cs="Arial"/>
                  <w:szCs w:val="20"/>
                </w:rPr>
                <w:t>Oct 2024</w:t>
              </w:r>
            </w:ins>
          </w:p>
        </w:tc>
        <w:tc>
          <w:tcPr>
            <w:tcW w:w="1545" w:type="dxa"/>
          </w:tcPr>
          <w:p w14:paraId="0A8F49EE" w14:textId="77903DF8" w:rsidR="004844E1" w:rsidRPr="00D129DC" w:rsidRDefault="00432D0F" w:rsidP="004844E1">
            <w:pPr>
              <w:spacing w:after="120"/>
              <w:ind w:firstLine="21"/>
              <w:rPr>
                <w:rFonts w:cs="Arial"/>
                <w:szCs w:val="20"/>
              </w:rPr>
            </w:pPr>
            <w:ins w:id="40" w:author="Jason Rhee" w:date="2024-10-23T16:39:00Z" w16du:dateUtc="2024-10-23T05:39:00Z">
              <w:r>
                <w:rPr>
                  <w:rFonts w:cs="Arial"/>
                  <w:szCs w:val="20"/>
                </w:rPr>
                <w:t>S-129 PT</w:t>
              </w:r>
            </w:ins>
          </w:p>
        </w:tc>
        <w:tc>
          <w:tcPr>
            <w:tcW w:w="3855" w:type="dxa"/>
          </w:tcPr>
          <w:p w14:paraId="3613DB72" w14:textId="0830EB74" w:rsidR="004844E1" w:rsidRPr="00D129DC" w:rsidRDefault="00432D0F">
            <w:pPr>
              <w:spacing w:after="120"/>
              <w:ind w:left="44"/>
              <w:rPr>
                <w:rFonts w:cs="Arial"/>
                <w:szCs w:val="20"/>
              </w:rPr>
              <w:pPrChange w:id="41" w:author="Jason Rhee" w:date="2024-10-23T16:39:00Z" w16du:dateUtc="2024-10-23T05:39:00Z">
                <w:pPr>
                  <w:spacing w:after="120"/>
                  <w:ind w:left="44" w:firstLine="43"/>
                </w:pPr>
              </w:pPrChange>
            </w:pPr>
            <w:ins w:id="42" w:author="Jason Rhee" w:date="2024-10-23T16:39:00Z" w16du:dateUtc="2024-10-23T05:39:00Z">
              <w:r>
                <w:rPr>
                  <w:rFonts w:eastAsiaTheme="minorEastAsia" w:cs="Arial"/>
                  <w:szCs w:val="20"/>
                  <w:lang w:eastAsia="ko-KR"/>
                </w:rPr>
                <w:t xml:space="preserve">Changes </w:t>
              </w:r>
              <w:r>
                <w:rPr>
                  <w:rFonts w:eastAsiaTheme="minorEastAsia" w:cs="Arial" w:hint="eastAsia"/>
                  <w:szCs w:val="20"/>
                  <w:lang w:eastAsia="ko-KR"/>
                </w:rPr>
                <w:t>based on comments made to S-129 Edition 1.</w:t>
              </w:r>
              <w:r>
                <w:rPr>
                  <w:rFonts w:eastAsiaTheme="minorEastAsia" w:cs="Arial"/>
                  <w:szCs w:val="20"/>
                  <w:lang w:eastAsia="ko-KR"/>
                </w:rPr>
                <w:t>3</w:t>
              </w:r>
              <w:r>
                <w:rPr>
                  <w:rFonts w:eastAsiaTheme="minorEastAsia" w:cs="Arial" w:hint="eastAsia"/>
                  <w:szCs w:val="20"/>
                  <w:lang w:eastAsia="ko-KR"/>
                </w:rPr>
                <w:t>.0</w:t>
              </w:r>
            </w:ins>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noProof/>
        </w:rPr>
      </w:sdtEndPr>
      <w:sdtContent>
        <w:p w14:paraId="16A54717" w14:textId="5116D978" w:rsidR="00844960" w:rsidRDefault="00E17BD6">
          <w:pPr>
            <w:pStyle w:val="TOC1"/>
            <w:rPr>
              <w:ins w:id="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ins w:id="44" w:author="Jason Rhee" w:date="2024-10-25T12:40:00Z" w16du:dateUtc="2024-10-25T01:40:00Z">
            <w:r w:rsidR="00844960" w:rsidRPr="007169A4">
              <w:rPr>
                <w:rStyle w:val="Hyperlink"/>
                <w:noProof/>
              </w:rPr>
              <w:fldChar w:fldCharType="begin"/>
            </w:r>
            <w:r w:rsidR="00844960" w:rsidRPr="007169A4">
              <w:rPr>
                <w:rStyle w:val="Hyperlink"/>
                <w:noProof/>
              </w:rPr>
              <w:instrText xml:space="preserve"> </w:instrText>
            </w:r>
            <w:r w:rsidR="00844960">
              <w:rPr>
                <w:noProof/>
              </w:rPr>
              <w:instrText>HYPERLINK \l "_Toc180752511"</w:instrText>
            </w:r>
            <w:r w:rsidR="00844960" w:rsidRPr="007169A4">
              <w:rPr>
                <w:rStyle w:val="Hyperlink"/>
                <w:noProof/>
              </w:rPr>
              <w:instrText xml:space="preserve"> </w:instrText>
            </w:r>
            <w:r w:rsidR="00844960" w:rsidRPr="007169A4">
              <w:rPr>
                <w:rStyle w:val="Hyperlink"/>
                <w:noProof/>
              </w:rPr>
            </w:r>
            <w:r w:rsidR="00844960" w:rsidRPr="007169A4">
              <w:rPr>
                <w:rStyle w:val="Hyperlink"/>
                <w:noProof/>
              </w:rPr>
              <w:fldChar w:fldCharType="separate"/>
            </w:r>
            <w:r w:rsidR="00844960" w:rsidRPr="007169A4">
              <w:rPr>
                <w:rStyle w:val="Hyperlink"/>
                <w:noProof/>
              </w:rPr>
              <w:t>Document Control</w:t>
            </w:r>
            <w:r w:rsidR="00844960">
              <w:rPr>
                <w:noProof/>
                <w:webHidden/>
              </w:rPr>
              <w:tab/>
            </w:r>
            <w:r w:rsidR="00844960">
              <w:rPr>
                <w:noProof/>
                <w:webHidden/>
              </w:rPr>
              <w:fldChar w:fldCharType="begin"/>
            </w:r>
            <w:r w:rsidR="00844960">
              <w:rPr>
                <w:noProof/>
                <w:webHidden/>
              </w:rPr>
              <w:instrText xml:space="preserve"> PAGEREF _Toc180752511 \h </w:instrText>
            </w:r>
          </w:ins>
          <w:r w:rsidR="00844960">
            <w:rPr>
              <w:noProof/>
              <w:webHidden/>
            </w:rPr>
          </w:r>
          <w:r w:rsidR="00844960">
            <w:rPr>
              <w:noProof/>
              <w:webHidden/>
            </w:rPr>
            <w:fldChar w:fldCharType="separate"/>
          </w:r>
          <w:ins w:id="45" w:author="Jason Rhee" w:date="2024-10-25T12:50:00Z" w16du:dateUtc="2024-10-25T01:50:00Z">
            <w:r w:rsidR="00562FBC">
              <w:rPr>
                <w:noProof/>
                <w:webHidden/>
              </w:rPr>
              <w:t>iii</w:t>
            </w:r>
          </w:ins>
          <w:ins w:id="46" w:author="Jason Rhee" w:date="2024-10-25T12:40:00Z" w16du:dateUtc="2024-10-25T01:40:00Z">
            <w:r w:rsidR="00844960">
              <w:rPr>
                <w:noProof/>
                <w:webHidden/>
              </w:rPr>
              <w:fldChar w:fldCharType="end"/>
            </w:r>
            <w:r w:rsidR="00844960" w:rsidRPr="007169A4">
              <w:rPr>
                <w:rStyle w:val="Hyperlink"/>
                <w:noProof/>
              </w:rPr>
              <w:fldChar w:fldCharType="end"/>
            </w:r>
          </w:ins>
        </w:p>
        <w:p w14:paraId="5DA4F507" w14:textId="7C950DA5" w:rsidR="00844960" w:rsidRDefault="00844960">
          <w:pPr>
            <w:pStyle w:val="TOC1"/>
            <w:rPr>
              <w:ins w:id="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Summary of Substantive Changes</w:t>
            </w:r>
            <w:r>
              <w:rPr>
                <w:noProof/>
                <w:webHidden/>
              </w:rPr>
              <w:tab/>
            </w:r>
            <w:r>
              <w:rPr>
                <w:noProof/>
                <w:webHidden/>
              </w:rPr>
              <w:fldChar w:fldCharType="begin"/>
            </w:r>
            <w:r>
              <w:rPr>
                <w:noProof/>
                <w:webHidden/>
              </w:rPr>
              <w:instrText xml:space="preserve"> PAGEREF _Toc180752512 \h </w:instrText>
            </w:r>
          </w:ins>
          <w:r>
            <w:rPr>
              <w:noProof/>
              <w:webHidden/>
            </w:rPr>
          </w:r>
          <w:r>
            <w:rPr>
              <w:noProof/>
              <w:webHidden/>
            </w:rPr>
            <w:fldChar w:fldCharType="separate"/>
          </w:r>
          <w:ins w:id="49" w:author="Jason Rhee" w:date="2024-10-25T12:50:00Z" w16du:dateUtc="2024-10-25T01:50:00Z">
            <w:r w:rsidR="00562FBC">
              <w:rPr>
                <w:noProof/>
                <w:webHidden/>
              </w:rPr>
              <w:t xml:space="preserve"> </w:t>
            </w:r>
          </w:ins>
          <w:ins w:id="50" w:author="Jason Rhee" w:date="2024-10-25T12:40:00Z" w16du:dateUtc="2024-10-25T01:40:00Z">
            <w:r>
              <w:rPr>
                <w:noProof/>
                <w:webHidden/>
              </w:rPr>
              <w:fldChar w:fldCharType="end"/>
            </w:r>
            <w:r w:rsidRPr="007169A4">
              <w:rPr>
                <w:rStyle w:val="Hyperlink"/>
                <w:noProof/>
              </w:rPr>
              <w:fldChar w:fldCharType="end"/>
            </w:r>
          </w:ins>
        </w:p>
        <w:p w14:paraId="1C58E5D0" w14:textId="1D00C6DA" w:rsidR="00844960" w:rsidRDefault="00844960">
          <w:pPr>
            <w:pStyle w:val="TOC1"/>
            <w:rPr>
              <w:ins w:id="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Overview</w:t>
            </w:r>
            <w:r>
              <w:rPr>
                <w:noProof/>
                <w:webHidden/>
              </w:rPr>
              <w:tab/>
            </w:r>
            <w:r>
              <w:rPr>
                <w:noProof/>
                <w:webHidden/>
              </w:rPr>
              <w:fldChar w:fldCharType="begin"/>
            </w:r>
            <w:r>
              <w:rPr>
                <w:noProof/>
                <w:webHidden/>
              </w:rPr>
              <w:instrText xml:space="preserve"> PAGEREF _Toc180752513 \h </w:instrText>
            </w:r>
          </w:ins>
          <w:r>
            <w:rPr>
              <w:noProof/>
              <w:webHidden/>
            </w:rPr>
          </w:r>
          <w:r>
            <w:rPr>
              <w:noProof/>
              <w:webHidden/>
            </w:rPr>
            <w:fldChar w:fldCharType="separate"/>
          </w:r>
          <w:ins w:id="53" w:author="Jason Rhee" w:date="2024-10-25T12:50:00Z" w16du:dateUtc="2024-10-25T01:50:00Z">
            <w:r w:rsidR="00562FBC">
              <w:rPr>
                <w:noProof/>
                <w:webHidden/>
              </w:rPr>
              <w:t>1</w:t>
            </w:r>
          </w:ins>
          <w:ins w:id="54" w:author="Jason Rhee" w:date="2024-10-25T12:40:00Z" w16du:dateUtc="2024-10-25T01:40:00Z">
            <w:r>
              <w:rPr>
                <w:noProof/>
                <w:webHidden/>
              </w:rPr>
              <w:fldChar w:fldCharType="end"/>
            </w:r>
            <w:r w:rsidRPr="007169A4">
              <w:rPr>
                <w:rStyle w:val="Hyperlink"/>
                <w:noProof/>
              </w:rPr>
              <w:fldChar w:fldCharType="end"/>
            </w:r>
          </w:ins>
        </w:p>
        <w:p w14:paraId="19750EFE" w14:textId="4825B6BE" w:rsidR="00844960" w:rsidRDefault="00844960">
          <w:pPr>
            <w:pStyle w:val="TOC2"/>
            <w:rPr>
              <w:ins w:id="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_Toc180752514 \h </w:instrText>
            </w:r>
          </w:ins>
          <w:r>
            <w:rPr>
              <w:noProof/>
              <w:webHidden/>
            </w:rPr>
          </w:r>
          <w:r>
            <w:rPr>
              <w:noProof/>
              <w:webHidden/>
            </w:rPr>
            <w:fldChar w:fldCharType="separate"/>
          </w:r>
          <w:ins w:id="57" w:author="Jason Rhee" w:date="2024-10-25T12:50:00Z" w16du:dateUtc="2024-10-25T01:50:00Z">
            <w:r w:rsidR="00562FBC">
              <w:rPr>
                <w:noProof/>
                <w:webHidden/>
              </w:rPr>
              <w:t>1</w:t>
            </w:r>
          </w:ins>
          <w:ins w:id="58" w:author="Jason Rhee" w:date="2024-10-25T12:40:00Z" w16du:dateUtc="2024-10-25T01:40:00Z">
            <w:r>
              <w:rPr>
                <w:noProof/>
                <w:webHidden/>
              </w:rPr>
              <w:fldChar w:fldCharType="end"/>
            </w:r>
            <w:r w:rsidRPr="007169A4">
              <w:rPr>
                <w:rStyle w:val="Hyperlink"/>
                <w:noProof/>
              </w:rPr>
              <w:fldChar w:fldCharType="end"/>
            </w:r>
          </w:ins>
        </w:p>
        <w:p w14:paraId="3ACCE31E" w14:textId="631FD6E7" w:rsidR="00844960" w:rsidRDefault="00844960">
          <w:pPr>
            <w:pStyle w:val="TOC2"/>
            <w:rPr>
              <w:ins w:id="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_Toc180752515 \h </w:instrText>
            </w:r>
          </w:ins>
          <w:r>
            <w:rPr>
              <w:noProof/>
              <w:webHidden/>
            </w:rPr>
          </w:r>
          <w:r>
            <w:rPr>
              <w:noProof/>
              <w:webHidden/>
            </w:rPr>
            <w:fldChar w:fldCharType="separate"/>
          </w:r>
          <w:ins w:id="61" w:author="Jason Rhee" w:date="2024-10-25T12:50:00Z" w16du:dateUtc="2024-10-25T01:50:00Z">
            <w:r w:rsidR="00562FBC">
              <w:rPr>
                <w:noProof/>
                <w:webHidden/>
              </w:rPr>
              <w:t>1</w:t>
            </w:r>
          </w:ins>
          <w:ins w:id="62" w:author="Jason Rhee" w:date="2024-10-25T12:40:00Z" w16du:dateUtc="2024-10-25T01:40:00Z">
            <w:r>
              <w:rPr>
                <w:noProof/>
                <w:webHidden/>
              </w:rPr>
              <w:fldChar w:fldCharType="end"/>
            </w:r>
            <w:r w:rsidRPr="007169A4">
              <w:rPr>
                <w:rStyle w:val="Hyperlink"/>
                <w:noProof/>
              </w:rPr>
              <w:fldChar w:fldCharType="end"/>
            </w:r>
          </w:ins>
        </w:p>
        <w:p w14:paraId="6131BC41" w14:textId="08C1061D" w:rsidR="00844960" w:rsidRDefault="00844960">
          <w:pPr>
            <w:pStyle w:val="TOC2"/>
            <w:rPr>
              <w:ins w:id="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_Toc180752516 \h </w:instrText>
            </w:r>
          </w:ins>
          <w:r>
            <w:rPr>
              <w:noProof/>
              <w:webHidden/>
            </w:rPr>
          </w:r>
          <w:r>
            <w:rPr>
              <w:noProof/>
              <w:webHidden/>
            </w:rPr>
            <w:fldChar w:fldCharType="separate"/>
          </w:r>
          <w:ins w:id="65" w:author="Jason Rhee" w:date="2024-10-25T12:50:00Z" w16du:dateUtc="2024-10-25T01:50:00Z">
            <w:r w:rsidR="00562FBC">
              <w:rPr>
                <w:noProof/>
                <w:webHidden/>
              </w:rPr>
              <w:t>1</w:t>
            </w:r>
          </w:ins>
          <w:ins w:id="66" w:author="Jason Rhee" w:date="2024-10-25T12:40:00Z" w16du:dateUtc="2024-10-25T01:40:00Z">
            <w:r>
              <w:rPr>
                <w:noProof/>
                <w:webHidden/>
              </w:rPr>
              <w:fldChar w:fldCharType="end"/>
            </w:r>
            <w:r w:rsidRPr="007169A4">
              <w:rPr>
                <w:rStyle w:val="Hyperlink"/>
                <w:noProof/>
              </w:rPr>
              <w:fldChar w:fldCharType="end"/>
            </w:r>
          </w:ins>
        </w:p>
        <w:p w14:paraId="4C0FF8F5" w14:textId="5433090D" w:rsidR="00844960" w:rsidRDefault="00844960">
          <w:pPr>
            <w:pStyle w:val="TOC2"/>
            <w:rPr>
              <w:ins w:id="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Voyage monitoring</w:t>
            </w:r>
            <w:r>
              <w:rPr>
                <w:noProof/>
                <w:webHidden/>
              </w:rPr>
              <w:tab/>
            </w:r>
            <w:r>
              <w:rPr>
                <w:noProof/>
                <w:webHidden/>
              </w:rPr>
              <w:fldChar w:fldCharType="begin"/>
            </w:r>
            <w:r>
              <w:rPr>
                <w:noProof/>
                <w:webHidden/>
              </w:rPr>
              <w:instrText xml:space="preserve"> PAGEREF _Toc180752517 \h </w:instrText>
            </w:r>
          </w:ins>
          <w:r>
            <w:rPr>
              <w:noProof/>
              <w:webHidden/>
            </w:rPr>
          </w:r>
          <w:r>
            <w:rPr>
              <w:noProof/>
              <w:webHidden/>
            </w:rPr>
            <w:fldChar w:fldCharType="separate"/>
          </w:r>
          <w:ins w:id="69" w:author="Jason Rhee" w:date="2024-10-25T12:50:00Z" w16du:dateUtc="2024-10-25T01:50:00Z">
            <w:r w:rsidR="00562FBC">
              <w:rPr>
                <w:noProof/>
                <w:webHidden/>
              </w:rPr>
              <w:t>2</w:t>
            </w:r>
          </w:ins>
          <w:ins w:id="70" w:author="Jason Rhee" w:date="2024-10-25T12:40:00Z" w16du:dateUtc="2024-10-25T01:40:00Z">
            <w:r>
              <w:rPr>
                <w:noProof/>
                <w:webHidden/>
              </w:rPr>
              <w:fldChar w:fldCharType="end"/>
            </w:r>
            <w:r w:rsidRPr="007169A4">
              <w:rPr>
                <w:rStyle w:val="Hyperlink"/>
                <w:noProof/>
              </w:rPr>
              <w:fldChar w:fldCharType="end"/>
            </w:r>
          </w:ins>
        </w:p>
        <w:p w14:paraId="1BCEA5B3" w14:textId="25F6EB27" w:rsidR="00844960" w:rsidRDefault="00844960">
          <w:pPr>
            <w:pStyle w:val="TOC2"/>
            <w:rPr>
              <w:ins w:id="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Alerts and Indications</w:t>
            </w:r>
            <w:r>
              <w:rPr>
                <w:noProof/>
                <w:webHidden/>
              </w:rPr>
              <w:tab/>
            </w:r>
            <w:r>
              <w:rPr>
                <w:noProof/>
                <w:webHidden/>
              </w:rPr>
              <w:fldChar w:fldCharType="begin"/>
            </w:r>
            <w:r>
              <w:rPr>
                <w:noProof/>
                <w:webHidden/>
              </w:rPr>
              <w:instrText xml:space="preserve"> PAGEREF _Toc180752518 \h </w:instrText>
            </w:r>
          </w:ins>
          <w:r>
            <w:rPr>
              <w:noProof/>
              <w:webHidden/>
            </w:rPr>
          </w:r>
          <w:r>
            <w:rPr>
              <w:noProof/>
              <w:webHidden/>
            </w:rPr>
            <w:fldChar w:fldCharType="separate"/>
          </w:r>
          <w:ins w:id="73" w:author="Jason Rhee" w:date="2024-10-25T12:50:00Z" w16du:dateUtc="2024-10-25T01:50:00Z">
            <w:r w:rsidR="00562FBC">
              <w:rPr>
                <w:noProof/>
                <w:webHidden/>
              </w:rPr>
              <w:t>3</w:t>
            </w:r>
          </w:ins>
          <w:ins w:id="74" w:author="Jason Rhee" w:date="2024-10-25T12:40:00Z" w16du:dateUtc="2024-10-25T01:40:00Z">
            <w:r>
              <w:rPr>
                <w:noProof/>
                <w:webHidden/>
              </w:rPr>
              <w:fldChar w:fldCharType="end"/>
            </w:r>
            <w:r w:rsidRPr="007169A4">
              <w:rPr>
                <w:rStyle w:val="Hyperlink"/>
                <w:noProof/>
              </w:rPr>
              <w:fldChar w:fldCharType="end"/>
            </w:r>
          </w:ins>
        </w:p>
        <w:p w14:paraId="61B77D92" w14:textId="261191DE" w:rsidR="00844960" w:rsidRDefault="00844960">
          <w:pPr>
            <w:pStyle w:val="TOC1"/>
            <w:rPr>
              <w:ins w:id="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"_Toc180752519"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References</w:t>
            </w:r>
            <w:r>
              <w:rPr>
                <w:noProof/>
                <w:webHidden/>
              </w:rPr>
              <w:tab/>
            </w:r>
            <w:r>
              <w:rPr>
                <w:noProof/>
                <w:webHidden/>
              </w:rPr>
              <w:fldChar w:fldCharType="begin"/>
            </w:r>
            <w:r>
              <w:rPr>
                <w:noProof/>
                <w:webHidden/>
              </w:rPr>
              <w:instrText xml:space="preserve"> PAGEREF _Toc180752519 \h </w:instrText>
            </w:r>
          </w:ins>
          <w:r>
            <w:rPr>
              <w:noProof/>
              <w:webHidden/>
            </w:rPr>
          </w:r>
          <w:r>
            <w:rPr>
              <w:noProof/>
              <w:webHidden/>
            </w:rPr>
            <w:fldChar w:fldCharType="separate"/>
          </w:r>
          <w:ins w:id="77" w:author="Jason Rhee" w:date="2024-10-25T12:50:00Z" w16du:dateUtc="2024-10-25T01:50:00Z">
            <w:r w:rsidR="00562FBC">
              <w:rPr>
                <w:noProof/>
                <w:webHidden/>
              </w:rPr>
              <w:t>3</w:t>
            </w:r>
          </w:ins>
          <w:ins w:id="78" w:author="Jason Rhee" w:date="2024-10-25T12:40:00Z" w16du:dateUtc="2024-10-25T01:40:00Z">
            <w:r>
              <w:rPr>
                <w:noProof/>
                <w:webHidden/>
              </w:rPr>
              <w:fldChar w:fldCharType="end"/>
            </w:r>
            <w:r w:rsidRPr="007169A4">
              <w:rPr>
                <w:rStyle w:val="Hyperlink"/>
                <w:noProof/>
              </w:rPr>
              <w:fldChar w:fldCharType="end"/>
            </w:r>
          </w:ins>
        </w:p>
        <w:p w14:paraId="5759370F" w14:textId="5A7D7680" w:rsidR="00844960" w:rsidRDefault="00844960">
          <w:pPr>
            <w:pStyle w:val="TOC2"/>
            <w:rPr>
              <w:ins w:id="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Normative</w:t>
            </w:r>
            <w:r>
              <w:rPr>
                <w:noProof/>
                <w:webHidden/>
              </w:rPr>
              <w:tab/>
            </w:r>
            <w:r>
              <w:rPr>
                <w:noProof/>
                <w:webHidden/>
              </w:rPr>
              <w:fldChar w:fldCharType="begin"/>
            </w:r>
            <w:r>
              <w:rPr>
                <w:noProof/>
                <w:webHidden/>
              </w:rPr>
              <w:instrText xml:space="preserve"> PAGEREF _Toc180752520 \h </w:instrText>
            </w:r>
          </w:ins>
          <w:r>
            <w:rPr>
              <w:noProof/>
              <w:webHidden/>
            </w:rPr>
          </w:r>
          <w:r>
            <w:rPr>
              <w:noProof/>
              <w:webHidden/>
            </w:rPr>
            <w:fldChar w:fldCharType="separate"/>
          </w:r>
          <w:ins w:id="81" w:author="Jason Rhee" w:date="2024-10-25T12:50:00Z" w16du:dateUtc="2024-10-25T01:50:00Z">
            <w:r w:rsidR="00562FBC">
              <w:rPr>
                <w:noProof/>
                <w:webHidden/>
              </w:rPr>
              <w:t>3</w:t>
            </w:r>
          </w:ins>
          <w:ins w:id="82" w:author="Jason Rhee" w:date="2024-10-25T12:40:00Z" w16du:dateUtc="2024-10-25T01:40:00Z">
            <w:r>
              <w:rPr>
                <w:noProof/>
                <w:webHidden/>
              </w:rPr>
              <w:fldChar w:fldCharType="end"/>
            </w:r>
            <w:r w:rsidRPr="007169A4">
              <w:rPr>
                <w:rStyle w:val="Hyperlink"/>
                <w:noProof/>
              </w:rPr>
              <w:fldChar w:fldCharType="end"/>
            </w:r>
          </w:ins>
        </w:p>
        <w:p w14:paraId="14A21F4E" w14:textId="6ED41A88" w:rsidR="00844960" w:rsidRDefault="00844960">
          <w:pPr>
            <w:pStyle w:val="TOC1"/>
            <w:rPr>
              <w:ins w:id="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Definitions and Abbreviations</w:t>
            </w:r>
            <w:r>
              <w:rPr>
                <w:noProof/>
                <w:webHidden/>
              </w:rPr>
              <w:tab/>
            </w:r>
            <w:r>
              <w:rPr>
                <w:noProof/>
                <w:webHidden/>
              </w:rPr>
              <w:fldChar w:fldCharType="begin"/>
            </w:r>
            <w:r>
              <w:rPr>
                <w:noProof/>
                <w:webHidden/>
              </w:rPr>
              <w:instrText xml:space="preserve"> PAGEREF _Toc180752521 \h </w:instrText>
            </w:r>
          </w:ins>
          <w:r>
            <w:rPr>
              <w:noProof/>
              <w:webHidden/>
            </w:rPr>
          </w:r>
          <w:r>
            <w:rPr>
              <w:noProof/>
              <w:webHidden/>
            </w:rPr>
            <w:fldChar w:fldCharType="separate"/>
          </w:r>
          <w:ins w:id="85" w:author="Jason Rhee" w:date="2024-10-25T12:50:00Z" w16du:dateUtc="2024-10-25T01:50:00Z">
            <w:r w:rsidR="00562FBC">
              <w:rPr>
                <w:noProof/>
                <w:webHidden/>
              </w:rPr>
              <w:t>4</w:t>
            </w:r>
          </w:ins>
          <w:ins w:id="86" w:author="Jason Rhee" w:date="2024-10-25T12:40:00Z" w16du:dateUtc="2024-10-25T01:40:00Z">
            <w:r>
              <w:rPr>
                <w:noProof/>
                <w:webHidden/>
              </w:rPr>
              <w:fldChar w:fldCharType="end"/>
            </w:r>
            <w:r w:rsidRPr="007169A4">
              <w:rPr>
                <w:rStyle w:val="Hyperlink"/>
                <w:noProof/>
              </w:rPr>
              <w:fldChar w:fldCharType="end"/>
            </w:r>
          </w:ins>
        </w:p>
        <w:p w14:paraId="2A97B98C" w14:textId="6AE96A7D" w:rsidR="00844960" w:rsidRDefault="00844960">
          <w:pPr>
            <w:pStyle w:val="TOC2"/>
            <w:rPr>
              <w:ins w:id="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Language</w:t>
            </w:r>
            <w:r>
              <w:rPr>
                <w:noProof/>
                <w:webHidden/>
              </w:rPr>
              <w:tab/>
            </w:r>
            <w:r>
              <w:rPr>
                <w:noProof/>
                <w:webHidden/>
              </w:rPr>
              <w:fldChar w:fldCharType="begin"/>
            </w:r>
            <w:r>
              <w:rPr>
                <w:noProof/>
                <w:webHidden/>
              </w:rPr>
              <w:instrText xml:space="preserve"> PAGEREF _Toc180752522 \h </w:instrText>
            </w:r>
          </w:ins>
          <w:r>
            <w:rPr>
              <w:noProof/>
              <w:webHidden/>
            </w:rPr>
          </w:r>
          <w:r>
            <w:rPr>
              <w:noProof/>
              <w:webHidden/>
            </w:rPr>
            <w:fldChar w:fldCharType="separate"/>
          </w:r>
          <w:ins w:id="89" w:author="Jason Rhee" w:date="2024-10-25T12:50:00Z" w16du:dateUtc="2024-10-25T01:50:00Z">
            <w:r w:rsidR="00562FBC">
              <w:rPr>
                <w:noProof/>
                <w:webHidden/>
              </w:rPr>
              <w:t>4</w:t>
            </w:r>
          </w:ins>
          <w:ins w:id="90" w:author="Jason Rhee" w:date="2024-10-25T12:40:00Z" w16du:dateUtc="2024-10-25T01:40:00Z">
            <w:r>
              <w:rPr>
                <w:noProof/>
                <w:webHidden/>
              </w:rPr>
              <w:fldChar w:fldCharType="end"/>
            </w:r>
            <w:r w:rsidRPr="007169A4">
              <w:rPr>
                <w:rStyle w:val="Hyperlink"/>
                <w:noProof/>
              </w:rPr>
              <w:fldChar w:fldCharType="end"/>
            </w:r>
          </w:ins>
        </w:p>
        <w:p w14:paraId="19B5EAE8" w14:textId="02364CED" w:rsidR="00844960" w:rsidRDefault="00844960">
          <w:pPr>
            <w:pStyle w:val="TOC2"/>
            <w:rPr>
              <w:ins w:id="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and Definitions</w:t>
            </w:r>
            <w:r>
              <w:rPr>
                <w:noProof/>
                <w:webHidden/>
              </w:rPr>
              <w:tab/>
            </w:r>
            <w:r>
              <w:rPr>
                <w:noProof/>
                <w:webHidden/>
              </w:rPr>
              <w:fldChar w:fldCharType="begin"/>
            </w:r>
            <w:r>
              <w:rPr>
                <w:noProof/>
                <w:webHidden/>
              </w:rPr>
              <w:instrText xml:space="preserve"> PAGEREF _Toc180752523 \h </w:instrText>
            </w:r>
          </w:ins>
          <w:r>
            <w:rPr>
              <w:noProof/>
              <w:webHidden/>
            </w:rPr>
          </w:r>
          <w:r>
            <w:rPr>
              <w:noProof/>
              <w:webHidden/>
            </w:rPr>
            <w:fldChar w:fldCharType="separate"/>
          </w:r>
          <w:ins w:id="93" w:author="Jason Rhee" w:date="2024-10-25T12:50:00Z" w16du:dateUtc="2024-10-25T01:50:00Z">
            <w:r w:rsidR="00562FBC">
              <w:rPr>
                <w:noProof/>
                <w:webHidden/>
              </w:rPr>
              <w:t>4</w:t>
            </w:r>
          </w:ins>
          <w:ins w:id="94" w:author="Jason Rhee" w:date="2024-10-25T12:40:00Z" w16du:dateUtc="2024-10-25T01:40:00Z">
            <w:r>
              <w:rPr>
                <w:noProof/>
                <w:webHidden/>
              </w:rPr>
              <w:fldChar w:fldCharType="end"/>
            </w:r>
            <w:r w:rsidRPr="007169A4">
              <w:rPr>
                <w:rStyle w:val="Hyperlink"/>
                <w:noProof/>
              </w:rPr>
              <w:fldChar w:fldCharType="end"/>
            </w:r>
          </w:ins>
        </w:p>
        <w:p w14:paraId="73017ED9" w14:textId="2B4397EE" w:rsidR="00844960" w:rsidRDefault="00844960">
          <w:pPr>
            <w:pStyle w:val="TOC2"/>
            <w:rPr>
              <w:ins w:id="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Abbreviations</w:t>
            </w:r>
            <w:r>
              <w:rPr>
                <w:noProof/>
                <w:webHidden/>
              </w:rPr>
              <w:tab/>
            </w:r>
            <w:r>
              <w:rPr>
                <w:noProof/>
                <w:webHidden/>
              </w:rPr>
              <w:fldChar w:fldCharType="begin"/>
            </w:r>
            <w:r>
              <w:rPr>
                <w:noProof/>
                <w:webHidden/>
              </w:rPr>
              <w:instrText xml:space="preserve"> PAGEREF _Toc180752524 \h </w:instrText>
            </w:r>
          </w:ins>
          <w:r>
            <w:rPr>
              <w:noProof/>
              <w:webHidden/>
            </w:rPr>
          </w:r>
          <w:r>
            <w:rPr>
              <w:noProof/>
              <w:webHidden/>
            </w:rPr>
            <w:fldChar w:fldCharType="separate"/>
          </w:r>
          <w:ins w:id="97" w:author="Jason Rhee" w:date="2024-10-25T12:50:00Z" w16du:dateUtc="2024-10-25T01:50:00Z">
            <w:r w:rsidR="00562FBC">
              <w:rPr>
                <w:noProof/>
                <w:webHidden/>
              </w:rPr>
              <w:t>6</w:t>
            </w:r>
          </w:ins>
          <w:ins w:id="98" w:author="Jason Rhee" w:date="2024-10-25T12:40:00Z" w16du:dateUtc="2024-10-25T01:40:00Z">
            <w:r>
              <w:rPr>
                <w:noProof/>
                <w:webHidden/>
              </w:rPr>
              <w:fldChar w:fldCharType="end"/>
            </w:r>
            <w:r w:rsidRPr="007169A4">
              <w:rPr>
                <w:rStyle w:val="Hyperlink"/>
                <w:noProof/>
              </w:rPr>
              <w:fldChar w:fldCharType="end"/>
            </w:r>
          </w:ins>
        </w:p>
        <w:p w14:paraId="1B6C505B" w14:textId="35D46A8B" w:rsidR="00844960" w:rsidRDefault="00844960">
          <w:pPr>
            <w:pStyle w:val="TOC1"/>
            <w:rPr>
              <w:ins w:id="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Description</w:t>
            </w:r>
            <w:r>
              <w:rPr>
                <w:noProof/>
                <w:webHidden/>
              </w:rPr>
              <w:tab/>
            </w:r>
            <w:r>
              <w:rPr>
                <w:noProof/>
                <w:webHidden/>
              </w:rPr>
              <w:fldChar w:fldCharType="begin"/>
            </w:r>
            <w:r>
              <w:rPr>
                <w:noProof/>
                <w:webHidden/>
              </w:rPr>
              <w:instrText xml:space="preserve"> PAGEREF _Toc180752525 \h </w:instrText>
            </w:r>
          </w:ins>
          <w:r>
            <w:rPr>
              <w:noProof/>
              <w:webHidden/>
            </w:rPr>
          </w:r>
          <w:r>
            <w:rPr>
              <w:noProof/>
              <w:webHidden/>
            </w:rPr>
            <w:fldChar w:fldCharType="separate"/>
          </w:r>
          <w:ins w:id="101" w:author="Jason Rhee" w:date="2024-10-25T12:50:00Z" w16du:dateUtc="2024-10-25T01:50:00Z">
            <w:r w:rsidR="00562FBC">
              <w:rPr>
                <w:noProof/>
                <w:webHidden/>
              </w:rPr>
              <w:t>6</w:t>
            </w:r>
          </w:ins>
          <w:ins w:id="102" w:author="Jason Rhee" w:date="2024-10-25T12:40:00Z" w16du:dateUtc="2024-10-25T01:40:00Z">
            <w:r>
              <w:rPr>
                <w:noProof/>
                <w:webHidden/>
              </w:rPr>
              <w:fldChar w:fldCharType="end"/>
            </w:r>
            <w:r w:rsidRPr="007169A4">
              <w:rPr>
                <w:rStyle w:val="Hyperlink"/>
                <w:noProof/>
              </w:rPr>
              <w:fldChar w:fldCharType="end"/>
            </w:r>
          </w:ins>
        </w:p>
        <w:p w14:paraId="255380E9" w14:textId="21756D74" w:rsidR="00844960" w:rsidRDefault="00844960">
          <w:pPr>
            <w:pStyle w:val="TOC2"/>
            <w:rPr>
              <w:ins w:id="1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S-129 General Data Product Description</w:t>
            </w:r>
            <w:r>
              <w:rPr>
                <w:noProof/>
                <w:webHidden/>
              </w:rPr>
              <w:tab/>
            </w:r>
            <w:r>
              <w:rPr>
                <w:noProof/>
                <w:webHidden/>
              </w:rPr>
              <w:fldChar w:fldCharType="begin"/>
            </w:r>
            <w:r>
              <w:rPr>
                <w:noProof/>
                <w:webHidden/>
              </w:rPr>
              <w:instrText xml:space="preserve"> PAGEREF _Toc180752526 \h </w:instrText>
            </w:r>
          </w:ins>
          <w:r>
            <w:rPr>
              <w:noProof/>
              <w:webHidden/>
            </w:rPr>
          </w:r>
          <w:r>
            <w:rPr>
              <w:noProof/>
              <w:webHidden/>
            </w:rPr>
            <w:fldChar w:fldCharType="separate"/>
          </w:r>
          <w:ins w:id="105" w:author="Jason Rhee" w:date="2024-10-25T12:50:00Z" w16du:dateUtc="2024-10-25T01:50:00Z">
            <w:r w:rsidR="00562FBC">
              <w:rPr>
                <w:noProof/>
                <w:webHidden/>
              </w:rPr>
              <w:t>6</w:t>
            </w:r>
          </w:ins>
          <w:ins w:id="106" w:author="Jason Rhee" w:date="2024-10-25T12:40:00Z" w16du:dateUtc="2024-10-25T01:40:00Z">
            <w:r>
              <w:rPr>
                <w:noProof/>
                <w:webHidden/>
              </w:rPr>
              <w:fldChar w:fldCharType="end"/>
            </w:r>
            <w:r w:rsidRPr="007169A4">
              <w:rPr>
                <w:rStyle w:val="Hyperlink"/>
                <w:noProof/>
              </w:rPr>
              <w:fldChar w:fldCharType="end"/>
            </w:r>
          </w:ins>
        </w:p>
        <w:p w14:paraId="0F8539EC" w14:textId="364EAFE6" w:rsidR="00844960" w:rsidRDefault="00844960">
          <w:pPr>
            <w:pStyle w:val="TOC2"/>
            <w:rPr>
              <w:ins w:id="1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Specification Metadata</w:t>
            </w:r>
            <w:r>
              <w:rPr>
                <w:noProof/>
                <w:webHidden/>
              </w:rPr>
              <w:tab/>
            </w:r>
            <w:r>
              <w:rPr>
                <w:noProof/>
                <w:webHidden/>
              </w:rPr>
              <w:fldChar w:fldCharType="begin"/>
            </w:r>
            <w:r>
              <w:rPr>
                <w:noProof/>
                <w:webHidden/>
              </w:rPr>
              <w:instrText xml:space="preserve"> PAGEREF _Toc180752527 \h </w:instrText>
            </w:r>
          </w:ins>
          <w:r>
            <w:rPr>
              <w:noProof/>
              <w:webHidden/>
            </w:rPr>
          </w:r>
          <w:r>
            <w:rPr>
              <w:noProof/>
              <w:webHidden/>
            </w:rPr>
            <w:fldChar w:fldCharType="separate"/>
          </w:r>
          <w:ins w:id="109" w:author="Jason Rhee" w:date="2024-10-25T12:50:00Z" w16du:dateUtc="2024-10-25T01:50:00Z">
            <w:r w:rsidR="00562FBC">
              <w:rPr>
                <w:noProof/>
                <w:webHidden/>
              </w:rPr>
              <w:t>7</w:t>
            </w:r>
          </w:ins>
          <w:ins w:id="110" w:author="Jason Rhee" w:date="2024-10-25T12:40:00Z" w16du:dateUtc="2024-10-25T01:40:00Z">
            <w:r>
              <w:rPr>
                <w:noProof/>
                <w:webHidden/>
              </w:rPr>
              <w:fldChar w:fldCharType="end"/>
            </w:r>
            <w:r w:rsidRPr="007169A4">
              <w:rPr>
                <w:rStyle w:val="Hyperlink"/>
                <w:noProof/>
              </w:rPr>
              <w:fldChar w:fldCharType="end"/>
            </w:r>
          </w:ins>
        </w:p>
        <w:p w14:paraId="050BCCF5" w14:textId="4B869CCC" w:rsidR="00844960" w:rsidRDefault="00844960">
          <w:pPr>
            <w:pStyle w:val="TOC2"/>
            <w:rPr>
              <w:ins w:id="1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IHO Product Specification Maintenance</w:t>
            </w:r>
            <w:r>
              <w:rPr>
                <w:noProof/>
                <w:webHidden/>
              </w:rPr>
              <w:tab/>
            </w:r>
            <w:r>
              <w:rPr>
                <w:noProof/>
                <w:webHidden/>
              </w:rPr>
              <w:fldChar w:fldCharType="begin"/>
            </w:r>
            <w:r>
              <w:rPr>
                <w:noProof/>
                <w:webHidden/>
              </w:rPr>
              <w:instrText xml:space="preserve"> PAGEREF _Toc180752528 \h </w:instrText>
            </w:r>
          </w:ins>
          <w:r>
            <w:rPr>
              <w:noProof/>
              <w:webHidden/>
            </w:rPr>
          </w:r>
          <w:r>
            <w:rPr>
              <w:noProof/>
              <w:webHidden/>
            </w:rPr>
            <w:fldChar w:fldCharType="separate"/>
          </w:r>
          <w:ins w:id="113" w:author="Jason Rhee" w:date="2024-10-25T12:50:00Z" w16du:dateUtc="2024-10-25T01:50:00Z">
            <w:r w:rsidR="00562FBC">
              <w:rPr>
                <w:noProof/>
                <w:webHidden/>
              </w:rPr>
              <w:t>8</w:t>
            </w:r>
          </w:ins>
          <w:ins w:id="114" w:author="Jason Rhee" w:date="2024-10-25T12:40:00Z" w16du:dateUtc="2024-10-25T01:40:00Z">
            <w:r>
              <w:rPr>
                <w:noProof/>
                <w:webHidden/>
              </w:rPr>
              <w:fldChar w:fldCharType="end"/>
            </w:r>
            <w:r w:rsidRPr="007169A4">
              <w:rPr>
                <w:rStyle w:val="Hyperlink"/>
                <w:noProof/>
              </w:rPr>
              <w:fldChar w:fldCharType="end"/>
            </w:r>
          </w:ins>
        </w:p>
        <w:p w14:paraId="30C28BA7" w14:textId="7D7C1988" w:rsidR="00844960" w:rsidRDefault="00844960">
          <w:pPr>
            <w:pStyle w:val="TOC1"/>
            <w:rPr>
              <w:ins w:id="1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"_Toc180752529"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Scope</w:t>
            </w:r>
            <w:r>
              <w:rPr>
                <w:noProof/>
                <w:webHidden/>
              </w:rPr>
              <w:tab/>
            </w:r>
            <w:r>
              <w:rPr>
                <w:noProof/>
                <w:webHidden/>
              </w:rPr>
              <w:fldChar w:fldCharType="begin"/>
            </w:r>
            <w:r>
              <w:rPr>
                <w:noProof/>
                <w:webHidden/>
              </w:rPr>
              <w:instrText xml:space="preserve"> PAGEREF _Toc180752529 \h </w:instrText>
            </w:r>
          </w:ins>
          <w:r>
            <w:rPr>
              <w:noProof/>
              <w:webHidden/>
            </w:rPr>
          </w:r>
          <w:r>
            <w:rPr>
              <w:noProof/>
              <w:webHidden/>
            </w:rPr>
            <w:fldChar w:fldCharType="separate"/>
          </w:r>
          <w:ins w:id="117" w:author="Jason Rhee" w:date="2024-10-25T12:50:00Z" w16du:dateUtc="2024-10-25T01:50:00Z">
            <w:r w:rsidR="00562FBC">
              <w:rPr>
                <w:noProof/>
                <w:webHidden/>
              </w:rPr>
              <w:t>8</w:t>
            </w:r>
          </w:ins>
          <w:ins w:id="118" w:author="Jason Rhee" w:date="2024-10-25T12:40:00Z" w16du:dateUtc="2024-10-25T01:40:00Z">
            <w:r>
              <w:rPr>
                <w:noProof/>
                <w:webHidden/>
              </w:rPr>
              <w:fldChar w:fldCharType="end"/>
            </w:r>
            <w:r w:rsidRPr="007169A4">
              <w:rPr>
                <w:rStyle w:val="Hyperlink"/>
                <w:noProof/>
              </w:rPr>
              <w:fldChar w:fldCharType="end"/>
            </w:r>
          </w:ins>
        </w:p>
        <w:p w14:paraId="3274456F" w14:textId="3758475E" w:rsidR="00844960" w:rsidRDefault="00844960">
          <w:pPr>
            <w:pStyle w:val="TOC1"/>
            <w:rPr>
              <w:ins w:id="1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Identification</w:t>
            </w:r>
            <w:r>
              <w:rPr>
                <w:noProof/>
                <w:webHidden/>
              </w:rPr>
              <w:tab/>
            </w:r>
            <w:r>
              <w:rPr>
                <w:noProof/>
                <w:webHidden/>
              </w:rPr>
              <w:fldChar w:fldCharType="begin"/>
            </w:r>
            <w:r>
              <w:rPr>
                <w:noProof/>
                <w:webHidden/>
              </w:rPr>
              <w:instrText xml:space="preserve"> PAGEREF _Toc180752530 \h </w:instrText>
            </w:r>
          </w:ins>
          <w:r>
            <w:rPr>
              <w:noProof/>
              <w:webHidden/>
            </w:rPr>
          </w:r>
          <w:r>
            <w:rPr>
              <w:noProof/>
              <w:webHidden/>
            </w:rPr>
            <w:fldChar w:fldCharType="separate"/>
          </w:r>
          <w:ins w:id="121" w:author="Jason Rhee" w:date="2024-10-25T12:50:00Z" w16du:dateUtc="2024-10-25T01:50:00Z">
            <w:r w:rsidR="00562FBC">
              <w:rPr>
                <w:noProof/>
                <w:webHidden/>
              </w:rPr>
              <w:t>9</w:t>
            </w:r>
          </w:ins>
          <w:ins w:id="122" w:author="Jason Rhee" w:date="2024-10-25T12:40:00Z" w16du:dateUtc="2024-10-25T01:40:00Z">
            <w:r>
              <w:rPr>
                <w:noProof/>
                <w:webHidden/>
              </w:rPr>
              <w:fldChar w:fldCharType="end"/>
            </w:r>
            <w:r w:rsidRPr="007169A4">
              <w:rPr>
                <w:rStyle w:val="Hyperlink"/>
                <w:noProof/>
              </w:rPr>
              <w:fldChar w:fldCharType="end"/>
            </w:r>
          </w:ins>
        </w:p>
        <w:p w14:paraId="31987CE8" w14:textId="0B2DC4BC" w:rsidR="00844960" w:rsidRDefault="00844960">
          <w:pPr>
            <w:pStyle w:val="TOC1"/>
            <w:rPr>
              <w:ins w:id="1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Content and Structure</w:t>
            </w:r>
            <w:r>
              <w:rPr>
                <w:noProof/>
                <w:webHidden/>
              </w:rPr>
              <w:tab/>
            </w:r>
            <w:r>
              <w:rPr>
                <w:noProof/>
                <w:webHidden/>
              </w:rPr>
              <w:fldChar w:fldCharType="begin"/>
            </w:r>
            <w:r>
              <w:rPr>
                <w:noProof/>
                <w:webHidden/>
              </w:rPr>
              <w:instrText xml:space="preserve"> PAGEREF _Toc180752531 \h </w:instrText>
            </w:r>
          </w:ins>
          <w:r>
            <w:rPr>
              <w:noProof/>
              <w:webHidden/>
            </w:rPr>
          </w:r>
          <w:r>
            <w:rPr>
              <w:noProof/>
              <w:webHidden/>
            </w:rPr>
            <w:fldChar w:fldCharType="separate"/>
          </w:r>
          <w:ins w:id="125" w:author="Jason Rhee" w:date="2024-10-25T12:50:00Z" w16du:dateUtc="2024-10-25T01:50:00Z">
            <w:r w:rsidR="00562FBC">
              <w:rPr>
                <w:noProof/>
                <w:webHidden/>
              </w:rPr>
              <w:t>9</w:t>
            </w:r>
          </w:ins>
          <w:ins w:id="126" w:author="Jason Rhee" w:date="2024-10-25T12:40:00Z" w16du:dateUtc="2024-10-25T01:40:00Z">
            <w:r>
              <w:rPr>
                <w:noProof/>
                <w:webHidden/>
              </w:rPr>
              <w:fldChar w:fldCharType="end"/>
            </w:r>
            <w:r w:rsidRPr="007169A4">
              <w:rPr>
                <w:rStyle w:val="Hyperlink"/>
                <w:noProof/>
              </w:rPr>
              <w:fldChar w:fldCharType="end"/>
            </w:r>
          </w:ins>
        </w:p>
        <w:p w14:paraId="41FC91FE" w14:textId="57FF763F" w:rsidR="00844960" w:rsidRDefault="00844960">
          <w:pPr>
            <w:pStyle w:val="TOC2"/>
            <w:rPr>
              <w:ins w:id="1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_Toc180752532 \h </w:instrText>
            </w:r>
          </w:ins>
          <w:r>
            <w:rPr>
              <w:noProof/>
              <w:webHidden/>
            </w:rPr>
          </w:r>
          <w:r>
            <w:rPr>
              <w:noProof/>
              <w:webHidden/>
            </w:rPr>
            <w:fldChar w:fldCharType="separate"/>
          </w:r>
          <w:ins w:id="129" w:author="Jason Rhee" w:date="2024-10-25T12:50:00Z" w16du:dateUtc="2024-10-25T01:50:00Z">
            <w:r w:rsidR="00562FBC">
              <w:rPr>
                <w:noProof/>
                <w:webHidden/>
              </w:rPr>
              <w:t>9</w:t>
            </w:r>
          </w:ins>
          <w:ins w:id="130" w:author="Jason Rhee" w:date="2024-10-25T12:40:00Z" w16du:dateUtc="2024-10-25T01:40:00Z">
            <w:r>
              <w:rPr>
                <w:noProof/>
                <w:webHidden/>
              </w:rPr>
              <w:fldChar w:fldCharType="end"/>
            </w:r>
            <w:r w:rsidRPr="007169A4">
              <w:rPr>
                <w:rStyle w:val="Hyperlink"/>
                <w:noProof/>
              </w:rPr>
              <w:fldChar w:fldCharType="end"/>
            </w:r>
          </w:ins>
        </w:p>
        <w:p w14:paraId="1179A294" w14:textId="7D50F4D7" w:rsidR="00844960" w:rsidRDefault="00844960">
          <w:pPr>
            <w:pStyle w:val="TOC2"/>
            <w:rPr>
              <w:ins w:id="1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Application Schema</w:t>
            </w:r>
            <w:r>
              <w:rPr>
                <w:noProof/>
                <w:webHidden/>
              </w:rPr>
              <w:tab/>
            </w:r>
            <w:r>
              <w:rPr>
                <w:noProof/>
                <w:webHidden/>
              </w:rPr>
              <w:fldChar w:fldCharType="begin"/>
            </w:r>
            <w:r>
              <w:rPr>
                <w:noProof/>
                <w:webHidden/>
              </w:rPr>
              <w:instrText xml:space="preserve"> PAGEREF _Toc180752533 \h </w:instrText>
            </w:r>
          </w:ins>
          <w:r>
            <w:rPr>
              <w:noProof/>
              <w:webHidden/>
            </w:rPr>
          </w:r>
          <w:r>
            <w:rPr>
              <w:noProof/>
              <w:webHidden/>
            </w:rPr>
            <w:fldChar w:fldCharType="separate"/>
          </w:r>
          <w:ins w:id="133" w:author="Jason Rhee" w:date="2024-10-25T12:50:00Z" w16du:dateUtc="2024-10-25T01:50:00Z">
            <w:r w:rsidR="00562FBC">
              <w:rPr>
                <w:noProof/>
                <w:webHidden/>
              </w:rPr>
              <w:t>13</w:t>
            </w:r>
          </w:ins>
          <w:ins w:id="134" w:author="Jason Rhee" w:date="2024-10-25T12:40:00Z" w16du:dateUtc="2024-10-25T01:40:00Z">
            <w:r>
              <w:rPr>
                <w:noProof/>
                <w:webHidden/>
              </w:rPr>
              <w:fldChar w:fldCharType="end"/>
            </w:r>
            <w:r w:rsidRPr="007169A4">
              <w:rPr>
                <w:rStyle w:val="Hyperlink"/>
                <w:noProof/>
              </w:rPr>
              <w:fldChar w:fldCharType="end"/>
            </w:r>
          </w:ins>
        </w:p>
        <w:p w14:paraId="025ED16D" w14:textId="6777FE33" w:rsidR="00844960" w:rsidRDefault="00844960">
          <w:pPr>
            <w:pStyle w:val="TOC1"/>
            <w:rPr>
              <w:ins w:id="1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3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Catalogue</w:t>
            </w:r>
            <w:r>
              <w:rPr>
                <w:noProof/>
                <w:webHidden/>
              </w:rPr>
              <w:tab/>
            </w:r>
            <w:r>
              <w:rPr>
                <w:noProof/>
                <w:webHidden/>
              </w:rPr>
              <w:fldChar w:fldCharType="begin"/>
            </w:r>
            <w:r>
              <w:rPr>
                <w:noProof/>
                <w:webHidden/>
              </w:rPr>
              <w:instrText xml:space="preserve"> PAGEREF _Toc180752534 \h </w:instrText>
            </w:r>
          </w:ins>
          <w:r>
            <w:rPr>
              <w:noProof/>
              <w:webHidden/>
            </w:rPr>
          </w:r>
          <w:r>
            <w:rPr>
              <w:noProof/>
              <w:webHidden/>
            </w:rPr>
            <w:fldChar w:fldCharType="separate"/>
          </w:r>
          <w:ins w:id="137" w:author="Jason Rhee" w:date="2024-10-25T12:50:00Z" w16du:dateUtc="2024-10-25T01:50:00Z">
            <w:r w:rsidR="00562FBC">
              <w:rPr>
                <w:noProof/>
                <w:webHidden/>
              </w:rPr>
              <w:t>22</w:t>
            </w:r>
          </w:ins>
          <w:ins w:id="138" w:author="Jason Rhee" w:date="2024-10-25T12:40:00Z" w16du:dateUtc="2024-10-25T01:40:00Z">
            <w:r>
              <w:rPr>
                <w:noProof/>
                <w:webHidden/>
              </w:rPr>
              <w:fldChar w:fldCharType="end"/>
            </w:r>
            <w:r w:rsidRPr="007169A4">
              <w:rPr>
                <w:rStyle w:val="Hyperlink"/>
                <w:noProof/>
              </w:rPr>
              <w:fldChar w:fldCharType="end"/>
            </w:r>
          </w:ins>
        </w:p>
        <w:p w14:paraId="0A94E4EB" w14:textId="55F98DE9" w:rsidR="00844960" w:rsidRDefault="00844960">
          <w:pPr>
            <w:pStyle w:val="TOC2"/>
            <w:rPr>
              <w:ins w:id="1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_Toc180752535 \h </w:instrText>
            </w:r>
          </w:ins>
          <w:r>
            <w:rPr>
              <w:noProof/>
              <w:webHidden/>
            </w:rPr>
          </w:r>
          <w:r>
            <w:rPr>
              <w:noProof/>
              <w:webHidden/>
            </w:rPr>
            <w:fldChar w:fldCharType="separate"/>
          </w:r>
          <w:ins w:id="141" w:author="Jason Rhee" w:date="2024-10-25T12:50:00Z" w16du:dateUtc="2024-10-25T01:50:00Z">
            <w:r w:rsidR="00562FBC">
              <w:rPr>
                <w:noProof/>
                <w:webHidden/>
              </w:rPr>
              <w:t>22</w:t>
            </w:r>
          </w:ins>
          <w:ins w:id="142" w:author="Jason Rhee" w:date="2024-10-25T12:40:00Z" w16du:dateUtc="2024-10-25T01:40:00Z">
            <w:r>
              <w:rPr>
                <w:noProof/>
                <w:webHidden/>
              </w:rPr>
              <w:fldChar w:fldCharType="end"/>
            </w:r>
            <w:r w:rsidRPr="007169A4">
              <w:rPr>
                <w:rStyle w:val="Hyperlink"/>
                <w:noProof/>
              </w:rPr>
              <w:fldChar w:fldCharType="end"/>
            </w:r>
          </w:ins>
        </w:p>
        <w:p w14:paraId="0D1EC632" w14:textId="02C2C4E3" w:rsidR="00844960" w:rsidRDefault="00844960">
          <w:pPr>
            <w:pStyle w:val="TOC2"/>
            <w:rPr>
              <w:ins w:id="1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_Toc180752536 \h </w:instrText>
            </w:r>
          </w:ins>
          <w:r>
            <w:rPr>
              <w:noProof/>
              <w:webHidden/>
            </w:rPr>
          </w:r>
          <w:r>
            <w:rPr>
              <w:noProof/>
              <w:webHidden/>
            </w:rPr>
            <w:fldChar w:fldCharType="separate"/>
          </w:r>
          <w:ins w:id="145" w:author="Jason Rhee" w:date="2024-10-25T12:50:00Z" w16du:dateUtc="2024-10-25T01:50:00Z">
            <w:r w:rsidR="00562FBC">
              <w:rPr>
                <w:noProof/>
                <w:webHidden/>
              </w:rPr>
              <w:t>23</w:t>
            </w:r>
          </w:ins>
          <w:ins w:id="146" w:author="Jason Rhee" w:date="2024-10-25T12:40:00Z" w16du:dateUtc="2024-10-25T01:40:00Z">
            <w:r>
              <w:rPr>
                <w:noProof/>
                <w:webHidden/>
              </w:rPr>
              <w:fldChar w:fldCharType="end"/>
            </w:r>
            <w:r w:rsidRPr="007169A4">
              <w:rPr>
                <w:rStyle w:val="Hyperlink"/>
                <w:noProof/>
              </w:rPr>
              <w:fldChar w:fldCharType="end"/>
            </w:r>
          </w:ins>
        </w:p>
        <w:p w14:paraId="70A626D2" w14:textId="1B01D917" w:rsidR="00844960" w:rsidRDefault="00844960">
          <w:pPr>
            <w:pStyle w:val="TOC2"/>
            <w:rPr>
              <w:ins w:id="1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Units of measure</w:t>
            </w:r>
            <w:r>
              <w:rPr>
                <w:noProof/>
                <w:webHidden/>
              </w:rPr>
              <w:tab/>
            </w:r>
            <w:r>
              <w:rPr>
                <w:noProof/>
                <w:webHidden/>
              </w:rPr>
              <w:fldChar w:fldCharType="begin"/>
            </w:r>
            <w:r>
              <w:rPr>
                <w:noProof/>
                <w:webHidden/>
              </w:rPr>
              <w:instrText xml:space="preserve"> PAGEREF _Toc180752537 \h </w:instrText>
            </w:r>
          </w:ins>
          <w:r>
            <w:rPr>
              <w:noProof/>
              <w:webHidden/>
            </w:rPr>
          </w:r>
          <w:r>
            <w:rPr>
              <w:noProof/>
              <w:webHidden/>
            </w:rPr>
            <w:fldChar w:fldCharType="separate"/>
          </w:r>
          <w:ins w:id="149" w:author="Jason Rhee" w:date="2024-10-25T12:50:00Z" w16du:dateUtc="2024-10-25T01:50:00Z">
            <w:r w:rsidR="00562FBC">
              <w:rPr>
                <w:noProof/>
                <w:webHidden/>
              </w:rPr>
              <w:t>24</w:t>
            </w:r>
          </w:ins>
          <w:ins w:id="150" w:author="Jason Rhee" w:date="2024-10-25T12:40:00Z" w16du:dateUtc="2024-10-25T01:40:00Z">
            <w:r>
              <w:rPr>
                <w:noProof/>
                <w:webHidden/>
              </w:rPr>
              <w:fldChar w:fldCharType="end"/>
            </w:r>
            <w:r w:rsidRPr="007169A4">
              <w:rPr>
                <w:rStyle w:val="Hyperlink"/>
                <w:noProof/>
              </w:rPr>
              <w:fldChar w:fldCharType="end"/>
            </w:r>
          </w:ins>
        </w:p>
        <w:p w14:paraId="312C3FDA" w14:textId="51B3EA99" w:rsidR="00844960" w:rsidRDefault="00844960">
          <w:pPr>
            <w:pStyle w:val="TOC1"/>
            <w:rPr>
              <w:ins w:id="1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Types</w:t>
            </w:r>
            <w:r>
              <w:rPr>
                <w:noProof/>
                <w:webHidden/>
              </w:rPr>
              <w:tab/>
            </w:r>
            <w:r>
              <w:rPr>
                <w:noProof/>
                <w:webHidden/>
              </w:rPr>
              <w:fldChar w:fldCharType="begin"/>
            </w:r>
            <w:r>
              <w:rPr>
                <w:noProof/>
                <w:webHidden/>
              </w:rPr>
              <w:instrText xml:space="preserve"> PAGEREF _Toc180752538 \h </w:instrText>
            </w:r>
          </w:ins>
          <w:r>
            <w:rPr>
              <w:noProof/>
              <w:webHidden/>
            </w:rPr>
          </w:r>
          <w:r>
            <w:rPr>
              <w:noProof/>
              <w:webHidden/>
            </w:rPr>
            <w:fldChar w:fldCharType="separate"/>
          </w:r>
          <w:ins w:id="153" w:author="Jason Rhee" w:date="2024-10-25T12:50:00Z" w16du:dateUtc="2024-10-25T01:50:00Z">
            <w:r w:rsidR="00562FBC">
              <w:rPr>
                <w:noProof/>
                <w:webHidden/>
              </w:rPr>
              <w:t>24</w:t>
            </w:r>
          </w:ins>
          <w:ins w:id="154" w:author="Jason Rhee" w:date="2024-10-25T12:40:00Z" w16du:dateUtc="2024-10-25T01:40:00Z">
            <w:r>
              <w:rPr>
                <w:noProof/>
                <w:webHidden/>
              </w:rPr>
              <w:fldChar w:fldCharType="end"/>
            </w:r>
            <w:r w:rsidRPr="007169A4">
              <w:rPr>
                <w:rStyle w:val="Hyperlink"/>
                <w:noProof/>
              </w:rPr>
              <w:fldChar w:fldCharType="end"/>
            </w:r>
          </w:ins>
        </w:p>
        <w:p w14:paraId="099A60FF" w14:textId="5619DC79" w:rsidR="00844960" w:rsidRDefault="00844960">
          <w:pPr>
            <w:pStyle w:val="TOC1"/>
            <w:rPr>
              <w:ins w:id="1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"_Toc180752539"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Loading and Unloading</w:t>
            </w:r>
            <w:r>
              <w:rPr>
                <w:noProof/>
                <w:webHidden/>
              </w:rPr>
              <w:tab/>
            </w:r>
            <w:r>
              <w:rPr>
                <w:noProof/>
                <w:webHidden/>
              </w:rPr>
              <w:fldChar w:fldCharType="begin"/>
            </w:r>
            <w:r>
              <w:rPr>
                <w:noProof/>
                <w:webHidden/>
              </w:rPr>
              <w:instrText xml:space="preserve"> PAGEREF _Toc180752539 \h </w:instrText>
            </w:r>
          </w:ins>
          <w:r>
            <w:rPr>
              <w:noProof/>
              <w:webHidden/>
            </w:rPr>
          </w:r>
          <w:r>
            <w:rPr>
              <w:noProof/>
              <w:webHidden/>
            </w:rPr>
            <w:fldChar w:fldCharType="separate"/>
          </w:r>
          <w:ins w:id="157" w:author="Jason Rhee" w:date="2024-10-25T12:50:00Z" w16du:dateUtc="2024-10-25T01:50:00Z">
            <w:r w:rsidR="00562FBC">
              <w:rPr>
                <w:noProof/>
                <w:webHidden/>
              </w:rPr>
              <w:t>24</w:t>
            </w:r>
          </w:ins>
          <w:ins w:id="158" w:author="Jason Rhee" w:date="2024-10-25T12:40:00Z" w16du:dateUtc="2024-10-25T01:40:00Z">
            <w:r>
              <w:rPr>
                <w:noProof/>
                <w:webHidden/>
              </w:rPr>
              <w:fldChar w:fldCharType="end"/>
            </w:r>
            <w:r w:rsidRPr="007169A4">
              <w:rPr>
                <w:rStyle w:val="Hyperlink"/>
                <w:noProof/>
              </w:rPr>
              <w:fldChar w:fldCharType="end"/>
            </w:r>
          </w:ins>
        </w:p>
        <w:p w14:paraId="0287BF1A" w14:textId="6753AD28" w:rsidR="00844960" w:rsidRDefault="00844960">
          <w:pPr>
            <w:pStyle w:val="TOC1"/>
            <w:rPr>
              <w:ins w:id="1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0"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"_Toc180752540"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Geometry</w:t>
            </w:r>
            <w:r>
              <w:rPr>
                <w:noProof/>
                <w:webHidden/>
              </w:rPr>
              <w:tab/>
            </w:r>
            <w:r>
              <w:rPr>
                <w:noProof/>
                <w:webHidden/>
              </w:rPr>
              <w:fldChar w:fldCharType="begin"/>
            </w:r>
            <w:r>
              <w:rPr>
                <w:noProof/>
                <w:webHidden/>
              </w:rPr>
              <w:instrText xml:space="preserve"> PAGEREF _Toc180752540 \h </w:instrText>
            </w:r>
          </w:ins>
          <w:r>
            <w:rPr>
              <w:noProof/>
              <w:webHidden/>
            </w:rPr>
          </w:r>
          <w:r>
            <w:rPr>
              <w:noProof/>
              <w:webHidden/>
            </w:rPr>
            <w:fldChar w:fldCharType="separate"/>
          </w:r>
          <w:ins w:id="161" w:author="Jason Rhee" w:date="2024-10-25T12:50:00Z" w16du:dateUtc="2024-10-25T01:50:00Z">
            <w:r w:rsidR="00562FBC">
              <w:rPr>
                <w:noProof/>
                <w:webHidden/>
              </w:rPr>
              <w:t>25</w:t>
            </w:r>
          </w:ins>
          <w:ins w:id="162" w:author="Jason Rhee" w:date="2024-10-25T12:40:00Z" w16du:dateUtc="2024-10-25T01:40:00Z">
            <w:r>
              <w:rPr>
                <w:noProof/>
                <w:webHidden/>
              </w:rPr>
              <w:fldChar w:fldCharType="end"/>
            </w:r>
            <w:r w:rsidRPr="007169A4">
              <w:rPr>
                <w:rStyle w:val="Hyperlink"/>
                <w:noProof/>
              </w:rPr>
              <w:fldChar w:fldCharType="end"/>
            </w:r>
          </w:ins>
        </w:p>
        <w:p w14:paraId="2CBAFF38" w14:textId="37C5974E" w:rsidR="00844960" w:rsidRDefault="00844960">
          <w:pPr>
            <w:pStyle w:val="TOC1"/>
            <w:rPr>
              <w:ins w:id="1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Coordinate Reference Systems (CRS)</w:t>
            </w:r>
            <w:r>
              <w:rPr>
                <w:noProof/>
                <w:webHidden/>
              </w:rPr>
              <w:tab/>
            </w:r>
            <w:r>
              <w:rPr>
                <w:noProof/>
                <w:webHidden/>
              </w:rPr>
              <w:fldChar w:fldCharType="begin"/>
            </w:r>
            <w:r>
              <w:rPr>
                <w:noProof/>
                <w:webHidden/>
              </w:rPr>
              <w:instrText xml:space="preserve"> PAGEREF _Toc180752541 \h </w:instrText>
            </w:r>
          </w:ins>
          <w:r>
            <w:rPr>
              <w:noProof/>
              <w:webHidden/>
            </w:rPr>
          </w:r>
          <w:r>
            <w:rPr>
              <w:noProof/>
              <w:webHidden/>
            </w:rPr>
            <w:fldChar w:fldCharType="separate"/>
          </w:r>
          <w:ins w:id="165" w:author="Jason Rhee" w:date="2024-10-25T12:50:00Z" w16du:dateUtc="2024-10-25T01:50:00Z">
            <w:r w:rsidR="00562FBC">
              <w:rPr>
                <w:noProof/>
                <w:webHidden/>
              </w:rPr>
              <w:t>25</w:t>
            </w:r>
          </w:ins>
          <w:ins w:id="166" w:author="Jason Rhee" w:date="2024-10-25T12:40:00Z" w16du:dateUtc="2024-10-25T01:40:00Z">
            <w:r>
              <w:rPr>
                <w:noProof/>
                <w:webHidden/>
              </w:rPr>
              <w:fldChar w:fldCharType="end"/>
            </w:r>
            <w:r w:rsidRPr="007169A4">
              <w:rPr>
                <w:rStyle w:val="Hyperlink"/>
                <w:noProof/>
              </w:rPr>
              <w:fldChar w:fldCharType="end"/>
            </w:r>
          </w:ins>
        </w:p>
        <w:p w14:paraId="1CDDD8B8" w14:textId="69BF5089" w:rsidR="00844960" w:rsidRDefault="00844960">
          <w:pPr>
            <w:pStyle w:val="TOC2"/>
            <w:rPr>
              <w:ins w:id="1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_Toc180752542 \h </w:instrText>
            </w:r>
          </w:ins>
          <w:r>
            <w:rPr>
              <w:noProof/>
              <w:webHidden/>
            </w:rPr>
          </w:r>
          <w:r>
            <w:rPr>
              <w:noProof/>
              <w:webHidden/>
            </w:rPr>
            <w:fldChar w:fldCharType="separate"/>
          </w:r>
          <w:ins w:id="169" w:author="Jason Rhee" w:date="2024-10-25T12:50:00Z" w16du:dateUtc="2024-10-25T01:50:00Z">
            <w:r w:rsidR="00562FBC">
              <w:rPr>
                <w:noProof/>
                <w:webHidden/>
              </w:rPr>
              <w:t>25</w:t>
            </w:r>
          </w:ins>
          <w:ins w:id="170" w:author="Jason Rhee" w:date="2024-10-25T12:40:00Z" w16du:dateUtc="2024-10-25T01:40:00Z">
            <w:r>
              <w:rPr>
                <w:noProof/>
                <w:webHidden/>
              </w:rPr>
              <w:fldChar w:fldCharType="end"/>
            </w:r>
            <w:r w:rsidRPr="007169A4">
              <w:rPr>
                <w:rStyle w:val="Hyperlink"/>
                <w:noProof/>
              </w:rPr>
              <w:fldChar w:fldCharType="end"/>
            </w:r>
          </w:ins>
        </w:p>
        <w:p w14:paraId="05CFDF5E" w14:textId="64FDC525" w:rsidR="00844960" w:rsidRDefault="00844960">
          <w:pPr>
            <w:pStyle w:val="TOC2"/>
            <w:rPr>
              <w:ins w:id="1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Horizontal Reference System</w:t>
            </w:r>
            <w:r>
              <w:rPr>
                <w:noProof/>
                <w:webHidden/>
              </w:rPr>
              <w:tab/>
            </w:r>
            <w:r>
              <w:rPr>
                <w:noProof/>
                <w:webHidden/>
              </w:rPr>
              <w:fldChar w:fldCharType="begin"/>
            </w:r>
            <w:r>
              <w:rPr>
                <w:noProof/>
                <w:webHidden/>
              </w:rPr>
              <w:instrText xml:space="preserve"> PAGEREF _Toc180752543 \h </w:instrText>
            </w:r>
          </w:ins>
          <w:r>
            <w:rPr>
              <w:noProof/>
              <w:webHidden/>
            </w:rPr>
          </w:r>
          <w:r>
            <w:rPr>
              <w:noProof/>
              <w:webHidden/>
            </w:rPr>
            <w:fldChar w:fldCharType="separate"/>
          </w:r>
          <w:ins w:id="173" w:author="Jason Rhee" w:date="2024-10-25T12:50:00Z" w16du:dateUtc="2024-10-25T01:50:00Z">
            <w:r w:rsidR="00562FBC">
              <w:rPr>
                <w:noProof/>
                <w:webHidden/>
              </w:rPr>
              <w:t>25</w:t>
            </w:r>
          </w:ins>
          <w:ins w:id="174" w:author="Jason Rhee" w:date="2024-10-25T12:40:00Z" w16du:dateUtc="2024-10-25T01:40:00Z">
            <w:r>
              <w:rPr>
                <w:noProof/>
                <w:webHidden/>
              </w:rPr>
              <w:fldChar w:fldCharType="end"/>
            </w:r>
            <w:r w:rsidRPr="007169A4">
              <w:rPr>
                <w:rStyle w:val="Hyperlink"/>
                <w:noProof/>
              </w:rPr>
              <w:fldChar w:fldCharType="end"/>
            </w:r>
          </w:ins>
        </w:p>
        <w:p w14:paraId="12B8C86E" w14:textId="502F4EE4" w:rsidR="00844960" w:rsidRDefault="00844960">
          <w:pPr>
            <w:pStyle w:val="TOC2"/>
            <w:rPr>
              <w:ins w:id="1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Vertical Reference System</w:t>
            </w:r>
            <w:r>
              <w:rPr>
                <w:noProof/>
                <w:webHidden/>
              </w:rPr>
              <w:tab/>
            </w:r>
            <w:r>
              <w:rPr>
                <w:noProof/>
                <w:webHidden/>
              </w:rPr>
              <w:fldChar w:fldCharType="begin"/>
            </w:r>
            <w:r>
              <w:rPr>
                <w:noProof/>
                <w:webHidden/>
              </w:rPr>
              <w:instrText xml:space="preserve"> PAGEREF _Toc180752544 \h </w:instrText>
            </w:r>
          </w:ins>
          <w:r>
            <w:rPr>
              <w:noProof/>
              <w:webHidden/>
            </w:rPr>
          </w:r>
          <w:r>
            <w:rPr>
              <w:noProof/>
              <w:webHidden/>
            </w:rPr>
            <w:fldChar w:fldCharType="separate"/>
          </w:r>
          <w:ins w:id="177" w:author="Jason Rhee" w:date="2024-10-25T12:50:00Z" w16du:dateUtc="2024-10-25T01:50:00Z">
            <w:r w:rsidR="00562FBC">
              <w:rPr>
                <w:noProof/>
                <w:webHidden/>
              </w:rPr>
              <w:t>25</w:t>
            </w:r>
          </w:ins>
          <w:ins w:id="178" w:author="Jason Rhee" w:date="2024-10-25T12:40:00Z" w16du:dateUtc="2024-10-25T01:40:00Z">
            <w:r>
              <w:rPr>
                <w:noProof/>
                <w:webHidden/>
              </w:rPr>
              <w:fldChar w:fldCharType="end"/>
            </w:r>
            <w:r w:rsidRPr="007169A4">
              <w:rPr>
                <w:rStyle w:val="Hyperlink"/>
                <w:noProof/>
              </w:rPr>
              <w:fldChar w:fldCharType="end"/>
            </w:r>
          </w:ins>
        </w:p>
        <w:p w14:paraId="55EDEF0A" w14:textId="0B700E12" w:rsidR="00844960" w:rsidRDefault="00844960">
          <w:pPr>
            <w:pStyle w:val="TOC2"/>
            <w:rPr>
              <w:ins w:id="1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Temporal Reference System</w:t>
            </w:r>
            <w:r>
              <w:rPr>
                <w:noProof/>
                <w:webHidden/>
              </w:rPr>
              <w:tab/>
            </w:r>
            <w:r>
              <w:rPr>
                <w:noProof/>
                <w:webHidden/>
              </w:rPr>
              <w:fldChar w:fldCharType="begin"/>
            </w:r>
            <w:r>
              <w:rPr>
                <w:noProof/>
                <w:webHidden/>
              </w:rPr>
              <w:instrText xml:space="preserve"> PAGEREF _Toc180752545 \h </w:instrText>
            </w:r>
          </w:ins>
          <w:r>
            <w:rPr>
              <w:noProof/>
              <w:webHidden/>
            </w:rPr>
          </w:r>
          <w:r>
            <w:rPr>
              <w:noProof/>
              <w:webHidden/>
            </w:rPr>
            <w:fldChar w:fldCharType="separate"/>
          </w:r>
          <w:ins w:id="181" w:author="Jason Rhee" w:date="2024-10-25T12:50:00Z" w16du:dateUtc="2024-10-25T01:50:00Z">
            <w:r w:rsidR="00562FBC">
              <w:rPr>
                <w:noProof/>
                <w:webHidden/>
              </w:rPr>
              <w:t>25</w:t>
            </w:r>
          </w:ins>
          <w:ins w:id="182" w:author="Jason Rhee" w:date="2024-10-25T12:40:00Z" w16du:dateUtc="2024-10-25T01:40:00Z">
            <w:r>
              <w:rPr>
                <w:noProof/>
                <w:webHidden/>
              </w:rPr>
              <w:fldChar w:fldCharType="end"/>
            </w:r>
            <w:r w:rsidRPr="007169A4">
              <w:rPr>
                <w:rStyle w:val="Hyperlink"/>
                <w:noProof/>
              </w:rPr>
              <w:fldChar w:fldCharType="end"/>
            </w:r>
          </w:ins>
        </w:p>
        <w:p w14:paraId="23F82CA0" w14:textId="5FC43B01" w:rsidR="00844960" w:rsidRDefault="00844960">
          <w:pPr>
            <w:pStyle w:val="TOC1"/>
            <w:rPr>
              <w:ins w:id="1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_Toc180752546 \h </w:instrText>
            </w:r>
          </w:ins>
          <w:r>
            <w:rPr>
              <w:noProof/>
              <w:webHidden/>
            </w:rPr>
          </w:r>
          <w:r>
            <w:rPr>
              <w:noProof/>
              <w:webHidden/>
            </w:rPr>
            <w:fldChar w:fldCharType="separate"/>
          </w:r>
          <w:ins w:id="185" w:author="Jason Rhee" w:date="2024-10-25T12:50:00Z" w16du:dateUtc="2024-10-25T01:50:00Z">
            <w:r w:rsidR="00562FBC">
              <w:rPr>
                <w:noProof/>
                <w:webHidden/>
              </w:rPr>
              <w:t>26</w:t>
            </w:r>
          </w:ins>
          <w:ins w:id="186" w:author="Jason Rhee" w:date="2024-10-25T12:40:00Z" w16du:dateUtc="2024-10-25T01:40:00Z">
            <w:r>
              <w:rPr>
                <w:noProof/>
                <w:webHidden/>
              </w:rPr>
              <w:fldChar w:fldCharType="end"/>
            </w:r>
            <w:r w:rsidRPr="007169A4">
              <w:rPr>
                <w:rStyle w:val="Hyperlink"/>
                <w:noProof/>
              </w:rPr>
              <w:fldChar w:fldCharType="end"/>
            </w:r>
          </w:ins>
        </w:p>
        <w:p w14:paraId="02D4AF60" w14:textId="73A56198" w:rsidR="00844960" w:rsidRDefault="00844960">
          <w:pPr>
            <w:pStyle w:val="TOC2"/>
            <w:rPr>
              <w:ins w:id="1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_Toc180752547 \h </w:instrText>
            </w:r>
          </w:ins>
          <w:r>
            <w:rPr>
              <w:noProof/>
              <w:webHidden/>
            </w:rPr>
          </w:r>
          <w:r>
            <w:rPr>
              <w:noProof/>
              <w:webHidden/>
            </w:rPr>
            <w:fldChar w:fldCharType="separate"/>
          </w:r>
          <w:ins w:id="189" w:author="Jason Rhee" w:date="2024-10-25T12:50:00Z" w16du:dateUtc="2024-10-25T01:50:00Z">
            <w:r w:rsidR="00562FBC">
              <w:rPr>
                <w:noProof/>
                <w:webHidden/>
              </w:rPr>
              <w:t>26</w:t>
            </w:r>
          </w:ins>
          <w:ins w:id="190" w:author="Jason Rhee" w:date="2024-10-25T12:40:00Z" w16du:dateUtc="2024-10-25T01:40:00Z">
            <w:r>
              <w:rPr>
                <w:noProof/>
                <w:webHidden/>
              </w:rPr>
              <w:fldChar w:fldCharType="end"/>
            </w:r>
            <w:r w:rsidRPr="007169A4">
              <w:rPr>
                <w:rStyle w:val="Hyperlink"/>
                <w:noProof/>
              </w:rPr>
              <w:fldChar w:fldCharType="end"/>
            </w:r>
          </w:ins>
        </w:p>
        <w:p w14:paraId="3458A0A9" w14:textId="0795DD98" w:rsidR="00844960" w:rsidRDefault="00844960">
          <w:pPr>
            <w:pStyle w:val="TOC1"/>
            <w:rPr>
              <w:ins w:id="1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Capture and Classification</w:t>
            </w:r>
            <w:r>
              <w:rPr>
                <w:noProof/>
                <w:webHidden/>
              </w:rPr>
              <w:tab/>
            </w:r>
            <w:r>
              <w:rPr>
                <w:noProof/>
                <w:webHidden/>
              </w:rPr>
              <w:fldChar w:fldCharType="begin"/>
            </w:r>
            <w:r>
              <w:rPr>
                <w:noProof/>
                <w:webHidden/>
              </w:rPr>
              <w:instrText xml:space="preserve"> PAGEREF _Toc180752548 \h </w:instrText>
            </w:r>
          </w:ins>
          <w:r>
            <w:rPr>
              <w:noProof/>
              <w:webHidden/>
            </w:rPr>
          </w:r>
          <w:r>
            <w:rPr>
              <w:noProof/>
              <w:webHidden/>
            </w:rPr>
            <w:fldChar w:fldCharType="separate"/>
          </w:r>
          <w:ins w:id="193" w:author="Jason Rhee" w:date="2024-10-25T12:50:00Z" w16du:dateUtc="2024-10-25T01:50:00Z">
            <w:r w:rsidR="00562FBC">
              <w:rPr>
                <w:noProof/>
                <w:webHidden/>
              </w:rPr>
              <w:t>26</w:t>
            </w:r>
          </w:ins>
          <w:ins w:id="194" w:author="Jason Rhee" w:date="2024-10-25T12:40:00Z" w16du:dateUtc="2024-10-25T01:40:00Z">
            <w:r>
              <w:rPr>
                <w:noProof/>
                <w:webHidden/>
              </w:rPr>
              <w:fldChar w:fldCharType="end"/>
            </w:r>
            <w:r w:rsidRPr="007169A4">
              <w:rPr>
                <w:rStyle w:val="Hyperlink"/>
                <w:noProof/>
              </w:rPr>
              <w:fldChar w:fldCharType="end"/>
            </w:r>
          </w:ins>
        </w:p>
        <w:p w14:paraId="4718425F" w14:textId="3667BBEF" w:rsidR="00844960" w:rsidRDefault="00844960">
          <w:pPr>
            <w:pStyle w:val="TOC1"/>
            <w:rPr>
              <w:ins w:id="1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1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"_Toc180752549"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w:t>
            </w:r>
            <w:r>
              <w:rPr>
                <w:noProof/>
                <w:webHidden/>
              </w:rPr>
              <w:tab/>
            </w:r>
            <w:r>
              <w:rPr>
                <w:noProof/>
                <w:webHidden/>
              </w:rPr>
              <w:fldChar w:fldCharType="begin"/>
            </w:r>
            <w:r>
              <w:rPr>
                <w:noProof/>
                <w:webHidden/>
              </w:rPr>
              <w:instrText xml:space="preserve"> PAGEREF _Toc180752549 \h </w:instrText>
            </w:r>
          </w:ins>
          <w:r>
            <w:rPr>
              <w:noProof/>
              <w:webHidden/>
            </w:rPr>
          </w:r>
          <w:r>
            <w:rPr>
              <w:noProof/>
              <w:webHidden/>
            </w:rPr>
            <w:fldChar w:fldCharType="separate"/>
          </w:r>
          <w:ins w:id="197" w:author="Jason Rhee" w:date="2024-10-25T12:50:00Z" w16du:dateUtc="2024-10-25T01:50:00Z">
            <w:r w:rsidR="00562FBC">
              <w:rPr>
                <w:noProof/>
                <w:webHidden/>
              </w:rPr>
              <w:t>26</w:t>
            </w:r>
          </w:ins>
          <w:ins w:id="198" w:author="Jason Rhee" w:date="2024-10-25T12:40:00Z" w16du:dateUtc="2024-10-25T01:40:00Z">
            <w:r>
              <w:rPr>
                <w:noProof/>
                <w:webHidden/>
              </w:rPr>
              <w:fldChar w:fldCharType="end"/>
            </w:r>
            <w:r w:rsidRPr="007169A4">
              <w:rPr>
                <w:rStyle w:val="Hyperlink"/>
                <w:noProof/>
              </w:rPr>
              <w:fldChar w:fldCharType="end"/>
            </w:r>
          </w:ins>
        </w:p>
        <w:p w14:paraId="08B7123A" w14:textId="038023BD" w:rsidR="00844960" w:rsidRDefault="00844960">
          <w:pPr>
            <w:pStyle w:val="TOC2"/>
            <w:rPr>
              <w:ins w:id="1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 and Update Frequency</w:t>
            </w:r>
            <w:r>
              <w:rPr>
                <w:noProof/>
                <w:webHidden/>
              </w:rPr>
              <w:tab/>
            </w:r>
            <w:r>
              <w:rPr>
                <w:noProof/>
                <w:webHidden/>
              </w:rPr>
              <w:fldChar w:fldCharType="begin"/>
            </w:r>
            <w:r>
              <w:rPr>
                <w:noProof/>
                <w:webHidden/>
              </w:rPr>
              <w:instrText xml:space="preserve"> PAGEREF _Toc180752550 \h </w:instrText>
            </w:r>
          </w:ins>
          <w:r>
            <w:rPr>
              <w:noProof/>
              <w:webHidden/>
            </w:rPr>
          </w:r>
          <w:r>
            <w:rPr>
              <w:noProof/>
              <w:webHidden/>
            </w:rPr>
            <w:fldChar w:fldCharType="separate"/>
          </w:r>
          <w:ins w:id="201" w:author="Jason Rhee" w:date="2024-10-25T12:50:00Z" w16du:dateUtc="2024-10-25T01:50:00Z">
            <w:r w:rsidR="00562FBC">
              <w:rPr>
                <w:noProof/>
                <w:webHidden/>
              </w:rPr>
              <w:t>26</w:t>
            </w:r>
          </w:ins>
          <w:ins w:id="202" w:author="Jason Rhee" w:date="2024-10-25T12:40:00Z" w16du:dateUtc="2024-10-25T01:40:00Z">
            <w:r>
              <w:rPr>
                <w:noProof/>
                <w:webHidden/>
              </w:rPr>
              <w:fldChar w:fldCharType="end"/>
            </w:r>
            <w:r w:rsidRPr="007169A4">
              <w:rPr>
                <w:rStyle w:val="Hyperlink"/>
                <w:noProof/>
              </w:rPr>
              <w:fldChar w:fldCharType="end"/>
            </w:r>
          </w:ins>
        </w:p>
        <w:p w14:paraId="7242FB22" w14:textId="081E8492" w:rsidR="00844960" w:rsidRDefault="00844960">
          <w:pPr>
            <w:pStyle w:val="TOC2"/>
            <w:rPr>
              <w:ins w:id="2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Source</w:t>
            </w:r>
            <w:r>
              <w:rPr>
                <w:noProof/>
                <w:webHidden/>
              </w:rPr>
              <w:tab/>
            </w:r>
            <w:r>
              <w:rPr>
                <w:noProof/>
                <w:webHidden/>
              </w:rPr>
              <w:fldChar w:fldCharType="begin"/>
            </w:r>
            <w:r>
              <w:rPr>
                <w:noProof/>
                <w:webHidden/>
              </w:rPr>
              <w:instrText xml:space="preserve"> PAGEREF _Toc180752551 \h </w:instrText>
            </w:r>
          </w:ins>
          <w:r>
            <w:rPr>
              <w:noProof/>
              <w:webHidden/>
            </w:rPr>
          </w:r>
          <w:r>
            <w:rPr>
              <w:noProof/>
              <w:webHidden/>
            </w:rPr>
            <w:fldChar w:fldCharType="separate"/>
          </w:r>
          <w:ins w:id="205" w:author="Jason Rhee" w:date="2024-10-25T12:50:00Z" w16du:dateUtc="2024-10-25T01:50:00Z">
            <w:r w:rsidR="00562FBC">
              <w:rPr>
                <w:noProof/>
                <w:webHidden/>
              </w:rPr>
              <w:t>27</w:t>
            </w:r>
          </w:ins>
          <w:ins w:id="206" w:author="Jason Rhee" w:date="2024-10-25T12:40:00Z" w16du:dateUtc="2024-10-25T01:40:00Z">
            <w:r>
              <w:rPr>
                <w:noProof/>
                <w:webHidden/>
              </w:rPr>
              <w:fldChar w:fldCharType="end"/>
            </w:r>
            <w:r w:rsidRPr="007169A4">
              <w:rPr>
                <w:rStyle w:val="Hyperlink"/>
                <w:noProof/>
              </w:rPr>
              <w:fldChar w:fldCharType="end"/>
            </w:r>
          </w:ins>
        </w:p>
        <w:p w14:paraId="0EA92CCF" w14:textId="7A4EB5ED" w:rsidR="00844960" w:rsidRDefault="00844960">
          <w:pPr>
            <w:pStyle w:val="TOC2"/>
            <w:rPr>
              <w:ins w:id="2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Production Process</w:t>
            </w:r>
            <w:r>
              <w:rPr>
                <w:noProof/>
                <w:webHidden/>
              </w:rPr>
              <w:tab/>
            </w:r>
            <w:r>
              <w:rPr>
                <w:noProof/>
                <w:webHidden/>
              </w:rPr>
              <w:fldChar w:fldCharType="begin"/>
            </w:r>
            <w:r>
              <w:rPr>
                <w:noProof/>
                <w:webHidden/>
              </w:rPr>
              <w:instrText xml:space="preserve"> PAGEREF _Toc180752552 \h </w:instrText>
            </w:r>
          </w:ins>
          <w:r>
            <w:rPr>
              <w:noProof/>
              <w:webHidden/>
            </w:rPr>
          </w:r>
          <w:r>
            <w:rPr>
              <w:noProof/>
              <w:webHidden/>
            </w:rPr>
            <w:fldChar w:fldCharType="separate"/>
          </w:r>
          <w:ins w:id="209" w:author="Jason Rhee" w:date="2024-10-25T12:50:00Z" w16du:dateUtc="2024-10-25T01:50:00Z">
            <w:r w:rsidR="00562FBC">
              <w:rPr>
                <w:noProof/>
                <w:webHidden/>
              </w:rPr>
              <w:t>27</w:t>
            </w:r>
          </w:ins>
          <w:ins w:id="210" w:author="Jason Rhee" w:date="2024-10-25T12:40:00Z" w16du:dateUtc="2024-10-25T01:40:00Z">
            <w:r>
              <w:rPr>
                <w:noProof/>
                <w:webHidden/>
              </w:rPr>
              <w:fldChar w:fldCharType="end"/>
            </w:r>
            <w:r w:rsidRPr="007169A4">
              <w:rPr>
                <w:rStyle w:val="Hyperlink"/>
                <w:noProof/>
              </w:rPr>
              <w:fldChar w:fldCharType="end"/>
            </w:r>
          </w:ins>
        </w:p>
        <w:p w14:paraId="0B28B295" w14:textId="5CE5D658" w:rsidR="00844960" w:rsidRDefault="00844960">
          <w:pPr>
            <w:pStyle w:val="TOC1"/>
            <w:rPr>
              <w:ins w:id="2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Portrayal</w:t>
            </w:r>
            <w:r>
              <w:rPr>
                <w:noProof/>
                <w:webHidden/>
              </w:rPr>
              <w:tab/>
            </w:r>
            <w:r>
              <w:rPr>
                <w:noProof/>
                <w:webHidden/>
              </w:rPr>
              <w:fldChar w:fldCharType="begin"/>
            </w:r>
            <w:r>
              <w:rPr>
                <w:noProof/>
                <w:webHidden/>
              </w:rPr>
              <w:instrText xml:space="preserve"> PAGEREF _Toc180752553 \h </w:instrText>
            </w:r>
          </w:ins>
          <w:r>
            <w:rPr>
              <w:noProof/>
              <w:webHidden/>
            </w:rPr>
          </w:r>
          <w:r>
            <w:rPr>
              <w:noProof/>
              <w:webHidden/>
            </w:rPr>
            <w:fldChar w:fldCharType="separate"/>
          </w:r>
          <w:ins w:id="213" w:author="Jason Rhee" w:date="2024-10-25T12:50:00Z" w16du:dateUtc="2024-10-25T01:50:00Z">
            <w:r w:rsidR="00562FBC">
              <w:rPr>
                <w:noProof/>
                <w:webHidden/>
              </w:rPr>
              <w:t>27</w:t>
            </w:r>
          </w:ins>
          <w:ins w:id="214" w:author="Jason Rhee" w:date="2024-10-25T12:40:00Z" w16du:dateUtc="2024-10-25T01:40:00Z">
            <w:r>
              <w:rPr>
                <w:noProof/>
                <w:webHidden/>
              </w:rPr>
              <w:fldChar w:fldCharType="end"/>
            </w:r>
            <w:r w:rsidRPr="007169A4">
              <w:rPr>
                <w:rStyle w:val="Hyperlink"/>
                <w:noProof/>
              </w:rPr>
              <w:fldChar w:fldCharType="end"/>
            </w:r>
          </w:ins>
        </w:p>
        <w:p w14:paraId="3357A624" w14:textId="1AAC3EE6" w:rsidR="00844960" w:rsidRDefault="00844960">
          <w:pPr>
            <w:pStyle w:val="TOC1"/>
            <w:rPr>
              <w:ins w:id="2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Format (Encoding)</w:t>
            </w:r>
            <w:r>
              <w:rPr>
                <w:noProof/>
                <w:webHidden/>
              </w:rPr>
              <w:tab/>
            </w:r>
            <w:r>
              <w:rPr>
                <w:noProof/>
                <w:webHidden/>
              </w:rPr>
              <w:fldChar w:fldCharType="begin"/>
            </w:r>
            <w:r>
              <w:rPr>
                <w:noProof/>
                <w:webHidden/>
              </w:rPr>
              <w:instrText xml:space="preserve"> PAGEREF _Toc180752554 \h </w:instrText>
            </w:r>
          </w:ins>
          <w:r>
            <w:rPr>
              <w:noProof/>
              <w:webHidden/>
            </w:rPr>
          </w:r>
          <w:r>
            <w:rPr>
              <w:noProof/>
              <w:webHidden/>
            </w:rPr>
            <w:fldChar w:fldCharType="separate"/>
          </w:r>
          <w:ins w:id="217" w:author="Jason Rhee" w:date="2024-10-25T12:50:00Z" w16du:dateUtc="2024-10-25T01:50:00Z">
            <w:r w:rsidR="00562FBC">
              <w:rPr>
                <w:noProof/>
                <w:webHidden/>
              </w:rPr>
              <w:t>27</w:t>
            </w:r>
          </w:ins>
          <w:ins w:id="218" w:author="Jason Rhee" w:date="2024-10-25T12:40:00Z" w16du:dateUtc="2024-10-25T01:40:00Z">
            <w:r>
              <w:rPr>
                <w:noProof/>
                <w:webHidden/>
              </w:rPr>
              <w:fldChar w:fldCharType="end"/>
            </w:r>
            <w:r w:rsidRPr="007169A4">
              <w:rPr>
                <w:rStyle w:val="Hyperlink"/>
                <w:noProof/>
              </w:rPr>
              <w:fldChar w:fldCharType="end"/>
            </w:r>
          </w:ins>
        </w:p>
        <w:p w14:paraId="448D8CC4" w14:textId="5B91EF2D" w:rsidR="00844960" w:rsidRDefault="00844960">
          <w:pPr>
            <w:pStyle w:val="TOC2"/>
            <w:rPr>
              <w:ins w:id="2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Encoding of Latitude and Longitude</w:t>
            </w:r>
            <w:r>
              <w:rPr>
                <w:noProof/>
                <w:webHidden/>
              </w:rPr>
              <w:tab/>
            </w:r>
            <w:r>
              <w:rPr>
                <w:noProof/>
                <w:webHidden/>
              </w:rPr>
              <w:fldChar w:fldCharType="begin"/>
            </w:r>
            <w:r>
              <w:rPr>
                <w:noProof/>
                <w:webHidden/>
              </w:rPr>
              <w:instrText xml:space="preserve"> PAGEREF _Toc180752555 \h </w:instrText>
            </w:r>
          </w:ins>
          <w:r>
            <w:rPr>
              <w:noProof/>
              <w:webHidden/>
            </w:rPr>
          </w:r>
          <w:r>
            <w:rPr>
              <w:noProof/>
              <w:webHidden/>
            </w:rPr>
            <w:fldChar w:fldCharType="separate"/>
          </w:r>
          <w:ins w:id="221" w:author="Jason Rhee" w:date="2024-10-25T12:50:00Z" w16du:dateUtc="2024-10-25T01:50:00Z">
            <w:r w:rsidR="00562FBC">
              <w:rPr>
                <w:noProof/>
                <w:webHidden/>
              </w:rPr>
              <w:t>27</w:t>
            </w:r>
          </w:ins>
          <w:ins w:id="222" w:author="Jason Rhee" w:date="2024-10-25T12:40:00Z" w16du:dateUtc="2024-10-25T01:40:00Z">
            <w:r>
              <w:rPr>
                <w:noProof/>
                <w:webHidden/>
              </w:rPr>
              <w:fldChar w:fldCharType="end"/>
            </w:r>
            <w:r w:rsidRPr="007169A4">
              <w:rPr>
                <w:rStyle w:val="Hyperlink"/>
                <w:noProof/>
              </w:rPr>
              <w:fldChar w:fldCharType="end"/>
            </w:r>
          </w:ins>
        </w:p>
        <w:p w14:paraId="055E254E" w14:textId="502B46B1" w:rsidR="00844960" w:rsidRDefault="00844960">
          <w:pPr>
            <w:pStyle w:val="TOC2"/>
            <w:rPr>
              <w:ins w:id="2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Numeric Attribute Encoding</w:t>
            </w:r>
            <w:r>
              <w:rPr>
                <w:noProof/>
                <w:webHidden/>
              </w:rPr>
              <w:tab/>
            </w:r>
            <w:r>
              <w:rPr>
                <w:noProof/>
                <w:webHidden/>
              </w:rPr>
              <w:fldChar w:fldCharType="begin"/>
            </w:r>
            <w:r>
              <w:rPr>
                <w:noProof/>
                <w:webHidden/>
              </w:rPr>
              <w:instrText xml:space="preserve"> PAGEREF _Toc180752556 \h </w:instrText>
            </w:r>
          </w:ins>
          <w:r>
            <w:rPr>
              <w:noProof/>
              <w:webHidden/>
            </w:rPr>
          </w:r>
          <w:r>
            <w:rPr>
              <w:noProof/>
              <w:webHidden/>
            </w:rPr>
            <w:fldChar w:fldCharType="separate"/>
          </w:r>
          <w:ins w:id="225" w:author="Jason Rhee" w:date="2024-10-25T12:50:00Z" w16du:dateUtc="2024-10-25T01:50:00Z">
            <w:r w:rsidR="00562FBC">
              <w:rPr>
                <w:noProof/>
                <w:webHidden/>
              </w:rPr>
              <w:t>28</w:t>
            </w:r>
          </w:ins>
          <w:ins w:id="226" w:author="Jason Rhee" w:date="2024-10-25T12:40:00Z" w16du:dateUtc="2024-10-25T01:40:00Z">
            <w:r>
              <w:rPr>
                <w:noProof/>
                <w:webHidden/>
              </w:rPr>
              <w:fldChar w:fldCharType="end"/>
            </w:r>
            <w:r w:rsidRPr="007169A4">
              <w:rPr>
                <w:rStyle w:val="Hyperlink"/>
                <w:noProof/>
              </w:rPr>
              <w:fldChar w:fldCharType="end"/>
            </w:r>
          </w:ins>
        </w:p>
        <w:p w14:paraId="07C9DC9C" w14:textId="70843E85" w:rsidR="00844960" w:rsidRDefault="00844960">
          <w:pPr>
            <w:pStyle w:val="TOC2"/>
            <w:rPr>
              <w:ins w:id="2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Text Attribute Values</w:t>
            </w:r>
            <w:r>
              <w:rPr>
                <w:noProof/>
                <w:webHidden/>
              </w:rPr>
              <w:tab/>
            </w:r>
            <w:r>
              <w:rPr>
                <w:noProof/>
                <w:webHidden/>
              </w:rPr>
              <w:fldChar w:fldCharType="begin"/>
            </w:r>
            <w:r>
              <w:rPr>
                <w:noProof/>
                <w:webHidden/>
              </w:rPr>
              <w:instrText xml:space="preserve"> PAGEREF _Toc180752557 \h </w:instrText>
            </w:r>
          </w:ins>
          <w:r>
            <w:rPr>
              <w:noProof/>
              <w:webHidden/>
            </w:rPr>
          </w:r>
          <w:r>
            <w:rPr>
              <w:noProof/>
              <w:webHidden/>
            </w:rPr>
            <w:fldChar w:fldCharType="separate"/>
          </w:r>
          <w:ins w:id="229" w:author="Jason Rhee" w:date="2024-10-25T12:50:00Z" w16du:dateUtc="2024-10-25T01:50:00Z">
            <w:r w:rsidR="00562FBC">
              <w:rPr>
                <w:noProof/>
                <w:webHidden/>
              </w:rPr>
              <w:t>28</w:t>
            </w:r>
          </w:ins>
          <w:ins w:id="230" w:author="Jason Rhee" w:date="2024-10-25T12:40:00Z" w16du:dateUtc="2024-10-25T01:40:00Z">
            <w:r>
              <w:rPr>
                <w:noProof/>
                <w:webHidden/>
              </w:rPr>
              <w:fldChar w:fldCharType="end"/>
            </w:r>
            <w:r w:rsidRPr="007169A4">
              <w:rPr>
                <w:rStyle w:val="Hyperlink"/>
                <w:noProof/>
              </w:rPr>
              <w:fldChar w:fldCharType="end"/>
            </w:r>
          </w:ins>
        </w:p>
        <w:p w14:paraId="6620F3C8" w14:textId="1602D8AF" w:rsidR="00844960" w:rsidRDefault="00844960">
          <w:pPr>
            <w:pStyle w:val="TOC2"/>
            <w:rPr>
              <w:ins w:id="2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Mandatory Attribute Values</w:t>
            </w:r>
            <w:r>
              <w:rPr>
                <w:noProof/>
                <w:webHidden/>
              </w:rPr>
              <w:tab/>
            </w:r>
            <w:r>
              <w:rPr>
                <w:noProof/>
                <w:webHidden/>
              </w:rPr>
              <w:fldChar w:fldCharType="begin"/>
            </w:r>
            <w:r>
              <w:rPr>
                <w:noProof/>
                <w:webHidden/>
              </w:rPr>
              <w:instrText xml:space="preserve"> PAGEREF _Toc180752558 \h </w:instrText>
            </w:r>
          </w:ins>
          <w:r>
            <w:rPr>
              <w:noProof/>
              <w:webHidden/>
            </w:rPr>
          </w:r>
          <w:r>
            <w:rPr>
              <w:noProof/>
              <w:webHidden/>
            </w:rPr>
            <w:fldChar w:fldCharType="separate"/>
          </w:r>
          <w:ins w:id="233" w:author="Jason Rhee" w:date="2024-10-25T12:50:00Z" w16du:dateUtc="2024-10-25T01:50:00Z">
            <w:r w:rsidR="00562FBC">
              <w:rPr>
                <w:noProof/>
                <w:webHidden/>
              </w:rPr>
              <w:t>28</w:t>
            </w:r>
          </w:ins>
          <w:ins w:id="234" w:author="Jason Rhee" w:date="2024-10-25T12:40:00Z" w16du:dateUtc="2024-10-25T01:40:00Z">
            <w:r>
              <w:rPr>
                <w:noProof/>
                <w:webHidden/>
              </w:rPr>
              <w:fldChar w:fldCharType="end"/>
            </w:r>
            <w:r w:rsidRPr="007169A4">
              <w:rPr>
                <w:rStyle w:val="Hyperlink"/>
                <w:noProof/>
              </w:rPr>
              <w:fldChar w:fldCharType="end"/>
            </w:r>
          </w:ins>
        </w:p>
        <w:p w14:paraId="193538D1" w14:textId="4D3365EE" w:rsidR="00844960" w:rsidRDefault="00844960">
          <w:pPr>
            <w:pStyle w:val="TOC2"/>
            <w:rPr>
              <w:ins w:id="2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3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"_Toc180752559"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Unknown Attribute Values</w:t>
            </w:r>
            <w:r>
              <w:rPr>
                <w:noProof/>
                <w:webHidden/>
              </w:rPr>
              <w:tab/>
            </w:r>
            <w:r>
              <w:rPr>
                <w:noProof/>
                <w:webHidden/>
              </w:rPr>
              <w:fldChar w:fldCharType="begin"/>
            </w:r>
            <w:r>
              <w:rPr>
                <w:noProof/>
                <w:webHidden/>
              </w:rPr>
              <w:instrText xml:space="preserve"> PAGEREF _Toc180752559 \h </w:instrText>
            </w:r>
          </w:ins>
          <w:r>
            <w:rPr>
              <w:noProof/>
              <w:webHidden/>
            </w:rPr>
          </w:r>
          <w:r>
            <w:rPr>
              <w:noProof/>
              <w:webHidden/>
            </w:rPr>
            <w:fldChar w:fldCharType="separate"/>
          </w:r>
          <w:ins w:id="237" w:author="Jason Rhee" w:date="2024-10-25T12:50:00Z" w16du:dateUtc="2024-10-25T01:50:00Z">
            <w:r w:rsidR="00562FBC">
              <w:rPr>
                <w:noProof/>
                <w:webHidden/>
              </w:rPr>
              <w:t>28</w:t>
            </w:r>
          </w:ins>
          <w:ins w:id="238" w:author="Jason Rhee" w:date="2024-10-25T12:40:00Z" w16du:dateUtc="2024-10-25T01:40:00Z">
            <w:r>
              <w:rPr>
                <w:noProof/>
                <w:webHidden/>
              </w:rPr>
              <w:fldChar w:fldCharType="end"/>
            </w:r>
            <w:r w:rsidRPr="007169A4">
              <w:rPr>
                <w:rStyle w:val="Hyperlink"/>
                <w:noProof/>
              </w:rPr>
              <w:fldChar w:fldCharType="end"/>
            </w:r>
          </w:ins>
        </w:p>
        <w:p w14:paraId="29D178C1" w14:textId="1C7A5746" w:rsidR="00844960" w:rsidRDefault="00844960">
          <w:pPr>
            <w:pStyle w:val="TOC2"/>
            <w:rPr>
              <w:ins w:id="2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Structure of dataset files</w:t>
            </w:r>
            <w:r>
              <w:rPr>
                <w:noProof/>
                <w:webHidden/>
              </w:rPr>
              <w:tab/>
            </w:r>
            <w:r>
              <w:rPr>
                <w:noProof/>
                <w:webHidden/>
              </w:rPr>
              <w:fldChar w:fldCharType="begin"/>
            </w:r>
            <w:r>
              <w:rPr>
                <w:noProof/>
                <w:webHidden/>
              </w:rPr>
              <w:instrText xml:space="preserve"> PAGEREF _Toc180752560 \h </w:instrText>
            </w:r>
          </w:ins>
          <w:r>
            <w:rPr>
              <w:noProof/>
              <w:webHidden/>
            </w:rPr>
          </w:r>
          <w:r>
            <w:rPr>
              <w:noProof/>
              <w:webHidden/>
            </w:rPr>
            <w:fldChar w:fldCharType="separate"/>
          </w:r>
          <w:ins w:id="241" w:author="Jason Rhee" w:date="2024-10-25T12:50:00Z" w16du:dateUtc="2024-10-25T01:50:00Z">
            <w:r w:rsidR="00562FBC">
              <w:rPr>
                <w:noProof/>
                <w:webHidden/>
              </w:rPr>
              <w:t>28</w:t>
            </w:r>
          </w:ins>
          <w:ins w:id="242" w:author="Jason Rhee" w:date="2024-10-25T12:40:00Z" w16du:dateUtc="2024-10-25T01:40:00Z">
            <w:r>
              <w:rPr>
                <w:noProof/>
                <w:webHidden/>
              </w:rPr>
              <w:fldChar w:fldCharType="end"/>
            </w:r>
            <w:r w:rsidRPr="007169A4">
              <w:rPr>
                <w:rStyle w:val="Hyperlink"/>
                <w:noProof/>
              </w:rPr>
              <w:fldChar w:fldCharType="end"/>
            </w:r>
          </w:ins>
        </w:p>
        <w:p w14:paraId="64123AE2" w14:textId="7AB1F8B3" w:rsidR="00844960" w:rsidRDefault="00844960">
          <w:pPr>
            <w:pStyle w:val="TOC2"/>
            <w:rPr>
              <w:ins w:id="2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Object identifiers</w:t>
            </w:r>
            <w:r>
              <w:rPr>
                <w:noProof/>
                <w:webHidden/>
              </w:rPr>
              <w:tab/>
            </w:r>
            <w:r>
              <w:rPr>
                <w:noProof/>
                <w:webHidden/>
              </w:rPr>
              <w:fldChar w:fldCharType="begin"/>
            </w:r>
            <w:r>
              <w:rPr>
                <w:noProof/>
                <w:webHidden/>
              </w:rPr>
              <w:instrText xml:space="preserve"> PAGEREF _Toc180752561 \h </w:instrText>
            </w:r>
          </w:ins>
          <w:r>
            <w:rPr>
              <w:noProof/>
              <w:webHidden/>
            </w:rPr>
          </w:r>
          <w:r>
            <w:rPr>
              <w:noProof/>
              <w:webHidden/>
            </w:rPr>
            <w:fldChar w:fldCharType="separate"/>
          </w:r>
          <w:ins w:id="245" w:author="Jason Rhee" w:date="2024-10-25T12:50:00Z" w16du:dateUtc="2024-10-25T01:50:00Z">
            <w:r w:rsidR="00562FBC">
              <w:rPr>
                <w:noProof/>
                <w:webHidden/>
              </w:rPr>
              <w:t>29</w:t>
            </w:r>
          </w:ins>
          <w:ins w:id="246" w:author="Jason Rhee" w:date="2024-10-25T12:40:00Z" w16du:dateUtc="2024-10-25T01:40:00Z">
            <w:r>
              <w:rPr>
                <w:noProof/>
                <w:webHidden/>
              </w:rPr>
              <w:fldChar w:fldCharType="end"/>
            </w:r>
            <w:r w:rsidRPr="007169A4">
              <w:rPr>
                <w:rStyle w:val="Hyperlink"/>
                <w:noProof/>
              </w:rPr>
              <w:fldChar w:fldCharType="end"/>
            </w:r>
          </w:ins>
        </w:p>
        <w:p w14:paraId="2A69E7D7" w14:textId="244B6141" w:rsidR="00844960" w:rsidRDefault="00844960">
          <w:pPr>
            <w:pStyle w:val="TOC2"/>
            <w:rPr>
              <w:ins w:id="2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validation</w:t>
            </w:r>
            <w:r>
              <w:rPr>
                <w:noProof/>
                <w:webHidden/>
              </w:rPr>
              <w:tab/>
            </w:r>
            <w:r>
              <w:rPr>
                <w:noProof/>
                <w:webHidden/>
              </w:rPr>
              <w:fldChar w:fldCharType="begin"/>
            </w:r>
            <w:r>
              <w:rPr>
                <w:noProof/>
                <w:webHidden/>
              </w:rPr>
              <w:instrText xml:space="preserve"> PAGEREF _Toc180752562 \h </w:instrText>
            </w:r>
          </w:ins>
          <w:r>
            <w:rPr>
              <w:noProof/>
              <w:webHidden/>
            </w:rPr>
          </w:r>
          <w:r>
            <w:rPr>
              <w:noProof/>
              <w:webHidden/>
            </w:rPr>
            <w:fldChar w:fldCharType="separate"/>
          </w:r>
          <w:ins w:id="249" w:author="Jason Rhee" w:date="2024-10-25T12:50:00Z" w16du:dateUtc="2024-10-25T01:50:00Z">
            <w:r w:rsidR="00562FBC">
              <w:rPr>
                <w:noProof/>
                <w:webHidden/>
              </w:rPr>
              <w:t>29</w:t>
            </w:r>
          </w:ins>
          <w:ins w:id="250" w:author="Jason Rhee" w:date="2024-10-25T12:40:00Z" w16du:dateUtc="2024-10-25T01:40:00Z">
            <w:r>
              <w:rPr>
                <w:noProof/>
                <w:webHidden/>
              </w:rPr>
              <w:fldChar w:fldCharType="end"/>
            </w:r>
            <w:r w:rsidRPr="007169A4">
              <w:rPr>
                <w:rStyle w:val="Hyperlink"/>
                <w:noProof/>
              </w:rPr>
              <w:fldChar w:fldCharType="end"/>
            </w:r>
          </w:ins>
        </w:p>
        <w:p w14:paraId="3BEFE09F" w14:textId="4D7B8680" w:rsidR="00844960" w:rsidRDefault="00844960">
          <w:pPr>
            <w:pStyle w:val="TOC2"/>
            <w:rPr>
              <w:ins w:id="2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overlap</w:t>
            </w:r>
            <w:r>
              <w:rPr>
                <w:noProof/>
                <w:webHidden/>
              </w:rPr>
              <w:tab/>
            </w:r>
            <w:r>
              <w:rPr>
                <w:noProof/>
                <w:webHidden/>
              </w:rPr>
              <w:fldChar w:fldCharType="begin"/>
            </w:r>
            <w:r>
              <w:rPr>
                <w:noProof/>
                <w:webHidden/>
              </w:rPr>
              <w:instrText xml:space="preserve"> PAGEREF _Toc180752563 \h </w:instrText>
            </w:r>
          </w:ins>
          <w:r>
            <w:rPr>
              <w:noProof/>
              <w:webHidden/>
            </w:rPr>
          </w:r>
          <w:r>
            <w:rPr>
              <w:noProof/>
              <w:webHidden/>
            </w:rPr>
            <w:fldChar w:fldCharType="separate"/>
          </w:r>
          <w:ins w:id="253" w:author="Jason Rhee" w:date="2024-10-25T12:50:00Z" w16du:dateUtc="2024-10-25T01:50:00Z">
            <w:r w:rsidR="00562FBC">
              <w:rPr>
                <w:noProof/>
                <w:webHidden/>
              </w:rPr>
              <w:t>29</w:t>
            </w:r>
          </w:ins>
          <w:ins w:id="254" w:author="Jason Rhee" w:date="2024-10-25T12:40:00Z" w16du:dateUtc="2024-10-25T01:40:00Z">
            <w:r>
              <w:rPr>
                <w:noProof/>
                <w:webHidden/>
              </w:rPr>
              <w:fldChar w:fldCharType="end"/>
            </w:r>
            <w:r w:rsidRPr="007169A4">
              <w:rPr>
                <w:rStyle w:val="Hyperlink"/>
                <w:noProof/>
              </w:rPr>
              <w:fldChar w:fldCharType="end"/>
            </w:r>
          </w:ins>
        </w:p>
        <w:p w14:paraId="7C891278" w14:textId="3783C88A" w:rsidR="00844960" w:rsidRDefault="00844960">
          <w:pPr>
            <w:pStyle w:val="TOC2"/>
            <w:rPr>
              <w:ins w:id="2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_Toc180752564 \h </w:instrText>
            </w:r>
          </w:ins>
          <w:r>
            <w:rPr>
              <w:noProof/>
              <w:webHidden/>
            </w:rPr>
          </w:r>
          <w:r>
            <w:rPr>
              <w:noProof/>
              <w:webHidden/>
            </w:rPr>
            <w:fldChar w:fldCharType="separate"/>
          </w:r>
          <w:ins w:id="257" w:author="Jason Rhee" w:date="2024-10-25T12:50:00Z" w16du:dateUtc="2024-10-25T01:50:00Z">
            <w:r w:rsidR="00562FBC">
              <w:rPr>
                <w:noProof/>
                <w:webHidden/>
              </w:rPr>
              <w:t>29</w:t>
            </w:r>
          </w:ins>
          <w:ins w:id="258" w:author="Jason Rhee" w:date="2024-10-25T12:40:00Z" w16du:dateUtc="2024-10-25T01:40:00Z">
            <w:r>
              <w:rPr>
                <w:noProof/>
                <w:webHidden/>
              </w:rPr>
              <w:fldChar w:fldCharType="end"/>
            </w:r>
            <w:r w:rsidRPr="007169A4">
              <w:rPr>
                <w:rStyle w:val="Hyperlink"/>
                <w:noProof/>
              </w:rPr>
              <w:fldChar w:fldCharType="end"/>
            </w:r>
          </w:ins>
        </w:p>
        <w:p w14:paraId="31967636" w14:textId="079BCB60" w:rsidR="00844960" w:rsidRDefault="00844960">
          <w:pPr>
            <w:pStyle w:val="TOC1"/>
            <w:rPr>
              <w:ins w:id="2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Delivery</w:t>
            </w:r>
            <w:r>
              <w:rPr>
                <w:noProof/>
                <w:webHidden/>
              </w:rPr>
              <w:tab/>
            </w:r>
            <w:r>
              <w:rPr>
                <w:noProof/>
                <w:webHidden/>
              </w:rPr>
              <w:fldChar w:fldCharType="begin"/>
            </w:r>
            <w:r>
              <w:rPr>
                <w:noProof/>
                <w:webHidden/>
              </w:rPr>
              <w:instrText xml:space="preserve"> PAGEREF _Toc180752565 \h </w:instrText>
            </w:r>
          </w:ins>
          <w:r>
            <w:rPr>
              <w:noProof/>
              <w:webHidden/>
            </w:rPr>
          </w:r>
          <w:r>
            <w:rPr>
              <w:noProof/>
              <w:webHidden/>
            </w:rPr>
            <w:fldChar w:fldCharType="separate"/>
          </w:r>
          <w:ins w:id="261" w:author="Jason Rhee" w:date="2024-10-25T12:50:00Z" w16du:dateUtc="2024-10-25T01:50:00Z">
            <w:r w:rsidR="00562FBC">
              <w:rPr>
                <w:noProof/>
                <w:webHidden/>
              </w:rPr>
              <w:t>29</w:t>
            </w:r>
          </w:ins>
          <w:ins w:id="262" w:author="Jason Rhee" w:date="2024-10-25T12:40:00Z" w16du:dateUtc="2024-10-25T01:40:00Z">
            <w:r>
              <w:rPr>
                <w:noProof/>
                <w:webHidden/>
              </w:rPr>
              <w:fldChar w:fldCharType="end"/>
            </w:r>
            <w:r w:rsidRPr="007169A4">
              <w:rPr>
                <w:rStyle w:val="Hyperlink"/>
                <w:noProof/>
              </w:rPr>
              <w:fldChar w:fldCharType="end"/>
            </w:r>
          </w:ins>
        </w:p>
        <w:p w14:paraId="7441CFC1" w14:textId="6F12D096" w:rsidR="00844960" w:rsidRDefault="00844960">
          <w:pPr>
            <w:pStyle w:val="TOC2"/>
            <w:rPr>
              <w:ins w:id="2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_Toc180752566 \h </w:instrText>
            </w:r>
          </w:ins>
          <w:r>
            <w:rPr>
              <w:noProof/>
              <w:webHidden/>
            </w:rPr>
          </w:r>
          <w:r>
            <w:rPr>
              <w:noProof/>
              <w:webHidden/>
            </w:rPr>
            <w:fldChar w:fldCharType="separate"/>
          </w:r>
          <w:ins w:id="265" w:author="Jason Rhee" w:date="2024-10-25T12:50:00Z" w16du:dateUtc="2024-10-25T01:50:00Z">
            <w:r w:rsidR="00562FBC">
              <w:rPr>
                <w:noProof/>
                <w:webHidden/>
              </w:rPr>
              <w:t>29</w:t>
            </w:r>
          </w:ins>
          <w:ins w:id="266" w:author="Jason Rhee" w:date="2024-10-25T12:40:00Z" w16du:dateUtc="2024-10-25T01:40:00Z">
            <w:r>
              <w:rPr>
                <w:noProof/>
                <w:webHidden/>
              </w:rPr>
              <w:fldChar w:fldCharType="end"/>
            </w:r>
            <w:r w:rsidRPr="007169A4">
              <w:rPr>
                <w:rStyle w:val="Hyperlink"/>
                <w:noProof/>
              </w:rPr>
              <w:fldChar w:fldCharType="end"/>
            </w:r>
          </w:ins>
        </w:p>
        <w:p w14:paraId="1BCC0CA9" w14:textId="012946B2" w:rsidR="00844960" w:rsidRDefault="00844960">
          <w:pPr>
            <w:pStyle w:val="TOC2"/>
            <w:rPr>
              <w:ins w:id="2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w:t>
            </w:r>
            <w:r>
              <w:rPr>
                <w:noProof/>
                <w:webHidden/>
              </w:rPr>
              <w:tab/>
            </w:r>
            <w:r>
              <w:rPr>
                <w:noProof/>
                <w:webHidden/>
              </w:rPr>
              <w:fldChar w:fldCharType="begin"/>
            </w:r>
            <w:r>
              <w:rPr>
                <w:noProof/>
                <w:webHidden/>
              </w:rPr>
              <w:instrText xml:space="preserve"> PAGEREF _Toc180752567 \h </w:instrText>
            </w:r>
          </w:ins>
          <w:r>
            <w:rPr>
              <w:noProof/>
              <w:webHidden/>
            </w:rPr>
          </w:r>
          <w:r>
            <w:rPr>
              <w:noProof/>
              <w:webHidden/>
            </w:rPr>
            <w:fldChar w:fldCharType="separate"/>
          </w:r>
          <w:ins w:id="269" w:author="Jason Rhee" w:date="2024-10-25T12:50:00Z" w16du:dateUtc="2024-10-25T01:50:00Z">
            <w:r w:rsidR="00562FBC">
              <w:rPr>
                <w:noProof/>
                <w:webHidden/>
              </w:rPr>
              <w:t>31</w:t>
            </w:r>
          </w:ins>
          <w:ins w:id="270" w:author="Jason Rhee" w:date="2024-10-25T12:40:00Z" w16du:dateUtc="2024-10-25T01:40:00Z">
            <w:r>
              <w:rPr>
                <w:noProof/>
                <w:webHidden/>
              </w:rPr>
              <w:fldChar w:fldCharType="end"/>
            </w:r>
            <w:r w:rsidRPr="007169A4">
              <w:rPr>
                <w:rStyle w:val="Hyperlink"/>
                <w:noProof/>
              </w:rPr>
              <w:fldChar w:fldCharType="end"/>
            </w:r>
          </w:ins>
        </w:p>
        <w:p w14:paraId="7E0E7872" w14:textId="6C852EF3" w:rsidR="00844960" w:rsidRDefault="00844960">
          <w:pPr>
            <w:pStyle w:val="TOC2"/>
            <w:rPr>
              <w:ins w:id="2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7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Integrity</w:t>
            </w:r>
            <w:r>
              <w:rPr>
                <w:noProof/>
                <w:webHidden/>
              </w:rPr>
              <w:tab/>
            </w:r>
            <w:r>
              <w:rPr>
                <w:noProof/>
                <w:webHidden/>
              </w:rPr>
              <w:fldChar w:fldCharType="begin"/>
            </w:r>
            <w:r>
              <w:rPr>
                <w:noProof/>
                <w:webHidden/>
              </w:rPr>
              <w:instrText xml:space="preserve"> PAGEREF _Toc180752568 \h </w:instrText>
            </w:r>
          </w:ins>
          <w:r>
            <w:rPr>
              <w:noProof/>
              <w:webHidden/>
            </w:rPr>
          </w:r>
          <w:r>
            <w:rPr>
              <w:noProof/>
              <w:webHidden/>
            </w:rPr>
            <w:fldChar w:fldCharType="separate"/>
          </w:r>
          <w:ins w:id="273" w:author="Jason Rhee" w:date="2024-10-25T12:50:00Z" w16du:dateUtc="2024-10-25T01:50:00Z">
            <w:r w:rsidR="00562FBC">
              <w:rPr>
                <w:noProof/>
                <w:webHidden/>
              </w:rPr>
              <w:t>32</w:t>
            </w:r>
          </w:ins>
          <w:ins w:id="274" w:author="Jason Rhee" w:date="2024-10-25T12:40:00Z" w16du:dateUtc="2024-10-25T01:40:00Z">
            <w:r>
              <w:rPr>
                <w:noProof/>
                <w:webHidden/>
              </w:rPr>
              <w:fldChar w:fldCharType="end"/>
            </w:r>
            <w:r w:rsidRPr="007169A4">
              <w:rPr>
                <w:rStyle w:val="Hyperlink"/>
                <w:noProof/>
              </w:rPr>
              <w:fldChar w:fldCharType="end"/>
            </w:r>
          </w:ins>
        </w:p>
        <w:p w14:paraId="0C2FB171" w14:textId="263E4B0B" w:rsidR="00844960" w:rsidRDefault="00844960">
          <w:pPr>
            <w:pStyle w:val="TOC2"/>
            <w:rPr>
              <w:ins w:id="2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7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"_Toc180752569"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Support Files</w:t>
            </w:r>
            <w:r>
              <w:rPr>
                <w:noProof/>
                <w:webHidden/>
              </w:rPr>
              <w:tab/>
            </w:r>
            <w:r>
              <w:rPr>
                <w:noProof/>
                <w:webHidden/>
              </w:rPr>
              <w:fldChar w:fldCharType="begin"/>
            </w:r>
            <w:r>
              <w:rPr>
                <w:noProof/>
                <w:webHidden/>
              </w:rPr>
              <w:instrText xml:space="preserve"> PAGEREF _Toc180752569 \h </w:instrText>
            </w:r>
          </w:ins>
          <w:r>
            <w:rPr>
              <w:noProof/>
              <w:webHidden/>
            </w:rPr>
          </w:r>
          <w:r>
            <w:rPr>
              <w:noProof/>
              <w:webHidden/>
            </w:rPr>
            <w:fldChar w:fldCharType="separate"/>
          </w:r>
          <w:ins w:id="277" w:author="Jason Rhee" w:date="2024-10-25T12:50:00Z" w16du:dateUtc="2024-10-25T01:50:00Z">
            <w:r w:rsidR="00562FBC">
              <w:rPr>
                <w:noProof/>
                <w:webHidden/>
              </w:rPr>
              <w:t>32</w:t>
            </w:r>
          </w:ins>
          <w:ins w:id="278" w:author="Jason Rhee" w:date="2024-10-25T12:40:00Z" w16du:dateUtc="2024-10-25T01:40:00Z">
            <w:r>
              <w:rPr>
                <w:noProof/>
                <w:webHidden/>
              </w:rPr>
              <w:fldChar w:fldCharType="end"/>
            </w:r>
            <w:r w:rsidRPr="007169A4">
              <w:rPr>
                <w:rStyle w:val="Hyperlink"/>
                <w:noProof/>
              </w:rPr>
              <w:fldChar w:fldCharType="end"/>
            </w:r>
          </w:ins>
        </w:p>
        <w:p w14:paraId="1CB6F1A1" w14:textId="0E6516FF" w:rsidR="00844960" w:rsidRDefault="00844960">
          <w:pPr>
            <w:pStyle w:val="TOC1"/>
            <w:rPr>
              <w:ins w:id="2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0"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"_Toc180752570"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Metadata</w:t>
            </w:r>
            <w:r>
              <w:rPr>
                <w:noProof/>
                <w:webHidden/>
              </w:rPr>
              <w:tab/>
            </w:r>
            <w:r>
              <w:rPr>
                <w:noProof/>
                <w:webHidden/>
              </w:rPr>
              <w:fldChar w:fldCharType="begin"/>
            </w:r>
            <w:r>
              <w:rPr>
                <w:noProof/>
                <w:webHidden/>
              </w:rPr>
              <w:instrText xml:space="preserve"> PAGEREF _Toc180752570 \h </w:instrText>
            </w:r>
          </w:ins>
          <w:r>
            <w:rPr>
              <w:noProof/>
              <w:webHidden/>
            </w:rPr>
          </w:r>
          <w:r>
            <w:rPr>
              <w:noProof/>
              <w:webHidden/>
            </w:rPr>
            <w:fldChar w:fldCharType="separate"/>
          </w:r>
          <w:ins w:id="281" w:author="Jason Rhee" w:date="2024-10-25T12:50:00Z" w16du:dateUtc="2024-10-25T01:50:00Z">
            <w:r w:rsidR="00562FBC">
              <w:rPr>
                <w:noProof/>
                <w:webHidden/>
              </w:rPr>
              <w:t>33</w:t>
            </w:r>
          </w:ins>
          <w:ins w:id="282" w:author="Jason Rhee" w:date="2024-10-25T12:40:00Z" w16du:dateUtc="2024-10-25T01:40:00Z">
            <w:r>
              <w:rPr>
                <w:noProof/>
                <w:webHidden/>
              </w:rPr>
              <w:fldChar w:fldCharType="end"/>
            </w:r>
            <w:r w:rsidRPr="007169A4">
              <w:rPr>
                <w:rStyle w:val="Hyperlink"/>
                <w:noProof/>
              </w:rPr>
              <w:fldChar w:fldCharType="end"/>
            </w:r>
          </w:ins>
        </w:p>
        <w:p w14:paraId="31605C18" w14:textId="6572407D" w:rsidR="00844960" w:rsidRDefault="00844960">
          <w:pPr>
            <w:pStyle w:val="TOC2"/>
            <w:rPr>
              <w:ins w:id="2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_Toc180752571 \h </w:instrText>
            </w:r>
          </w:ins>
          <w:r>
            <w:rPr>
              <w:noProof/>
              <w:webHidden/>
            </w:rPr>
          </w:r>
          <w:r>
            <w:rPr>
              <w:noProof/>
              <w:webHidden/>
            </w:rPr>
            <w:fldChar w:fldCharType="separate"/>
          </w:r>
          <w:ins w:id="285" w:author="Jason Rhee" w:date="2024-10-25T12:50:00Z" w16du:dateUtc="2024-10-25T01:50:00Z">
            <w:r w:rsidR="00562FBC">
              <w:rPr>
                <w:noProof/>
                <w:webHidden/>
              </w:rPr>
              <w:t>33</w:t>
            </w:r>
          </w:ins>
          <w:ins w:id="286" w:author="Jason Rhee" w:date="2024-10-25T12:40:00Z" w16du:dateUtc="2024-10-25T01:40:00Z">
            <w:r>
              <w:rPr>
                <w:noProof/>
                <w:webHidden/>
              </w:rPr>
              <w:fldChar w:fldCharType="end"/>
            </w:r>
            <w:r w:rsidRPr="007169A4">
              <w:rPr>
                <w:rStyle w:val="Hyperlink"/>
                <w:noProof/>
              </w:rPr>
              <w:fldChar w:fldCharType="end"/>
            </w:r>
          </w:ins>
        </w:p>
        <w:p w14:paraId="58B9DDCF" w14:textId="673157F2" w:rsidR="00844960" w:rsidRDefault="00844960">
          <w:pPr>
            <w:pStyle w:val="TOC2"/>
            <w:rPr>
              <w:ins w:id="2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8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S-421 to provide routes in UKC plans</w:t>
            </w:r>
            <w:r>
              <w:rPr>
                <w:noProof/>
                <w:webHidden/>
              </w:rPr>
              <w:tab/>
            </w:r>
            <w:r>
              <w:rPr>
                <w:noProof/>
                <w:webHidden/>
              </w:rPr>
              <w:fldChar w:fldCharType="begin"/>
            </w:r>
            <w:r>
              <w:rPr>
                <w:noProof/>
                <w:webHidden/>
              </w:rPr>
              <w:instrText xml:space="preserve"> PAGEREF _Toc180752572 \h </w:instrText>
            </w:r>
          </w:ins>
          <w:r>
            <w:rPr>
              <w:noProof/>
              <w:webHidden/>
            </w:rPr>
          </w:r>
          <w:r>
            <w:rPr>
              <w:noProof/>
              <w:webHidden/>
            </w:rPr>
            <w:fldChar w:fldCharType="separate"/>
          </w:r>
          <w:ins w:id="289" w:author="Jason Rhee" w:date="2024-10-25T12:50:00Z" w16du:dateUtc="2024-10-25T01:50:00Z">
            <w:r w:rsidR="00562FBC">
              <w:rPr>
                <w:noProof/>
                <w:webHidden/>
              </w:rPr>
              <w:t>34</w:t>
            </w:r>
          </w:ins>
          <w:ins w:id="290" w:author="Jason Rhee" w:date="2024-10-25T12:40:00Z" w16du:dateUtc="2024-10-25T01:40:00Z">
            <w:r>
              <w:rPr>
                <w:noProof/>
                <w:webHidden/>
              </w:rPr>
              <w:fldChar w:fldCharType="end"/>
            </w:r>
            <w:r w:rsidRPr="007169A4">
              <w:rPr>
                <w:rStyle w:val="Hyperlink"/>
                <w:noProof/>
              </w:rPr>
              <w:fldChar w:fldCharType="end"/>
            </w:r>
          </w:ins>
        </w:p>
        <w:p w14:paraId="6D7F26E9" w14:textId="229DD1E8" w:rsidR="00844960" w:rsidRDefault="00844960">
          <w:pPr>
            <w:pStyle w:val="TOC2"/>
            <w:rPr>
              <w:ins w:id="2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9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Language</w:t>
            </w:r>
            <w:r>
              <w:rPr>
                <w:noProof/>
                <w:webHidden/>
              </w:rPr>
              <w:tab/>
            </w:r>
            <w:r>
              <w:rPr>
                <w:noProof/>
                <w:webHidden/>
              </w:rPr>
              <w:fldChar w:fldCharType="begin"/>
            </w:r>
            <w:r>
              <w:rPr>
                <w:noProof/>
                <w:webHidden/>
              </w:rPr>
              <w:instrText xml:space="preserve"> PAGEREF _Toc180752573 \h </w:instrText>
            </w:r>
          </w:ins>
          <w:r>
            <w:rPr>
              <w:noProof/>
              <w:webHidden/>
            </w:rPr>
          </w:r>
          <w:r>
            <w:rPr>
              <w:noProof/>
              <w:webHidden/>
            </w:rPr>
            <w:fldChar w:fldCharType="separate"/>
          </w:r>
          <w:ins w:id="293" w:author="Jason Rhee" w:date="2024-10-25T12:50:00Z" w16du:dateUtc="2024-10-25T01:50:00Z">
            <w:r w:rsidR="00562FBC">
              <w:rPr>
                <w:noProof/>
                <w:webHidden/>
              </w:rPr>
              <w:t>34</w:t>
            </w:r>
          </w:ins>
          <w:ins w:id="294" w:author="Jason Rhee" w:date="2024-10-25T12:40:00Z" w16du:dateUtc="2024-10-25T01:40:00Z">
            <w:r>
              <w:rPr>
                <w:noProof/>
                <w:webHidden/>
              </w:rPr>
              <w:fldChar w:fldCharType="end"/>
            </w:r>
            <w:r w:rsidRPr="007169A4">
              <w:rPr>
                <w:rStyle w:val="Hyperlink"/>
                <w:noProof/>
              </w:rPr>
              <w:fldChar w:fldCharType="end"/>
            </w:r>
          </w:ins>
        </w:p>
        <w:p w14:paraId="4204BB3F" w14:textId="2BAF0574" w:rsidR="00844960" w:rsidRDefault="00844960">
          <w:pPr>
            <w:pStyle w:val="TOC2"/>
            <w:rPr>
              <w:ins w:id="2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29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metadata</w:t>
            </w:r>
            <w:r>
              <w:rPr>
                <w:noProof/>
                <w:webHidden/>
              </w:rPr>
              <w:tab/>
            </w:r>
            <w:r>
              <w:rPr>
                <w:noProof/>
                <w:webHidden/>
              </w:rPr>
              <w:fldChar w:fldCharType="begin"/>
            </w:r>
            <w:r>
              <w:rPr>
                <w:noProof/>
                <w:webHidden/>
              </w:rPr>
              <w:instrText xml:space="preserve"> PAGEREF _Toc180752574 \h </w:instrText>
            </w:r>
          </w:ins>
          <w:r>
            <w:rPr>
              <w:noProof/>
              <w:webHidden/>
            </w:rPr>
          </w:r>
          <w:r>
            <w:rPr>
              <w:noProof/>
              <w:webHidden/>
            </w:rPr>
            <w:fldChar w:fldCharType="separate"/>
          </w:r>
          <w:ins w:id="297" w:author="Jason Rhee" w:date="2024-10-25T12:50:00Z" w16du:dateUtc="2024-10-25T01:50:00Z">
            <w:r w:rsidR="00562FBC">
              <w:rPr>
                <w:noProof/>
                <w:webHidden/>
              </w:rPr>
              <w:t>34</w:t>
            </w:r>
          </w:ins>
          <w:ins w:id="298" w:author="Jason Rhee" w:date="2024-10-25T12:40:00Z" w16du:dateUtc="2024-10-25T01:40:00Z">
            <w:r>
              <w:rPr>
                <w:noProof/>
                <w:webHidden/>
              </w:rPr>
              <w:fldChar w:fldCharType="end"/>
            </w:r>
            <w:r w:rsidRPr="007169A4">
              <w:rPr>
                <w:rStyle w:val="Hyperlink"/>
                <w:noProof/>
              </w:rPr>
              <w:fldChar w:fldCharType="end"/>
            </w:r>
          </w:ins>
        </w:p>
        <w:p w14:paraId="4A902A71" w14:textId="2F5992E0" w:rsidR="00844960" w:rsidRDefault="00844960">
          <w:pPr>
            <w:pStyle w:val="TOC2"/>
            <w:rPr>
              <w:ins w:id="2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0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S100_ExchangeCatalogue</w:t>
            </w:r>
            <w:r>
              <w:rPr>
                <w:noProof/>
                <w:webHidden/>
              </w:rPr>
              <w:tab/>
            </w:r>
            <w:r>
              <w:rPr>
                <w:noProof/>
                <w:webHidden/>
              </w:rPr>
              <w:fldChar w:fldCharType="begin"/>
            </w:r>
            <w:r>
              <w:rPr>
                <w:noProof/>
                <w:webHidden/>
              </w:rPr>
              <w:instrText xml:space="preserve"> PAGEREF _Toc180752575 \h </w:instrText>
            </w:r>
          </w:ins>
          <w:r>
            <w:rPr>
              <w:noProof/>
              <w:webHidden/>
            </w:rPr>
          </w:r>
          <w:r>
            <w:rPr>
              <w:noProof/>
              <w:webHidden/>
            </w:rPr>
            <w:fldChar w:fldCharType="separate"/>
          </w:r>
          <w:ins w:id="301" w:author="Jason Rhee" w:date="2024-10-25T12:50:00Z" w16du:dateUtc="2024-10-25T01:50:00Z">
            <w:r w:rsidR="00562FBC">
              <w:rPr>
                <w:noProof/>
                <w:webHidden/>
              </w:rPr>
              <w:t>36</w:t>
            </w:r>
          </w:ins>
          <w:ins w:id="302" w:author="Jason Rhee" w:date="2024-10-25T12:40:00Z" w16du:dateUtc="2024-10-25T01:40:00Z">
            <w:r>
              <w:rPr>
                <w:noProof/>
                <w:webHidden/>
              </w:rPr>
              <w:fldChar w:fldCharType="end"/>
            </w:r>
            <w:r w:rsidRPr="007169A4">
              <w:rPr>
                <w:rStyle w:val="Hyperlink"/>
                <w:noProof/>
              </w:rPr>
              <w:fldChar w:fldCharType="end"/>
            </w:r>
          </w:ins>
        </w:p>
        <w:p w14:paraId="17B900A1" w14:textId="18EC27EF" w:rsidR="00844960" w:rsidRDefault="00844960">
          <w:pPr>
            <w:pStyle w:val="TOC2"/>
            <w:rPr>
              <w:ins w:id="3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0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S100_DatasetDiscoveryMetadata</w:t>
            </w:r>
            <w:r>
              <w:rPr>
                <w:noProof/>
                <w:webHidden/>
              </w:rPr>
              <w:tab/>
            </w:r>
            <w:r>
              <w:rPr>
                <w:noProof/>
                <w:webHidden/>
              </w:rPr>
              <w:fldChar w:fldCharType="begin"/>
            </w:r>
            <w:r>
              <w:rPr>
                <w:noProof/>
                <w:webHidden/>
              </w:rPr>
              <w:instrText xml:space="preserve"> PAGEREF _Toc180752576 \h </w:instrText>
            </w:r>
          </w:ins>
          <w:r>
            <w:rPr>
              <w:noProof/>
              <w:webHidden/>
            </w:rPr>
          </w:r>
          <w:r>
            <w:rPr>
              <w:noProof/>
              <w:webHidden/>
            </w:rPr>
            <w:fldChar w:fldCharType="separate"/>
          </w:r>
          <w:ins w:id="305" w:author="Jason Rhee" w:date="2024-10-25T12:50:00Z" w16du:dateUtc="2024-10-25T01:50:00Z">
            <w:r w:rsidR="00562FBC">
              <w:rPr>
                <w:noProof/>
                <w:webHidden/>
              </w:rPr>
              <w:t>37</w:t>
            </w:r>
          </w:ins>
          <w:ins w:id="306" w:author="Jason Rhee" w:date="2024-10-25T12:40:00Z" w16du:dateUtc="2024-10-25T01:40:00Z">
            <w:r>
              <w:rPr>
                <w:noProof/>
                <w:webHidden/>
              </w:rPr>
              <w:fldChar w:fldCharType="end"/>
            </w:r>
            <w:r w:rsidRPr="007169A4">
              <w:rPr>
                <w:rStyle w:val="Hyperlink"/>
                <w:noProof/>
              </w:rPr>
              <w:fldChar w:fldCharType="end"/>
            </w:r>
          </w:ins>
        </w:p>
        <w:p w14:paraId="2F59D038" w14:textId="3463192D" w:rsidR="00844960" w:rsidRDefault="00844960">
          <w:pPr>
            <w:pStyle w:val="TOC2"/>
            <w:rPr>
              <w:ins w:id="3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0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S100_SupportFileDiscoveryMetadata</w:t>
            </w:r>
            <w:r>
              <w:rPr>
                <w:noProof/>
                <w:webHidden/>
              </w:rPr>
              <w:tab/>
            </w:r>
            <w:r>
              <w:rPr>
                <w:noProof/>
                <w:webHidden/>
              </w:rPr>
              <w:fldChar w:fldCharType="begin"/>
            </w:r>
            <w:r>
              <w:rPr>
                <w:noProof/>
                <w:webHidden/>
              </w:rPr>
              <w:instrText xml:space="preserve"> PAGEREF _Toc180752577 \h </w:instrText>
            </w:r>
          </w:ins>
          <w:r>
            <w:rPr>
              <w:noProof/>
              <w:webHidden/>
            </w:rPr>
          </w:r>
          <w:r>
            <w:rPr>
              <w:noProof/>
              <w:webHidden/>
            </w:rPr>
            <w:fldChar w:fldCharType="separate"/>
          </w:r>
          <w:ins w:id="309" w:author="Jason Rhee" w:date="2024-10-25T12:50:00Z" w16du:dateUtc="2024-10-25T01:50:00Z">
            <w:r w:rsidR="00562FBC">
              <w:rPr>
                <w:noProof/>
                <w:webHidden/>
              </w:rPr>
              <w:t>42</w:t>
            </w:r>
          </w:ins>
          <w:ins w:id="310" w:author="Jason Rhee" w:date="2024-10-25T12:40:00Z" w16du:dateUtc="2024-10-25T01:40:00Z">
            <w:r>
              <w:rPr>
                <w:noProof/>
                <w:webHidden/>
              </w:rPr>
              <w:fldChar w:fldCharType="end"/>
            </w:r>
            <w:r w:rsidRPr="007169A4">
              <w:rPr>
                <w:rStyle w:val="Hyperlink"/>
                <w:noProof/>
              </w:rPr>
              <w:fldChar w:fldCharType="end"/>
            </w:r>
          </w:ins>
        </w:p>
        <w:p w14:paraId="2395C2DF" w14:textId="4CEBD1C3" w:rsidR="00844960" w:rsidRDefault="00844960">
          <w:pPr>
            <w:pStyle w:val="TOC2"/>
            <w:rPr>
              <w:ins w:id="3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1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S100_CatalogueDiscoveryMetadata</w:t>
            </w:r>
            <w:r>
              <w:rPr>
                <w:noProof/>
                <w:webHidden/>
              </w:rPr>
              <w:tab/>
            </w:r>
            <w:r>
              <w:rPr>
                <w:noProof/>
                <w:webHidden/>
              </w:rPr>
              <w:fldChar w:fldCharType="begin"/>
            </w:r>
            <w:r>
              <w:rPr>
                <w:noProof/>
                <w:webHidden/>
              </w:rPr>
              <w:instrText xml:space="preserve"> PAGEREF _Toc180752578 \h </w:instrText>
            </w:r>
          </w:ins>
          <w:r>
            <w:rPr>
              <w:noProof/>
              <w:webHidden/>
            </w:rPr>
          </w:r>
          <w:r>
            <w:rPr>
              <w:noProof/>
              <w:webHidden/>
            </w:rPr>
            <w:fldChar w:fldCharType="separate"/>
          </w:r>
          <w:ins w:id="313" w:author="Jason Rhee" w:date="2024-10-25T12:50:00Z" w16du:dateUtc="2024-10-25T01:50:00Z">
            <w:r w:rsidR="00562FBC">
              <w:rPr>
                <w:noProof/>
                <w:webHidden/>
              </w:rPr>
              <w:t>43</w:t>
            </w:r>
          </w:ins>
          <w:ins w:id="314" w:author="Jason Rhee" w:date="2024-10-25T12:40:00Z" w16du:dateUtc="2024-10-25T01:40:00Z">
            <w:r>
              <w:rPr>
                <w:noProof/>
                <w:webHidden/>
              </w:rPr>
              <w:fldChar w:fldCharType="end"/>
            </w:r>
            <w:r w:rsidRPr="007169A4">
              <w:rPr>
                <w:rStyle w:val="Hyperlink"/>
                <w:noProof/>
              </w:rPr>
              <w:fldChar w:fldCharType="end"/>
            </w:r>
          </w:ins>
        </w:p>
        <w:p w14:paraId="4361A646" w14:textId="27D42DC3" w:rsidR="00844960" w:rsidRDefault="00844960">
          <w:pPr>
            <w:pStyle w:val="TOC1"/>
            <w:tabs>
              <w:tab w:val="left" w:pos="10580"/>
            </w:tabs>
            <w:jc w:val="left"/>
            <w:rPr>
              <w:ins w:id="3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16" w:author="Jason Rhee" w:date="2024-10-25T12:47:00Z" w16du:dateUtc="2024-10-25T01:47:00Z">
              <w:pPr>
                <w:pStyle w:val="TOC1"/>
                <w:tabs>
                  <w:tab w:val="left" w:pos="10580"/>
                </w:tabs>
              </w:pPr>
            </w:pPrChange>
          </w:pPr>
          <w:ins w:id="31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"_Toc180752579"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A.</w:t>
            </w:r>
          </w:ins>
          <w:ins w:id="318"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319" w:author="Jason Rhee" w:date="2024-10-25T12:40:00Z" w16du:dateUtc="2024-10-25T01:40:00Z">
            <w:r w:rsidRPr="007169A4">
              <w:rPr>
                <w:rStyle w:val="Hyperlink"/>
                <w:noProof/>
              </w:rPr>
              <w:t>Data Classification and Encoding Guide</w:t>
            </w:r>
            <w:r>
              <w:rPr>
                <w:noProof/>
                <w:webHidden/>
              </w:rPr>
              <w:tab/>
            </w:r>
            <w:r>
              <w:rPr>
                <w:noProof/>
                <w:webHidden/>
              </w:rPr>
              <w:fldChar w:fldCharType="begin"/>
            </w:r>
            <w:r>
              <w:rPr>
                <w:noProof/>
                <w:webHidden/>
              </w:rPr>
              <w:instrText xml:space="preserve"> PAGEREF _Toc180752579 \h </w:instrText>
            </w:r>
          </w:ins>
          <w:r>
            <w:rPr>
              <w:noProof/>
              <w:webHidden/>
            </w:rPr>
          </w:r>
          <w:r>
            <w:rPr>
              <w:noProof/>
              <w:webHidden/>
            </w:rPr>
            <w:fldChar w:fldCharType="separate"/>
          </w:r>
          <w:ins w:id="320" w:author="Jason Rhee" w:date="2024-10-25T12:50:00Z" w16du:dateUtc="2024-10-25T01:50:00Z">
            <w:r w:rsidR="00562FBC">
              <w:rPr>
                <w:noProof/>
                <w:webHidden/>
              </w:rPr>
              <w:t>46</w:t>
            </w:r>
          </w:ins>
          <w:ins w:id="321" w:author="Jason Rhee" w:date="2024-10-25T12:40:00Z" w16du:dateUtc="2024-10-25T01:40:00Z">
            <w:r>
              <w:rPr>
                <w:noProof/>
                <w:webHidden/>
              </w:rPr>
              <w:fldChar w:fldCharType="end"/>
            </w:r>
            <w:r w:rsidRPr="007169A4">
              <w:rPr>
                <w:rStyle w:val="Hyperlink"/>
                <w:noProof/>
              </w:rPr>
              <w:fldChar w:fldCharType="end"/>
            </w:r>
          </w:ins>
        </w:p>
        <w:p w14:paraId="1434AD4A" w14:textId="31D572F5" w:rsidR="00844960" w:rsidRDefault="00844960">
          <w:pPr>
            <w:pStyle w:val="TOC2"/>
            <w:rPr>
              <w:ins w:id="32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2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UnderKeelClearancePlan</w:t>
            </w:r>
            <w:r>
              <w:rPr>
                <w:noProof/>
                <w:webHidden/>
              </w:rPr>
              <w:tab/>
            </w:r>
            <w:r>
              <w:rPr>
                <w:noProof/>
                <w:webHidden/>
              </w:rPr>
              <w:fldChar w:fldCharType="begin"/>
            </w:r>
            <w:r>
              <w:rPr>
                <w:noProof/>
                <w:webHidden/>
              </w:rPr>
              <w:instrText xml:space="preserve"> PAGEREF _Toc180752580 \h </w:instrText>
            </w:r>
          </w:ins>
          <w:r>
            <w:rPr>
              <w:noProof/>
              <w:webHidden/>
            </w:rPr>
          </w:r>
          <w:r>
            <w:rPr>
              <w:noProof/>
              <w:webHidden/>
            </w:rPr>
            <w:fldChar w:fldCharType="separate"/>
          </w:r>
          <w:ins w:id="324" w:author="Jason Rhee" w:date="2024-10-25T12:50:00Z" w16du:dateUtc="2024-10-25T01:50:00Z">
            <w:r w:rsidR="00562FBC">
              <w:rPr>
                <w:noProof/>
                <w:webHidden/>
              </w:rPr>
              <w:t>46</w:t>
            </w:r>
          </w:ins>
          <w:ins w:id="325" w:author="Jason Rhee" w:date="2024-10-25T12:40:00Z" w16du:dateUtc="2024-10-25T01:40:00Z">
            <w:r>
              <w:rPr>
                <w:noProof/>
                <w:webHidden/>
              </w:rPr>
              <w:fldChar w:fldCharType="end"/>
            </w:r>
            <w:r w:rsidRPr="007169A4">
              <w:rPr>
                <w:rStyle w:val="Hyperlink"/>
                <w:noProof/>
              </w:rPr>
              <w:fldChar w:fldCharType="end"/>
            </w:r>
          </w:ins>
        </w:p>
        <w:p w14:paraId="43E8ABE7" w14:textId="1BD33C32" w:rsidR="00844960" w:rsidRDefault="00844960">
          <w:pPr>
            <w:pStyle w:val="TOC2"/>
            <w:rPr>
              <w:ins w:id="32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2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UnderKeelClearancePlanArea</w:t>
            </w:r>
            <w:r>
              <w:rPr>
                <w:noProof/>
                <w:webHidden/>
              </w:rPr>
              <w:tab/>
            </w:r>
            <w:r>
              <w:rPr>
                <w:noProof/>
                <w:webHidden/>
              </w:rPr>
              <w:fldChar w:fldCharType="begin"/>
            </w:r>
            <w:r>
              <w:rPr>
                <w:noProof/>
                <w:webHidden/>
              </w:rPr>
              <w:instrText xml:space="preserve"> PAGEREF _Toc180752581 \h </w:instrText>
            </w:r>
          </w:ins>
          <w:r>
            <w:rPr>
              <w:noProof/>
              <w:webHidden/>
            </w:rPr>
          </w:r>
          <w:r>
            <w:rPr>
              <w:noProof/>
              <w:webHidden/>
            </w:rPr>
            <w:fldChar w:fldCharType="separate"/>
          </w:r>
          <w:ins w:id="328" w:author="Jason Rhee" w:date="2024-10-25T12:50:00Z" w16du:dateUtc="2024-10-25T01:50:00Z">
            <w:r w:rsidR="00562FBC">
              <w:rPr>
                <w:noProof/>
                <w:webHidden/>
              </w:rPr>
              <w:t>47</w:t>
            </w:r>
          </w:ins>
          <w:ins w:id="329" w:author="Jason Rhee" w:date="2024-10-25T12:40:00Z" w16du:dateUtc="2024-10-25T01:40:00Z">
            <w:r>
              <w:rPr>
                <w:noProof/>
                <w:webHidden/>
              </w:rPr>
              <w:fldChar w:fldCharType="end"/>
            </w:r>
            <w:r w:rsidRPr="007169A4">
              <w:rPr>
                <w:rStyle w:val="Hyperlink"/>
                <w:noProof/>
              </w:rPr>
              <w:fldChar w:fldCharType="end"/>
            </w:r>
          </w:ins>
        </w:p>
        <w:p w14:paraId="5017835A" w14:textId="012C4B26" w:rsidR="00844960" w:rsidRDefault="00844960">
          <w:pPr>
            <w:pStyle w:val="TOC2"/>
            <w:rPr>
              <w:ins w:id="33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3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UnderKeelClearanceNonNavigableArea</w:t>
            </w:r>
            <w:r>
              <w:rPr>
                <w:noProof/>
                <w:webHidden/>
              </w:rPr>
              <w:tab/>
            </w:r>
            <w:r>
              <w:rPr>
                <w:noProof/>
                <w:webHidden/>
              </w:rPr>
              <w:fldChar w:fldCharType="begin"/>
            </w:r>
            <w:r>
              <w:rPr>
                <w:noProof/>
                <w:webHidden/>
              </w:rPr>
              <w:instrText xml:space="preserve"> PAGEREF _Toc180752582 \h </w:instrText>
            </w:r>
          </w:ins>
          <w:r>
            <w:rPr>
              <w:noProof/>
              <w:webHidden/>
            </w:rPr>
          </w:r>
          <w:r>
            <w:rPr>
              <w:noProof/>
              <w:webHidden/>
            </w:rPr>
            <w:fldChar w:fldCharType="separate"/>
          </w:r>
          <w:ins w:id="332" w:author="Jason Rhee" w:date="2024-10-25T12:50:00Z" w16du:dateUtc="2024-10-25T01:50:00Z">
            <w:r w:rsidR="00562FBC">
              <w:rPr>
                <w:noProof/>
                <w:webHidden/>
              </w:rPr>
              <w:t>48</w:t>
            </w:r>
          </w:ins>
          <w:ins w:id="333" w:author="Jason Rhee" w:date="2024-10-25T12:40:00Z" w16du:dateUtc="2024-10-25T01:40:00Z">
            <w:r>
              <w:rPr>
                <w:noProof/>
                <w:webHidden/>
              </w:rPr>
              <w:fldChar w:fldCharType="end"/>
            </w:r>
            <w:r w:rsidRPr="007169A4">
              <w:rPr>
                <w:rStyle w:val="Hyperlink"/>
                <w:noProof/>
              </w:rPr>
              <w:fldChar w:fldCharType="end"/>
            </w:r>
          </w:ins>
        </w:p>
        <w:p w14:paraId="3116E3A5" w14:textId="4245D4AC" w:rsidR="00844960" w:rsidRDefault="00844960">
          <w:pPr>
            <w:pStyle w:val="TOC2"/>
            <w:rPr>
              <w:ins w:id="33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3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UnderKeelClearanceAlmostNonNavigableArea</w:t>
            </w:r>
            <w:r>
              <w:rPr>
                <w:noProof/>
                <w:webHidden/>
              </w:rPr>
              <w:tab/>
            </w:r>
            <w:r>
              <w:rPr>
                <w:noProof/>
                <w:webHidden/>
              </w:rPr>
              <w:fldChar w:fldCharType="begin"/>
            </w:r>
            <w:r>
              <w:rPr>
                <w:noProof/>
                <w:webHidden/>
              </w:rPr>
              <w:instrText xml:space="preserve"> PAGEREF _Toc180752583 \h </w:instrText>
            </w:r>
          </w:ins>
          <w:r>
            <w:rPr>
              <w:noProof/>
              <w:webHidden/>
            </w:rPr>
          </w:r>
          <w:r>
            <w:rPr>
              <w:noProof/>
              <w:webHidden/>
            </w:rPr>
            <w:fldChar w:fldCharType="separate"/>
          </w:r>
          <w:ins w:id="336" w:author="Jason Rhee" w:date="2024-10-25T12:50:00Z" w16du:dateUtc="2024-10-25T01:50:00Z">
            <w:r w:rsidR="00562FBC">
              <w:rPr>
                <w:noProof/>
                <w:webHidden/>
              </w:rPr>
              <w:t>49</w:t>
            </w:r>
          </w:ins>
          <w:ins w:id="337" w:author="Jason Rhee" w:date="2024-10-25T12:40:00Z" w16du:dateUtc="2024-10-25T01:40:00Z">
            <w:r>
              <w:rPr>
                <w:noProof/>
                <w:webHidden/>
              </w:rPr>
              <w:fldChar w:fldCharType="end"/>
            </w:r>
            <w:r w:rsidRPr="007169A4">
              <w:rPr>
                <w:rStyle w:val="Hyperlink"/>
                <w:noProof/>
              </w:rPr>
              <w:fldChar w:fldCharType="end"/>
            </w:r>
          </w:ins>
        </w:p>
        <w:p w14:paraId="56280383" w14:textId="74AAB7C5" w:rsidR="00844960" w:rsidRDefault="00844960">
          <w:pPr>
            <w:pStyle w:val="TOC2"/>
            <w:rPr>
              <w:ins w:id="33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39"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UnderKeelClearanceControlPoint</w:t>
            </w:r>
            <w:r>
              <w:rPr>
                <w:noProof/>
                <w:webHidden/>
              </w:rPr>
              <w:tab/>
            </w:r>
            <w:r>
              <w:rPr>
                <w:noProof/>
                <w:webHidden/>
              </w:rPr>
              <w:fldChar w:fldCharType="begin"/>
            </w:r>
            <w:r>
              <w:rPr>
                <w:noProof/>
                <w:webHidden/>
              </w:rPr>
              <w:instrText xml:space="preserve"> PAGEREF _Toc180752584 \h </w:instrText>
            </w:r>
          </w:ins>
          <w:r>
            <w:rPr>
              <w:noProof/>
              <w:webHidden/>
            </w:rPr>
          </w:r>
          <w:r>
            <w:rPr>
              <w:noProof/>
              <w:webHidden/>
            </w:rPr>
            <w:fldChar w:fldCharType="separate"/>
          </w:r>
          <w:ins w:id="340" w:author="Jason Rhee" w:date="2024-10-25T12:50:00Z" w16du:dateUtc="2024-10-25T01:50:00Z">
            <w:r w:rsidR="00562FBC">
              <w:rPr>
                <w:noProof/>
                <w:webHidden/>
              </w:rPr>
              <w:t>50</w:t>
            </w:r>
          </w:ins>
          <w:ins w:id="341" w:author="Jason Rhee" w:date="2024-10-25T12:40:00Z" w16du:dateUtc="2024-10-25T01:40:00Z">
            <w:r>
              <w:rPr>
                <w:noProof/>
                <w:webHidden/>
              </w:rPr>
              <w:fldChar w:fldCharType="end"/>
            </w:r>
            <w:r w:rsidRPr="007169A4">
              <w:rPr>
                <w:rStyle w:val="Hyperlink"/>
                <w:noProof/>
              </w:rPr>
              <w:fldChar w:fldCharType="end"/>
            </w:r>
          </w:ins>
        </w:p>
        <w:p w14:paraId="581B98DF" w14:textId="75401A28" w:rsidR="00844960" w:rsidRDefault="00844960">
          <w:pPr>
            <w:pStyle w:val="TOC2"/>
            <w:rPr>
              <w:ins w:id="34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4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Names</w:t>
            </w:r>
            <w:r>
              <w:rPr>
                <w:noProof/>
                <w:webHidden/>
              </w:rPr>
              <w:tab/>
            </w:r>
            <w:r>
              <w:rPr>
                <w:noProof/>
                <w:webHidden/>
              </w:rPr>
              <w:fldChar w:fldCharType="begin"/>
            </w:r>
            <w:r>
              <w:rPr>
                <w:noProof/>
                <w:webHidden/>
              </w:rPr>
              <w:instrText xml:space="preserve"> PAGEREF _Toc180752585 \h </w:instrText>
            </w:r>
          </w:ins>
          <w:r>
            <w:rPr>
              <w:noProof/>
              <w:webHidden/>
            </w:rPr>
          </w:r>
          <w:r>
            <w:rPr>
              <w:noProof/>
              <w:webHidden/>
            </w:rPr>
            <w:fldChar w:fldCharType="separate"/>
          </w:r>
          <w:ins w:id="344" w:author="Jason Rhee" w:date="2024-10-25T12:50:00Z" w16du:dateUtc="2024-10-25T01:50:00Z">
            <w:r w:rsidR="00562FBC">
              <w:rPr>
                <w:noProof/>
                <w:webHidden/>
              </w:rPr>
              <w:t>51</w:t>
            </w:r>
          </w:ins>
          <w:ins w:id="345" w:author="Jason Rhee" w:date="2024-10-25T12:40:00Z" w16du:dateUtc="2024-10-25T01:40:00Z">
            <w:r>
              <w:rPr>
                <w:noProof/>
                <w:webHidden/>
              </w:rPr>
              <w:fldChar w:fldCharType="end"/>
            </w:r>
            <w:r w:rsidRPr="007169A4">
              <w:rPr>
                <w:rStyle w:val="Hyperlink"/>
                <w:noProof/>
              </w:rPr>
              <w:fldChar w:fldCharType="end"/>
            </w:r>
          </w:ins>
        </w:p>
        <w:p w14:paraId="35C48C83" w14:textId="089AACE2" w:rsidR="00844960" w:rsidRDefault="00844960">
          <w:pPr>
            <w:pStyle w:val="TOC2"/>
            <w:rPr>
              <w:ins w:id="34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4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Roles</w:t>
            </w:r>
            <w:r>
              <w:rPr>
                <w:noProof/>
                <w:webHidden/>
              </w:rPr>
              <w:tab/>
            </w:r>
            <w:r>
              <w:rPr>
                <w:noProof/>
                <w:webHidden/>
              </w:rPr>
              <w:fldChar w:fldCharType="begin"/>
            </w:r>
            <w:r>
              <w:rPr>
                <w:noProof/>
                <w:webHidden/>
              </w:rPr>
              <w:instrText xml:space="preserve"> PAGEREF _Toc180752586 \h </w:instrText>
            </w:r>
          </w:ins>
          <w:r>
            <w:rPr>
              <w:noProof/>
              <w:webHidden/>
            </w:rPr>
          </w:r>
          <w:r>
            <w:rPr>
              <w:noProof/>
              <w:webHidden/>
            </w:rPr>
            <w:fldChar w:fldCharType="separate"/>
          </w:r>
          <w:ins w:id="348" w:author="Jason Rhee" w:date="2024-10-25T12:50:00Z" w16du:dateUtc="2024-10-25T01:50:00Z">
            <w:r w:rsidR="00562FBC">
              <w:rPr>
                <w:noProof/>
                <w:webHidden/>
              </w:rPr>
              <w:t>52</w:t>
            </w:r>
          </w:ins>
          <w:ins w:id="349" w:author="Jason Rhee" w:date="2024-10-25T12:40:00Z" w16du:dateUtc="2024-10-25T01:40:00Z">
            <w:r>
              <w:rPr>
                <w:noProof/>
                <w:webHidden/>
              </w:rPr>
              <w:fldChar w:fldCharType="end"/>
            </w:r>
            <w:r w:rsidRPr="007169A4">
              <w:rPr>
                <w:rStyle w:val="Hyperlink"/>
                <w:noProof/>
              </w:rPr>
              <w:fldChar w:fldCharType="end"/>
            </w:r>
          </w:ins>
        </w:p>
        <w:p w14:paraId="504F4DD6" w14:textId="290F6ED0" w:rsidR="00844960" w:rsidRDefault="00844960">
          <w:pPr>
            <w:pStyle w:val="TOC2"/>
            <w:rPr>
              <w:ins w:id="35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5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Attribute and Enumerate Descriptions</w:t>
            </w:r>
            <w:r>
              <w:rPr>
                <w:noProof/>
                <w:webHidden/>
              </w:rPr>
              <w:tab/>
            </w:r>
            <w:r>
              <w:rPr>
                <w:noProof/>
                <w:webHidden/>
              </w:rPr>
              <w:fldChar w:fldCharType="begin"/>
            </w:r>
            <w:r>
              <w:rPr>
                <w:noProof/>
                <w:webHidden/>
              </w:rPr>
              <w:instrText xml:space="preserve"> PAGEREF _Toc180752587 \h </w:instrText>
            </w:r>
          </w:ins>
          <w:r>
            <w:rPr>
              <w:noProof/>
              <w:webHidden/>
            </w:rPr>
          </w:r>
          <w:r>
            <w:rPr>
              <w:noProof/>
              <w:webHidden/>
            </w:rPr>
            <w:fldChar w:fldCharType="separate"/>
          </w:r>
          <w:ins w:id="352" w:author="Jason Rhee" w:date="2024-10-25T12:50:00Z" w16du:dateUtc="2024-10-25T01:50:00Z">
            <w:r w:rsidR="00562FBC">
              <w:rPr>
                <w:noProof/>
                <w:webHidden/>
              </w:rPr>
              <w:t>52</w:t>
            </w:r>
          </w:ins>
          <w:ins w:id="353" w:author="Jason Rhee" w:date="2024-10-25T12:40:00Z" w16du:dateUtc="2024-10-25T01:40:00Z">
            <w:r>
              <w:rPr>
                <w:noProof/>
                <w:webHidden/>
              </w:rPr>
              <w:fldChar w:fldCharType="end"/>
            </w:r>
            <w:r w:rsidRPr="007169A4">
              <w:rPr>
                <w:rStyle w:val="Hyperlink"/>
                <w:noProof/>
              </w:rPr>
              <w:fldChar w:fldCharType="end"/>
            </w:r>
          </w:ins>
        </w:p>
        <w:p w14:paraId="0D69F931" w14:textId="33B5EC6A" w:rsidR="00844960" w:rsidRDefault="00844960">
          <w:pPr>
            <w:pStyle w:val="TOC1"/>
            <w:tabs>
              <w:tab w:val="left" w:pos="10580"/>
            </w:tabs>
            <w:jc w:val="left"/>
            <w:rPr>
              <w:ins w:id="35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55" w:author="Jason Rhee" w:date="2024-10-25T12:47:00Z" w16du:dateUtc="2024-10-25T01:47:00Z">
              <w:pPr>
                <w:pStyle w:val="TOC1"/>
                <w:tabs>
                  <w:tab w:val="left" w:pos="10580"/>
                </w:tabs>
              </w:pPr>
            </w:pPrChange>
          </w:pPr>
          <w:ins w:id="3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B.</w:t>
            </w:r>
          </w:ins>
          <w:ins w:id="357"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358" w:author="Jason Rhee" w:date="2024-10-25T12:40:00Z" w16du:dateUtc="2024-10-25T01:40:00Z">
            <w:r w:rsidRPr="007169A4">
              <w:rPr>
                <w:rStyle w:val="Hyperlink"/>
                <w:noProof/>
              </w:rPr>
              <w:t>Schema documentation for S129.xsd</w:t>
            </w:r>
            <w:r>
              <w:rPr>
                <w:noProof/>
                <w:webHidden/>
              </w:rPr>
              <w:tab/>
            </w:r>
            <w:r>
              <w:rPr>
                <w:noProof/>
                <w:webHidden/>
              </w:rPr>
              <w:fldChar w:fldCharType="begin"/>
            </w:r>
            <w:r>
              <w:rPr>
                <w:noProof/>
                <w:webHidden/>
              </w:rPr>
              <w:instrText xml:space="preserve"> PAGEREF _Toc180752588 \h </w:instrText>
            </w:r>
          </w:ins>
          <w:r>
            <w:rPr>
              <w:noProof/>
              <w:webHidden/>
            </w:rPr>
          </w:r>
          <w:r>
            <w:rPr>
              <w:noProof/>
              <w:webHidden/>
            </w:rPr>
            <w:fldChar w:fldCharType="separate"/>
          </w:r>
          <w:ins w:id="359" w:author="Jason Rhee" w:date="2024-10-25T12:50:00Z" w16du:dateUtc="2024-10-25T01:50:00Z">
            <w:r w:rsidR="00562FBC">
              <w:rPr>
                <w:noProof/>
                <w:webHidden/>
              </w:rPr>
              <w:t>58</w:t>
            </w:r>
          </w:ins>
          <w:ins w:id="360" w:author="Jason Rhee" w:date="2024-10-25T12:40:00Z" w16du:dateUtc="2024-10-25T01:40:00Z">
            <w:r>
              <w:rPr>
                <w:noProof/>
                <w:webHidden/>
              </w:rPr>
              <w:fldChar w:fldCharType="end"/>
            </w:r>
            <w:r w:rsidRPr="007169A4">
              <w:rPr>
                <w:rStyle w:val="Hyperlink"/>
                <w:noProof/>
              </w:rPr>
              <w:fldChar w:fldCharType="end"/>
            </w:r>
          </w:ins>
        </w:p>
        <w:p w14:paraId="3589763D" w14:textId="32B90035" w:rsidR="00844960" w:rsidRDefault="00844960">
          <w:pPr>
            <w:pStyle w:val="TOC2"/>
            <w:rPr>
              <w:ins w:id="36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"_Toc180752589"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Schema(s)</w:t>
            </w:r>
            <w:r>
              <w:rPr>
                <w:noProof/>
                <w:webHidden/>
              </w:rPr>
              <w:tab/>
            </w:r>
            <w:r>
              <w:rPr>
                <w:noProof/>
                <w:webHidden/>
              </w:rPr>
              <w:fldChar w:fldCharType="begin"/>
            </w:r>
            <w:r>
              <w:rPr>
                <w:noProof/>
                <w:webHidden/>
              </w:rPr>
              <w:instrText xml:space="preserve"> PAGEREF _Toc180752589 \h </w:instrText>
            </w:r>
          </w:ins>
          <w:r>
            <w:rPr>
              <w:noProof/>
              <w:webHidden/>
            </w:rPr>
          </w:r>
          <w:r>
            <w:rPr>
              <w:noProof/>
              <w:webHidden/>
            </w:rPr>
            <w:fldChar w:fldCharType="separate"/>
          </w:r>
          <w:ins w:id="363" w:author="Jason Rhee" w:date="2024-10-25T12:50:00Z" w16du:dateUtc="2024-10-25T01:50:00Z">
            <w:r w:rsidR="00562FBC">
              <w:rPr>
                <w:noProof/>
                <w:webHidden/>
              </w:rPr>
              <w:t>58</w:t>
            </w:r>
          </w:ins>
          <w:ins w:id="364" w:author="Jason Rhee" w:date="2024-10-25T12:40:00Z" w16du:dateUtc="2024-10-25T01:40:00Z">
            <w:r>
              <w:rPr>
                <w:noProof/>
                <w:webHidden/>
              </w:rPr>
              <w:fldChar w:fldCharType="end"/>
            </w:r>
            <w:r w:rsidRPr="007169A4">
              <w:rPr>
                <w:rStyle w:val="Hyperlink"/>
                <w:noProof/>
              </w:rPr>
              <w:fldChar w:fldCharType="end"/>
            </w:r>
          </w:ins>
        </w:p>
        <w:p w14:paraId="7589C6CB" w14:textId="6E7D1AD9" w:rsidR="00844960" w:rsidRDefault="00844960">
          <w:pPr>
            <w:pStyle w:val="TOC2"/>
            <w:rPr>
              <w:ins w:id="36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6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w:t>
            </w:r>
            <w:r w:rsidRPr="007169A4">
              <w:rPr>
                <w:rStyle w:val="Hyperlink"/>
                <w:noProof/>
                <w:spacing w:val="-8"/>
              </w:rPr>
              <w:t xml:space="preserve"> </w:t>
            </w:r>
            <w:r w:rsidRPr="007169A4">
              <w:rPr>
                <w:rStyle w:val="Hyperlink"/>
                <w:noProof/>
                <w:spacing w:val="-3"/>
              </w:rPr>
              <w:t>Type(s)</w:t>
            </w:r>
            <w:r>
              <w:rPr>
                <w:noProof/>
                <w:webHidden/>
              </w:rPr>
              <w:tab/>
            </w:r>
            <w:r>
              <w:rPr>
                <w:noProof/>
                <w:webHidden/>
              </w:rPr>
              <w:fldChar w:fldCharType="begin"/>
            </w:r>
            <w:r>
              <w:rPr>
                <w:noProof/>
                <w:webHidden/>
              </w:rPr>
              <w:instrText xml:space="preserve"> PAGEREF _Toc180752590 \h </w:instrText>
            </w:r>
          </w:ins>
          <w:r>
            <w:rPr>
              <w:noProof/>
              <w:webHidden/>
            </w:rPr>
          </w:r>
          <w:r>
            <w:rPr>
              <w:noProof/>
              <w:webHidden/>
            </w:rPr>
            <w:fldChar w:fldCharType="separate"/>
          </w:r>
          <w:ins w:id="367" w:author="Jason Rhee" w:date="2024-10-25T12:50:00Z" w16du:dateUtc="2024-10-25T01:50:00Z">
            <w:r w:rsidR="00562FBC">
              <w:rPr>
                <w:noProof/>
                <w:webHidden/>
              </w:rPr>
              <w:t>58</w:t>
            </w:r>
          </w:ins>
          <w:ins w:id="368" w:author="Jason Rhee" w:date="2024-10-25T12:40:00Z" w16du:dateUtc="2024-10-25T01:40:00Z">
            <w:r>
              <w:rPr>
                <w:noProof/>
                <w:webHidden/>
              </w:rPr>
              <w:fldChar w:fldCharType="end"/>
            </w:r>
            <w:r w:rsidRPr="007169A4">
              <w:rPr>
                <w:rStyle w:val="Hyperlink"/>
                <w:noProof/>
              </w:rPr>
              <w:fldChar w:fldCharType="end"/>
            </w:r>
          </w:ins>
        </w:p>
        <w:p w14:paraId="419C4245" w14:textId="3BD587A4" w:rsidR="00844960" w:rsidRDefault="00844960">
          <w:pPr>
            <w:pStyle w:val="TOC2"/>
            <w:rPr>
              <w:ins w:id="36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7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Type(s</w:t>
            </w:r>
            <w:r w:rsidRPr="007169A4">
              <w:rPr>
                <w:rStyle w:val="Hyperlink"/>
                <w:noProof/>
                <w:spacing w:val="-3"/>
              </w:rPr>
              <w:t>)</w:t>
            </w:r>
            <w:r>
              <w:rPr>
                <w:noProof/>
                <w:webHidden/>
              </w:rPr>
              <w:tab/>
            </w:r>
            <w:r>
              <w:rPr>
                <w:noProof/>
                <w:webHidden/>
              </w:rPr>
              <w:fldChar w:fldCharType="begin"/>
            </w:r>
            <w:r>
              <w:rPr>
                <w:noProof/>
                <w:webHidden/>
              </w:rPr>
              <w:instrText xml:space="preserve"> PAGEREF _Toc180752591 \h </w:instrText>
            </w:r>
          </w:ins>
          <w:r>
            <w:rPr>
              <w:noProof/>
              <w:webHidden/>
            </w:rPr>
          </w:r>
          <w:r>
            <w:rPr>
              <w:noProof/>
              <w:webHidden/>
            </w:rPr>
            <w:fldChar w:fldCharType="separate"/>
          </w:r>
          <w:ins w:id="371" w:author="Jason Rhee" w:date="2024-10-25T12:50:00Z" w16du:dateUtc="2024-10-25T01:50:00Z">
            <w:r w:rsidR="00562FBC">
              <w:rPr>
                <w:noProof/>
                <w:webHidden/>
              </w:rPr>
              <w:t>72</w:t>
            </w:r>
          </w:ins>
          <w:ins w:id="372" w:author="Jason Rhee" w:date="2024-10-25T12:40:00Z" w16du:dateUtc="2024-10-25T01:40:00Z">
            <w:r>
              <w:rPr>
                <w:noProof/>
                <w:webHidden/>
              </w:rPr>
              <w:fldChar w:fldCharType="end"/>
            </w:r>
            <w:r w:rsidRPr="007169A4">
              <w:rPr>
                <w:rStyle w:val="Hyperlink"/>
                <w:noProof/>
              </w:rPr>
              <w:fldChar w:fldCharType="end"/>
            </w:r>
          </w:ins>
        </w:p>
        <w:p w14:paraId="22A739E5" w14:textId="5EC80BF2" w:rsidR="00844960" w:rsidRDefault="00844960">
          <w:pPr>
            <w:pStyle w:val="TOC1"/>
            <w:tabs>
              <w:tab w:val="left" w:pos="10580"/>
            </w:tabs>
            <w:jc w:val="left"/>
            <w:rPr>
              <w:ins w:id="37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374" w:author="Jason Rhee" w:date="2024-10-25T12:47:00Z" w16du:dateUtc="2024-10-25T01:47:00Z">
              <w:pPr>
                <w:pStyle w:val="TOC1"/>
                <w:tabs>
                  <w:tab w:val="left" w:pos="10580"/>
                </w:tabs>
              </w:pPr>
            </w:pPrChange>
          </w:pPr>
          <w:ins w:id="37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C.</w:t>
            </w:r>
          </w:ins>
          <w:ins w:id="376" w:author="Jason Rhee" w:date="2024-10-25T12:47:00Z" w16du:dateUtc="2024-10-25T01:47:00Z">
            <w:r w:rsidR="000671DA">
              <w:rPr>
                <w:rStyle w:val="Hyperlink"/>
                <w:noProof/>
                <w14:scene3d>
                  <w14:camera w14:prst="orthographicFront"/>
                  <w14:lightRig w14:rig="threePt" w14:dir="t">
                    <w14:rot w14:lat="0" w14:lon="0" w14:rev="0"/>
                  </w14:lightRig>
                </w14:scene3d>
              </w:rPr>
              <w:t xml:space="preserve"> </w:t>
            </w:r>
          </w:ins>
          <w:ins w:id="377" w:author="Jason Rhee" w:date="2024-10-25T12:40:00Z" w16du:dateUtc="2024-10-25T01:40:00Z">
            <w:r w:rsidRPr="007169A4">
              <w:rPr>
                <w:rStyle w:val="Hyperlink"/>
                <w:noProof/>
              </w:rPr>
              <w:t>Feature Catalogue</w:t>
            </w:r>
            <w:r>
              <w:rPr>
                <w:noProof/>
                <w:webHidden/>
              </w:rPr>
              <w:tab/>
            </w:r>
            <w:r>
              <w:rPr>
                <w:noProof/>
                <w:webHidden/>
              </w:rPr>
              <w:fldChar w:fldCharType="begin"/>
            </w:r>
            <w:r>
              <w:rPr>
                <w:noProof/>
                <w:webHidden/>
              </w:rPr>
              <w:instrText xml:space="preserve"> PAGEREF _Toc180752592 \h </w:instrText>
            </w:r>
          </w:ins>
          <w:r>
            <w:rPr>
              <w:noProof/>
              <w:webHidden/>
            </w:rPr>
          </w:r>
          <w:r>
            <w:rPr>
              <w:noProof/>
              <w:webHidden/>
            </w:rPr>
            <w:fldChar w:fldCharType="separate"/>
          </w:r>
          <w:ins w:id="378" w:author="Jason Rhee" w:date="2024-10-25T12:50:00Z" w16du:dateUtc="2024-10-25T01:50:00Z">
            <w:r w:rsidR="00562FBC">
              <w:rPr>
                <w:noProof/>
                <w:webHidden/>
              </w:rPr>
              <w:t>74</w:t>
            </w:r>
          </w:ins>
          <w:ins w:id="379" w:author="Jason Rhee" w:date="2024-10-25T12:40:00Z" w16du:dateUtc="2024-10-25T01:40:00Z">
            <w:r>
              <w:rPr>
                <w:noProof/>
                <w:webHidden/>
              </w:rPr>
              <w:fldChar w:fldCharType="end"/>
            </w:r>
            <w:r w:rsidRPr="007169A4">
              <w:rPr>
                <w:rStyle w:val="Hyperlink"/>
                <w:noProof/>
              </w:rPr>
              <w:fldChar w:fldCharType="end"/>
            </w:r>
          </w:ins>
        </w:p>
        <w:p w14:paraId="0464BE18" w14:textId="196D2809" w:rsidR="00844960" w:rsidRDefault="00844960">
          <w:pPr>
            <w:pStyle w:val="TOC2"/>
            <w:rPr>
              <w:ins w:id="38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8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_Toc180752593 \h </w:instrText>
            </w:r>
          </w:ins>
          <w:r>
            <w:rPr>
              <w:noProof/>
              <w:webHidden/>
            </w:rPr>
          </w:r>
          <w:r>
            <w:rPr>
              <w:noProof/>
              <w:webHidden/>
            </w:rPr>
            <w:fldChar w:fldCharType="separate"/>
          </w:r>
          <w:ins w:id="382" w:author="Jason Rhee" w:date="2024-10-25T12:50:00Z" w16du:dateUtc="2024-10-25T01:50:00Z">
            <w:r w:rsidR="00562FBC">
              <w:rPr>
                <w:noProof/>
                <w:webHidden/>
              </w:rPr>
              <w:t>74</w:t>
            </w:r>
          </w:ins>
          <w:ins w:id="383" w:author="Jason Rhee" w:date="2024-10-25T12:40:00Z" w16du:dateUtc="2024-10-25T01:40:00Z">
            <w:r>
              <w:rPr>
                <w:noProof/>
                <w:webHidden/>
              </w:rPr>
              <w:fldChar w:fldCharType="end"/>
            </w:r>
            <w:r w:rsidRPr="007169A4">
              <w:rPr>
                <w:rStyle w:val="Hyperlink"/>
                <w:noProof/>
              </w:rPr>
              <w:fldChar w:fldCharType="end"/>
            </w:r>
          </w:ins>
        </w:p>
        <w:p w14:paraId="27DD3F2A" w14:textId="6A00584A" w:rsidR="00844960" w:rsidRDefault="00844960">
          <w:pPr>
            <w:pStyle w:val="TOC2"/>
            <w:rPr>
              <w:ins w:id="38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8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_Toc180752594 \h </w:instrText>
            </w:r>
          </w:ins>
          <w:r>
            <w:rPr>
              <w:noProof/>
              <w:webHidden/>
            </w:rPr>
          </w:r>
          <w:r>
            <w:rPr>
              <w:noProof/>
              <w:webHidden/>
            </w:rPr>
            <w:fldChar w:fldCharType="separate"/>
          </w:r>
          <w:ins w:id="386" w:author="Jason Rhee" w:date="2024-10-25T12:50:00Z" w16du:dateUtc="2024-10-25T01:50:00Z">
            <w:r w:rsidR="00562FBC">
              <w:rPr>
                <w:noProof/>
                <w:webHidden/>
              </w:rPr>
              <w:t>75</w:t>
            </w:r>
          </w:ins>
          <w:ins w:id="387" w:author="Jason Rhee" w:date="2024-10-25T12:40:00Z" w16du:dateUtc="2024-10-25T01:40:00Z">
            <w:r>
              <w:rPr>
                <w:noProof/>
                <w:webHidden/>
              </w:rPr>
              <w:fldChar w:fldCharType="end"/>
            </w:r>
            <w:r w:rsidRPr="007169A4">
              <w:rPr>
                <w:rStyle w:val="Hyperlink"/>
                <w:noProof/>
              </w:rPr>
              <w:fldChar w:fldCharType="end"/>
            </w:r>
          </w:ins>
        </w:p>
        <w:p w14:paraId="6DCCFAAF" w14:textId="27978643" w:rsidR="00844960" w:rsidRDefault="00844960">
          <w:pPr>
            <w:pStyle w:val="TOC2"/>
            <w:rPr>
              <w:ins w:id="38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89"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Attributes</w:t>
            </w:r>
            <w:r>
              <w:rPr>
                <w:noProof/>
                <w:webHidden/>
              </w:rPr>
              <w:tab/>
            </w:r>
            <w:r>
              <w:rPr>
                <w:noProof/>
                <w:webHidden/>
              </w:rPr>
              <w:fldChar w:fldCharType="begin"/>
            </w:r>
            <w:r>
              <w:rPr>
                <w:noProof/>
                <w:webHidden/>
              </w:rPr>
              <w:instrText xml:space="preserve"> PAGEREF _Toc180752595 \h </w:instrText>
            </w:r>
          </w:ins>
          <w:r>
            <w:rPr>
              <w:noProof/>
              <w:webHidden/>
            </w:rPr>
          </w:r>
          <w:r>
            <w:rPr>
              <w:noProof/>
              <w:webHidden/>
            </w:rPr>
            <w:fldChar w:fldCharType="separate"/>
          </w:r>
          <w:ins w:id="390" w:author="Jason Rhee" w:date="2024-10-25T12:50:00Z" w16du:dateUtc="2024-10-25T01:50:00Z">
            <w:r w:rsidR="00562FBC">
              <w:rPr>
                <w:noProof/>
                <w:webHidden/>
              </w:rPr>
              <w:t>76</w:t>
            </w:r>
          </w:ins>
          <w:ins w:id="391" w:author="Jason Rhee" w:date="2024-10-25T12:40:00Z" w16du:dateUtc="2024-10-25T01:40:00Z">
            <w:r>
              <w:rPr>
                <w:noProof/>
                <w:webHidden/>
              </w:rPr>
              <w:fldChar w:fldCharType="end"/>
            </w:r>
            <w:r w:rsidRPr="007169A4">
              <w:rPr>
                <w:rStyle w:val="Hyperlink"/>
                <w:noProof/>
              </w:rPr>
              <w:fldChar w:fldCharType="end"/>
            </w:r>
          </w:ins>
        </w:p>
        <w:p w14:paraId="6BB9EFE7" w14:textId="45B8652B" w:rsidR="00844960" w:rsidRDefault="00844960">
          <w:pPr>
            <w:pStyle w:val="TOC2"/>
            <w:rPr>
              <w:ins w:id="39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93"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Enumerations</w:t>
            </w:r>
            <w:r>
              <w:rPr>
                <w:noProof/>
                <w:webHidden/>
              </w:rPr>
              <w:tab/>
            </w:r>
            <w:r>
              <w:rPr>
                <w:noProof/>
                <w:webHidden/>
              </w:rPr>
              <w:fldChar w:fldCharType="begin"/>
            </w:r>
            <w:r>
              <w:rPr>
                <w:noProof/>
                <w:webHidden/>
              </w:rPr>
              <w:instrText xml:space="preserve"> PAGEREF _Toc180752596 \h </w:instrText>
            </w:r>
          </w:ins>
          <w:r>
            <w:rPr>
              <w:noProof/>
              <w:webHidden/>
            </w:rPr>
          </w:r>
          <w:r>
            <w:rPr>
              <w:noProof/>
              <w:webHidden/>
            </w:rPr>
            <w:fldChar w:fldCharType="separate"/>
          </w:r>
          <w:ins w:id="394" w:author="Jason Rhee" w:date="2024-10-25T12:50:00Z" w16du:dateUtc="2024-10-25T01:50:00Z">
            <w:r w:rsidR="00562FBC">
              <w:rPr>
                <w:noProof/>
                <w:webHidden/>
              </w:rPr>
              <w:t>81</w:t>
            </w:r>
          </w:ins>
          <w:ins w:id="395" w:author="Jason Rhee" w:date="2024-10-25T12:40:00Z" w16du:dateUtc="2024-10-25T01:40:00Z">
            <w:r>
              <w:rPr>
                <w:noProof/>
                <w:webHidden/>
              </w:rPr>
              <w:fldChar w:fldCharType="end"/>
            </w:r>
            <w:r w:rsidRPr="007169A4">
              <w:rPr>
                <w:rStyle w:val="Hyperlink"/>
                <w:noProof/>
              </w:rPr>
              <w:fldChar w:fldCharType="end"/>
            </w:r>
          </w:ins>
        </w:p>
        <w:p w14:paraId="57355326" w14:textId="09674EDF" w:rsidR="00844960" w:rsidRDefault="00844960">
          <w:pPr>
            <w:pStyle w:val="TOC2"/>
            <w:rPr>
              <w:ins w:id="39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397"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 Attributes</w:t>
            </w:r>
            <w:r>
              <w:rPr>
                <w:noProof/>
                <w:webHidden/>
              </w:rPr>
              <w:tab/>
            </w:r>
            <w:r>
              <w:rPr>
                <w:noProof/>
                <w:webHidden/>
              </w:rPr>
              <w:fldChar w:fldCharType="begin"/>
            </w:r>
            <w:r>
              <w:rPr>
                <w:noProof/>
                <w:webHidden/>
              </w:rPr>
              <w:instrText xml:space="preserve"> PAGEREF _Toc180752597 \h </w:instrText>
            </w:r>
          </w:ins>
          <w:r>
            <w:rPr>
              <w:noProof/>
              <w:webHidden/>
            </w:rPr>
          </w:r>
          <w:r>
            <w:rPr>
              <w:noProof/>
              <w:webHidden/>
            </w:rPr>
            <w:fldChar w:fldCharType="separate"/>
          </w:r>
          <w:ins w:id="398" w:author="Jason Rhee" w:date="2024-10-25T12:50:00Z" w16du:dateUtc="2024-10-25T01:50:00Z">
            <w:r w:rsidR="00562FBC">
              <w:rPr>
                <w:noProof/>
                <w:webHidden/>
              </w:rPr>
              <w:t>83</w:t>
            </w:r>
          </w:ins>
          <w:ins w:id="399" w:author="Jason Rhee" w:date="2024-10-25T12:40:00Z" w16du:dateUtc="2024-10-25T01:40:00Z">
            <w:r>
              <w:rPr>
                <w:noProof/>
                <w:webHidden/>
              </w:rPr>
              <w:fldChar w:fldCharType="end"/>
            </w:r>
            <w:r w:rsidRPr="007169A4">
              <w:rPr>
                <w:rStyle w:val="Hyperlink"/>
                <w:noProof/>
              </w:rPr>
              <w:fldChar w:fldCharType="end"/>
            </w:r>
          </w:ins>
        </w:p>
        <w:p w14:paraId="33C3B7BD" w14:textId="2B93B642" w:rsidR="00844960" w:rsidRDefault="00844960">
          <w:pPr>
            <w:pStyle w:val="TOC2"/>
            <w:rPr>
              <w:ins w:id="40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Roles</w:t>
            </w:r>
            <w:r>
              <w:rPr>
                <w:noProof/>
                <w:webHidden/>
              </w:rPr>
              <w:tab/>
            </w:r>
            <w:r>
              <w:rPr>
                <w:noProof/>
                <w:webHidden/>
              </w:rPr>
              <w:fldChar w:fldCharType="begin"/>
            </w:r>
            <w:r>
              <w:rPr>
                <w:noProof/>
                <w:webHidden/>
              </w:rPr>
              <w:instrText xml:space="preserve"> PAGEREF _Toc180752598 \h </w:instrText>
            </w:r>
          </w:ins>
          <w:r>
            <w:rPr>
              <w:noProof/>
              <w:webHidden/>
            </w:rPr>
          </w:r>
          <w:r>
            <w:rPr>
              <w:noProof/>
              <w:webHidden/>
            </w:rPr>
            <w:fldChar w:fldCharType="separate"/>
          </w:r>
          <w:ins w:id="402" w:author="Jason Rhee" w:date="2024-10-25T12:50:00Z" w16du:dateUtc="2024-10-25T01:50:00Z">
            <w:r w:rsidR="00562FBC">
              <w:rPr>
                <w:noProof/>
                <w:webHidden/>
              </w:rPr>
              <w:t>84</w:t>
            </w:r>
          </w:ins>
          <w:ins w:id="403" w:author="Jason Rhee" w:date="2024-10-25T12:40:00Z" w16du:dateUtc="2024-10-25T01:40:00Z">
            <w:r>
              <w:rPr>
                <w:noProof/>
                <w:webHidden/>
              </w:rPr>
              <w:fldChar w:fldCharType="end"/>
            </w:r>
            <w:r w:rsidRPr="007169A4">
              <w:rPr>
                <w:rStyle w:val="Hyperlink"/>
                <w:noProof/>
              </w:rPr>
              <w:fldChar w:fldCharType="end"/>
            </w:r>
          </w:ins>
        </w:p>
        <w:p w14:paraId="766CACD1" w14:textId="5CB8A1EE" w:rsidR="00844960" w:rsidRDefault="00844960">
          <w:pPr>
            <w:pStyle w:val="TOC2"/>
            <w:rPr>
              <w:ins w:id="40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05"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"_Toc180752599"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_Toc180752599 \h </w:instrText>
            </w:r>
          </w:ins>
          <w:r>
            <w:rPr>
              <w:noProof/>
              <w:webHidden/>
            </w:rPr>
          </w:r>
          <w:r>
            <w:rPr>
              <w:noProof/>
              <w:webHidden/>
            </w:rPr>
            <w:fldChar w:fldCharType="separate"/>
          </w:r>
          <w:ins w:id="406" w:author="Jason Rhee" w:date="2024-10-25T12:50:00Z" w16du:dateUtc="2024-10-25T01:50:00Z">
            <w:r w:rsidR="00562FBC">
              <w:rPr>
                <w:noProof/>
                <w:webHidden/>
              </w:rPr>
              <w:t>86</w:t>
            </w:r>
          </w:ins>
          <w:ins w:id="407" w:author="Jason Rhee" w:date="2024-10-25T12:40:00Z" w16du:dateUtc="2024-10-25T01:40:00Z">
            <w:r>
              <w:rPr>
                <w:noProof/>
                <w:webHidden/>
              </w:rPr>
              <w:fldChar w:fldCharType="end"/>
            </w:r>
            <w:r w:rsidRPr="007169A4">
              <w:rPr>
                <w:rStyle w:val="Hyperlink"/>
                <w:noProof/>
              </w:rPr>
              <w:fldChar w:fldCharType="end"/>
            </w:r>
          </w:ins>
        </w:p>
        <w:p w14:paraId="422EC1FD" w14:textId="6BE42478" w:rsidR="00844960" w:rsidRDefault="00844960">
          <w:pPr>
            <w:pStyle w:val="TOC1"/>
            <w:tabs>
              <w:tab w:val="left" w:pos="10580"/>
            </w:tabs>
            <w:jc w:val="left"/>
            <w:rPr>
              <w:ins w:id="40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409" w:author="Jason Rhee" w:date="2024-10-25T12:47:00Z" w16du:dateUtc="2024-10-25T01:47:00Z">
              <w:pPr>
                <w:pStyle w:val="TOC1"/>
                <w:tabs>
                  <w:tab w:val="left" w:pos="10580"/>
                </w:tabs>
              </w:pPr>
            </w:pPrChange>
          </w:pPr>
          <w:ins w:id="410" w:author="Jason Rhee" w:date="2024-10-25T12:40:00Z" w16du:dateUtc="2024-10-25T01:40:00Z">
            <w:r w:rsidRPr="007169A4">
              <w:rPr>
                <w:rStyle w:val="Hyperlink"/>
                <w:noProof/>
              </w:rPr>
              <w:lastRenderedPageBreak/>
              <w:fldChar w:fldCharType="begin"/>
            </w:r>
            <w:r w:rsidRPr="007169A4">
              <w:rPr>
                <w:rStyle w:val="Hyperlink"/>
                <w:noProof/>
              </w:rPr>
              <w:instrText xml:space="preserve"> </w:instrText>
            </w:r>
            <w:r>
              <w:rPr>
                <w:noProof/>
              </w:rPr>
              <w:instrText>HYPERLINK \l "_Toc180752600"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D.</w:t>
            </w:r>
          </w:ins>
          <w:ins w:id="411"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412" w:author="Jason Rhee" w:date="2024-10-25T12:40:00Z" w16du:dateUtc="2024-10-25T01:40:00Z">
            <w:r w:rsidRPr="007169A4">
              <w:rPr>
                <w:rStyle w:val="Hyperlink"/>
                <w:noProof/>
              </w:rPr>
              <w:t>Portrayal Catalogue</w:t>
            </w:r>
            <w:r>
              <w:rPr>
                <w:noProof/>
                <w:webHidden/>
              </w:rPr>
              <w:tab/>
            </w:r>
            <w:r>
              <w:rPr>
                <w:noProof/>
                <w:webHidden/>
              </w:rPr>
              <w:fldChar w:fldCharType="begin"/>
            </w:r>
            <w:r>
              <w:rPr>
                <w:noProof/>
                <w:webHidden/>
              </w:rPr>
              <w:instrText xml:space="preserve"> PAGEREF _Toc180752600 \h </w:instrText>
            </w:r>
          </w:ins>
          <w:r>
            <w:rPr>
              <w:noProof/>
              <w:webHidden/>
            </w:rPr>
          </w:r>
          <w:r>
            <w:rPr>
              <w:noProof/>
              <w:webHidden/>
            </w:rPr>
            <w:fldChar w:fldCharType="separate"/>
          </w:r>
          <w:ins w:id="413" w:author="Jason Rhee" w:date="2024-10-25T12:50:00Z" w16du:dateUtc="2024-10-25T01:50:00Z">
            <w:r w:rsidR="00562FBC">
              <w:rPr>
                <w:noProof/>
                <w:webHidden/>
              </w:rPr>
              <w:t>91</w:t>
            </w:r>
          </w:ins>
          <w:ins w:id="414" w:author="Jason Rhee" w:date="2024-10-25T12:40:00Z" w16du:dateUtc="2024-10-25T01:40:00Z">
            <w:r>
              <w:rPr>
                <w:noProof/>
                <w:webHidden/>
              </w:rPr>
              <w:fldChar w:fldCharType="end"/>
            </w:r>
            <w:r w:rsidRPr="007169A4">
              <w:rPr>
                <w:rStyle w:val="Hyperlink"/>
                <w:noProof/>
              </w:rPr>
              <w:fldChar w:fldCharType="end"/>
            </w:r>
          </w:ins>
        </w:p>
        <w:p w14:paraId="16D4EEB0" w14:textId="0AF649D0" w:rsidR="00844960" w:rsidRDefault="00844960">
          <w:pPr>
            <w:pStyle w:val="TOC2"/>
            <w:rPr>
              <w:ins w:id="4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1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_Toc180752601 \h </w:instrText>
            </w:r>
          </w:ins>
          <w:r>
            <w:rPr>
              <w:noProof/>
              <w:webHidden/>
            </w:rPr>
          </w:r>
          <w:r>
            <w:rPr>
              <w:noProof/>
              <w:webHidden/>
            </w:rPr>
            <w:fldChar w:fldCharType="separate"/>
          </w:r>
          <w:ins w:id="417" w:author="Jason Rhee" w:date="2024-10-25T12:50:00Z" w16du:dateUtc="2024-10-25T01:50:00Z">
            <w:r w:rsidR="00562FBC">
              <w:rPr>
                <w:noProof/>
                <w:webHidden/>
              </w:rPr>
              <w:t>91</w:t>
            </w:r>
          </w:ins>
          <w:ins w:id="418" w:author="Jason Rhee" w:date="2024-10-25T12:40:00Z" w16du:dateUtc="2024-10-25T01:40:00Z">
            <w:r>
              <w:rPr>
                <w:noProof/>
                <w:webHidden/>
              </w:rPr>
              <w:fldChar w:fldCharType="end"/>
            </w:r>
            <w:r w:rsidRPr="007169A4">
              <w:rPr>
                <w:rStyle w:val="Hyperlink"/>
                <w:noProof/>
              </w:rPr>
              <w:fldChar w:fldCharType="end"/>
            </w:r>
          </w:ins>
        </w:p>
        <w:p w14:paraId="01D59F5F" w14:textId="6633E495" w:rsidR="00844960" w:rsidRDefault="00844960">
          <w:pPr>
            <w:pStyle w:val="TOC2"/>
            <w:rPr>
              <w:ins w:id="4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_Toc180752602 \h </w:instrText>
            </w:r>
          </w:ins>
          <w:r>
            <w:rPr>
              <w:noProof/>
              <w:webHidden/>
            </w:rPr>
          </w:r>
          <w:r>
            <w:rPr>
              <w:noProof/>
              <w:webHidden/>
            </w:rPr>
            <w:fldChar w:fldCharType="separate"/>
          </w:r>
          <w:ins w:id="421" w:author="Jason Rhee" w:date="2024-10-25T12:50:00Z" w16du:dateUtc="2024-10-25T01:50:00Z">
            <w:r w:rsidR="00562FBC">
              <w:rPr>
                <w:noProof/>
                <w:webHidden/>
              </w:rPr>
              <w:t>92</w:t>
            </w:r>
          </w:ins>
          <w:ins w:id="422" w:author="Jason Rhee" w:date="2024-10-25T12:40:00Z" w16du:dateUtc="2024-10-25T01:40:00Z">
            <w:r>
              <w:rPr>
                <w:noProof/>
                <w:webHidden/>
              </w:rPr>
              <w:fldChar w:fldCharType="end"/>
            </w:r>
            <w:r w:rsidRPr="007169A4">
              <w:rPr>
                <w:rStyle w:val="Hyperlink"/>
                <w:noProof/>
              </w:rPr>
              <w:fldChar w:fldCharType="end"/>
            </w:r>
          </w:ins>
        </w:p>
        <w:p w14:paraId="7B4FB349" w14:textId="5E624318" w:rsidR="00844960" w:rsidRDefault="00844960">
          <w:pPr>
            <w:pStyle w:val="TOC2"/>
            <w:rPr>
              <w:ins w:id="4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Color Profiles</w:t>
            </w:r>
            <w:r>
              <w:rPr>
                <w:noProof/>
                <w:webHidden/>
              </w:rPr>
              <w:tab/>
            </w:r>
            <w:r>
              <w:rPr>
                <w:noProof/>
                <w:webHidden/>
              </w:rPr>
              <w:fldChar w:fldCharType="begin"/>
            </w:r>
            <w:r>
              <w:rPr>
                <w:noProof/>
                <w:webHidden/>
              </w:rPr>
              <w:instrText xml:space="preserve"> PAGEREF _Toc180752603 \h </w:instrText>
            </w:r>
          </w:ins>
          <w:r>
            <w:rPr>
              <w:noProof/>
              <w:webHidden/>
            </w:rPr>
          </w:r>
          <w:r>
            <w:rPr>
              <w:noProof/>
              <w:webHidden/>
            </w:rPr>
            <w:fldChar w:fldCharType="separate"/>
          </w:r>
          <w:ins w:id="425" w:author="Jason Rhee" w:date="2024-10-25T12:50:00Z" w16du:dateUtc="2024-10-25T01:50:00Z">
            <w:r w:rsidR="00562FBC">
              <w:rPr>
                <w:noProof/>
                <w:webHidden/>
              </w:rPr>
              <w:t>93</w:t>
            </w:r>
          </w:ins>
          <w:ins w:id="426" w:author="Jason Rhee" w:date="2024-10-25T12:40:00Z" w16du:dateUtc="2024-10-25T01:40:00Z">
            <w:r>
              <w:rPr>
                <w:noProof/>
                <w:webHidden/>
              </w:rPr>
              <w:fldChar w:fldCharType="end"/>
            </w:r>
            <w:r w:rsidRPr="007169A4">
              <w:rPr>
                <w:rStyle w:val="Hyperlink"/>
                <w:noProof/>
              </w:rPr>
              <w:fldChar w:fldCharType="end"/>
            </w:r>
          </w:ins>
        </w:p>
        <w:p w14:paraId="3B9DE511" w14:textId="0700E977" w:rsidR="00844960" w:rsidRDefault="00844960">
          <w:pPr>
            <w:pStyle w:val="TOC2"/>
            <w:rPr>
              <w:ins w:id="4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2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Symbols</w:t>
            </w:r>
            <w:r>
              <w:rPr>
                <w:noProof/>
                <w:webHidden/>
              </w:rPr>
              <w:tab/>
            </w:r>
            <w:r>
              <w:rPr>
                <w:noProof/>
                <w:webHidden/>
              </w:rPr>
              <w:fldChar w:fldCharType="begin"/>
            </w:r>
            <w:r>
              <w:rPr>
                <w:noProof/>
                <w:webHidden/>
              </w:rPr>
              <w:instrText xml:space="preserve"> PAGEREF _Toc180752604 \h </w:instrText>
            </w:r>
          </w:ins>
          <w:r>
            <w:rPr>
              <w:noProof/>
              <w:webHidden/>
            </w:rPr>
          </w:r>
          <w:r>
            <w:rPr>
              <w:noProof/>
              <w:webHidden/>
            </w:rPr>
            <w:fldChar w:fldCharType="separate"/>
          </w:r>
          <w:ins w:id="429" w:author="Jason Rhee" w:date="2024-10-25T12:50:00Z" w16du:dateUtc="2024-10-25T01:50:00Z">
            <w:r w:rsidR="00562FBC">
              <w:rPr>
                <w:noProof/>
                <w:webHidden/>
              </w:rPr>
              <w:t>94</w:t>
            </w:r>
          </w:ins>
          <w:ins w:id="430" w:author="Jason Rhee" w:date="2024-10-25T12:40:00Z" w16du:dateUtc="2024-10-25T01:40:00Z">
            <w:r>
              <w:rPr>
                <w:noProof/>
                <w:webHidden/>
              </w:rPr>
              <w:fldChar w:fldCharType="end"/>
            </w:r>
            <w:r w:rsidRPr="007169A4">
              <w:rPr>
                <w:rStyle w:val="Hyperlink"/>
                <w:noProof/>
              </w:rPr>
              <w:fldChar w:fldCharType="end"/>
            </w:r>
          </w:ins>
        </w:p>
        <w:p w14:paraId="33699D29" w14:textId="02A3ADFA" w:rsidR="00844960" w:rsidRDefault="00844960">
          <w:pPr>
            <w:pStyle w:val="TOC2"/>
            <w:rPr>
              <w:ins w:id="4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3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Line styles</w:t>
            </w:r>
            <w:r>
              <w:rPr>
                <w:noProof/>
                <w:webHidden/>
              </w:rPr>
              <w:tab/>
            </w:r>
            <w:r>
              <w:rPr>
                <w:noProof/>
                <w:webHidden/>
              </w:rPr>
              <w:fldChar w:fldCharType="begin"/>
            </w:r>
            <w:r>
              <w:rPr>
                <w:noProof/>
                <w:webHidden/>
              </w:rPr>
              <w:instrText xml:space="preserve"> PAGEREF _Toc180752605 \h </w:instrText>
            </w:r>
          </w:ins>
          <w:r>
            <w:rPr>
              <w:noProof/>
              <w:webHidden/>
            </w:rPr>
          </w:r>
          <w:r>
            <w:rPr>
              <w:noProof/>
              <w:webHidden/>
            </w:rPr>
            <w:fldChar w:fldCharType="separate"/>
          </w:r>
          <w:ins w:id="433" w:author="Jason Rhee" w:date="2024-10-25T12:50:00Z" w16du:dateUtc="2024-10-25T01:50:00Z">
            <w:r w:rsidR="00562FBC">
              <w:rPr>
                <w:noProof/>
                <w:webHidden/>
              </w:rPr>
              <w:t>96</w:t>
            </w:r>
          </w:ins>
          <w:ins w:id="434" w:author="Jason Rhee" w:date="2024-10-25T12:40:00Z" w16du:dateUtc="2024-10-25T01:40:00Z">
            <w:r>
              <w:rPr>
                <w:noProof/>
                <w:webHidden/>
              </w:rPr>
              <w:fldChar w:fldCharType="end"/>
            </w:r>
            <w:r w:rsidRPr="007169A4">
              <w:rPr>
                <w:rStyle w:val="Hyperlink"/>
                <w:noProof/>
              </w:rPr>
              <w:fldChar w:fldCharType="end"/>
            </w:r>
          </w:ins>
        </w:p>
        <w:p w14:paraId="75BEFB84" w14:textId="6CD474BE" w:rsidR="00844960" w:rsidRDefault="00844960">
          <w:pPr>
            <w:pStyle w:val="TOC2"/>
            <w:rPr>
              <w:ins w:id="4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3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"_Toc180752606"</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Area Fills</w:t>
            </w:r>
            <w:r>
              <w:rPr>
                <w:noProof/>
                <w:webHidden/>
              </w:rPr>
              <w:tab/>
            </w:r>
            <w:r>
              <w:rPr>
                <w:noProof/>
                <w:webHidden/>
              </w:rPr>
              <w:fldChar w:fldCharType="begin"/>
            </w:r>
            <w:r>
              <w:rPr>
                <w:noProof/>
                <w:webHidden/>
              </w:rPr>
              <w:instrText xml:space="preserve"> PAGEREF _Toc180752606 \h </w:instrText>
            </w:r>
          </w:ins>
          <w:r>
            <w:rPr>
              <w:noProof/>
              <w:webHidden/>
            </w:rPr>
          </w:r>
          <w:r>
            <w:rPr>
              <w:noProof/>
              <w:webHidden/>
            </w:rPr>
            <w:fldChar w:fldCharType="separate"/>
          </w:r>
          <w:ins w:id="437" w:author="Jason Rhee" w:date="2024-10-25T12:50:00Z" w16du:dateUtc="2024-10-25T01:50:00Z">
            <w:r w:rsidR="00562FBC">
              <w:rPr>
                <w:noProof/>
                <w:webHidden/>
              </w:rPr>
              <w:t>97</w:t>
            </w:r>
          </w:ins>
          <w:ins w:id="438" w:author="Jason Rhee" w:date="2024-10-25T12:40:00Z" w16du:dateUtc="2024-10-25T01:40:00Z">
            <w:r>
              <w:rPr>
                <w:noProof/>
                <w:webHidden/>
              </w:rPr>
              <w:fldChar w:fldCharType="end"/>
            </w:r>
            <w:r w:rsidRPr="007169A4">
              <w:rPr>
                <w:rStyle w:val="Hyperlink"/>
                <w:noProof/>
              </w:rPr>
              <w:fldChar w:fldCharType="end"/>
            </w:r>
          </w:ins>
        </w:p>
        <w:p w14:paraId="3AC3FE0D" w14:textId="79C6296E" w:rsidR="00844960" w:rsidRDefault="00844960">
          <w:pPr>
            <w:pStyle w:val="TOC2"/>
            <w:rPr>
              <w:ins w:id="4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40"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"_Toc180752607"</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Fonts</w:t>
            </w:r>
            <w:r>
              <w:rPr>
                <w:noProof/>
                <w:webHidden/>
              </w:rPr>
              <w:tab/>
            </w:r>
            <w:r>
              <w:rPr>
                <w:noProof/>
                <w:webHidden/>
              </w:rPr>
              <w:fldChar w:fldCharType="begin"/>
            </w:r>
            <w:r>
              <w:rPr>
                <w:noProof/>
                <w:webHidden/>
              </w:rPr>
              <w:instrText xml:space="preserve"> PAGEREF _Toc180752607 \h </w:instrText>
            </w:r>
          </w:ins>
          <w:r>
            <w:rPr>
              <w:noProof/>
              <w:webHidden/>
            </w:rPr>
          </w:r>
          <w:r>
            <w:rPr>
              <w:noProof/>
              <w:webHidden/>
            </w:rPr>
            <w:fldChar w:fldCharType="separate"/>
          </w:r>
          <w:ins w:id="441" w:author="Jason Rhee" w:date="2024-10-25T12:50:00Z" w16du:dateUtc="2024-10-25T01:50:00Z">
            <w:r w:rsidR="00562FBC">
              <w:rPr>
                <w:noProof/>
                <w:webHidden/>
              </w:rPr>
              <w:t>98</w:t>
            </w:r>
          </w:ins>
          <w:ins w:id="442" w:author="Jason Rhee" w:date="2024-10-25T12:40:00Z" w16du:dateUtc="2024-10-25T01:40:00Z">
            <w:r>
              <w:rPr>
                <w:noProof/>
                <w:webHidden/>
              </w:rPr>
              <w:fldChar w:fldCharType="end"/>
            </w:r>
            <w:r w:rsidRPr="007169A4">
              <w:rPr>
                <w:rStyle w:val="Hyperlink"/>
                <w:noProof/>
              </w:rPr>
              <w:fldChar w:fldCharType="end"/>
            </w:r>
          </w:ins>
        </w:p>
        <w:p w14:paraId="0BF5FF62" w14:textId="56D56584" w:rsidR="00844960" w:rsidRDefault="00844960">
          <w:pPr>
            <w:pStyle w:val="TOC2"/>
            <w:rPr>
              <w:ins w:id="4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4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"_Toc180752608"</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Viewing Group</w:t>
            </w:r>
            <w:r>
              <w:rPr>
                <w:noProof/>
                <w:webHidden/>
              </w:rPr>
              <w:tab/>
            </w:r>
            <w:r>
              <w:rPr>
                <w:noProof/>
                <w:webHidden/>
              </w:rPr>
              <w:fldChar w:fldCharType="begin"/>
            </w:r>
            <w:r>
              <w:rPr>
                <w:noProof/>
                <w:webHidden/>
              </w:rPr>
              <w:instrText xml:space="preserve"> PAGEREF _Toc180752608 \h </w:instrText>
            </w:r>
          </w:ins>
          <w:r>
            <w:rPr>
              <w:noProof/>
              <w:webHidden/>
            </w:rPr>
          </w:r>
          <w:r>
            <w:rPr>
              <w:noProof/>
              <w:webHidden/>
            </w:rPr>
            <w:fldChar w:fldCharType="separate"/>
          </w:r>
          <w:ins w:id="445" w:author="Jason Rhee" w:date="2024-10-25T12:50:00Z" w16du:dateUtc="2024-10-25T01:50:00Z">
            <w:r w:rsidR="00562FBC">
              <w:rPr>
                <w:noProof/>
                <w:webHidden/>
              </w:rPr>
              <w:t>99</w:t>
            </w:r>
          </w:ins>
          <w:ins w:id="446" w:author="Jason Rhee" w:date="2024-10-25T12:40:00Z" w16du:dateUtc="2024-10-25T01:40:00Z">
            <w:r>
              <w:rPr>
                <w:noProof/>
                <w:webHidden/>
              </w:rPr>
              <w:fldChar w:fldCharType="end"/>
            </w:r>
            <w:r w:rsidRPr="007169A4">
              <w:rPr>
                <w:rStyle w:val="Hyperlink"/>
                <w:noProof/>
              </w:rPr>
              <w:fldChar w:fldCharType="end"/>
            </w:r>
          </w:ins>
        </w:p>
        <w:p w14:paraId="77531117" w14:textId="63989571" w:rsidR="00844960" w:rsidRDefault="00844960">
          <w:pPr>
            <w:pStyle w:val="TOC2"/>
            <w:rPr>
              <w:ins w:id="4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4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"_Toc180752609"</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Viewing Group Layer</w:t>
            </w:r>
            <w:r>
              <w:rPr>
                <w:noProof/>
                <w:webHidden/>
              </w:rPr>
              <w:tab/>
            </w:r>
            <w:r>
              <w:rPr>
                <w:noProof/>
                <w:webHidden/>
              </w:rPr>
              <w:fldChar w:fldCharType="begin"/>
            </w:r>
            <w:r>
              <w:rPr>
                <w:noProof/>
                <w:webHidden/>
              </w:rPr>
              <w:instrText xml:space="preserve"> PAGEREF _Toc180752609 \h </w:instrText>
            </w:r>
          </w:ins>
          <w:r>
            <w:rPr>
              <w:noProof/>
              <w:webHidden/>
            </w:rPr>
          </w:r>
          <w:r>
            <w:rPr>
              <w:noProof/>
              <w:webHidden/>
            </w:rPr>
            <w:fldChar w:fldCharType="separate"/>
          </w:r>
          <w:ins w:id="449" w:author="Jason Rhee" w:date="2024-10-25T12:50:00Z" w16du:dateUtc="2024-10-25T01:50:00Z">
            <w:r w:rsidR="00562FBC">
              <w:rPr>
                <w:noProof/>
                <w:webHidden/>
              </w:rPr>
              <w:t>100</w:t>
            </w:r>
          </w:ins>
          <w:ins w:id="450" w:author="Jason Rhee" w:date="2024-10-25T12:40:00Z" w16du:dateUtc="2024-10-25T01:40:00Z">
            <w:r>
              <w:rPr>
                <w:noProof/>
                <w:webHidden/>
              </w:rPr>
              <w:fldChar w:fldCharType="end"/>
            </w:r>
            <w:r w:rsidRPr="007169A4">
              <w:rPr>
                <w:rStyle w:val="Hyperlink"/>
                <w:noProof/>
              </w:rPr>
              <w:fldChar w:fldCharType="end"/>
            </w:r>
          </w:ins>
        </w:p>
        <w:p w14:paraId="48C38BED" w14:textId="64D1FDBF" w:rsidR="00844960" w:rsidRDefault="00844960">
          <w:pPr>
            <w:pStyle w:val="TOC2"/>
            <w:rPr>
              <w:ins w:id="4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52"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"_Toc180752610"</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Context</w:t>
            </w:r>
            <w:r>
              <w:rPr>
                <w:noProof/>
                <w:webHidden/>
              </w:rPr>
              <w:tab/>
            </w:r>
            <w:r>
              <w:rPr>
                <w:noProof/>
                <w:webHidden/>
              </w:rPr>
              <w:fldChar w:fldCharType="begin"/>
            </w:r>
            <w:r>
              <w:rPr>
                <w:noProof/>
                <w:webHidden/>
              </w:rPr>
              <w:instrText xml:space="preserve"> PAGEREF _Toc180752610 \h </w:instrText>
            </w:r>
          </w:ins>
          <w:r>
            <w:rPr>
              <w:noProof/>
              <w:webHidden/>
            </w:rPr>
          </w:r>
          <w:r>
            <w:rPr>
              <w:noProof/>
              <w:webHidden/>
            </w:rPr>
            <w:fldChar w:fldCharType="separate"/>
          </w:r>
          <w:ins w:id="453" w:author="Jason Rhee" w:date="2024-10-25T12:50:00Z" w16du:dateUtc="2024-10-25T01:50:00Z">
            <w:r w:rsidR="00562FBC">
              <w:rPr>
                <w:noProof/>
                <w:webHidden/>
              </w:rPr>
              <w:t>100</w:t>
            </w:r>
          </w:ins>
          <w:ins w:id="454" w:author="Jason Rhee" w:date="2024-10-25T12:40:00Z" w16du:dateUtc="2024-10-25T01:40:00Z">
            <w:r>
              <w:rPr>
                <w:noProof/>
                <w:webHidden/>
              </w:rPr>
              <w:fldChar w:fldCharType="end"/>
            </w:r>
            <w:r w:rsidRPr="007169A4">
              <w:rPr>
                <w:rStyle w:val="Hyperlink"/>
                <w:noProof/>
              </w:rPr>
              <w:fldChar w:fldCharType="end"/>
            </w:r>
          </w:ins>
        </w:p>
        <w:p w14:paraId="10DBE495" w14:textId="19CCE2CF" w:rsidR="00844960" w:rsidRDefault="00844960">
          <w:pPr>
            <w:pStyle w:val="TOC2"/>
            <w:rPr>
              <w:ins w:id="4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56"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"_Toc180752611"</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Rules</w:t>
            </w:r>
            <w:r>
              <w:rPr>
                <w:noProof/>
                <w:webHidden/>
              </w:rPr>
              <w:tab/>
            </w:r>
            <w:r>
              <w:rPr>
                <w:noProof/>
                <w:webHidden/>
              </w:rPr>
              <w:fldChar w:fldCharType="begin"/>
            </w:r>
            <w:r>
              <w:rPr>
                <w:noProof/>
                <w:webHidden/>
              </w:rPr>
              <w:instrText xml:space="preserve"> PAGEREF _Toc180752611 \h </w:instrText>
            </w:r>
          </w:ins>
          <w:r>
            <w:rPr>
              <w:noProof/>
              <w:webHidden/>
            </w:rPr>
          </w:r>
          <w:r>
            <w:rPr>
              <w:noProof/>
              <w:webHidden/>
            </w:rPr>
            <w:fldChar w:fldCharType="separate"/>
          </w:r>
          <w:ins w:id="457" w:author="Jason Rhee" w:date="2024-10-25T12:50:00Z" w16du:dateUtc="2024-10-25T01:50:00Z">
            <w:r w:rsidR="00562FBC">
              <w:rPr>
                <w:noProof/>
                <w:webHidden/>
              </w:rPr>
              <w:t>101</w:t>
            </w:r>
          </w:ins>
          <w:ins w:id="458" w:author="Jason Rhee" w:date="2024-10-25T12:40:00Z" w16du:dateUtc="2024-10-25T01:40:00Z">
            <w:r>
              <w:rPr>
                <w:noProof/>
                <w:webHidden/>
              </w:rPr>
              <w:fldChar w:fldCharType="end"/>
            </w:r>
            <w:r w:rsidRPr="007169A4">
              <w:rPr>
                <w:rStyle w:val="Hyperlink"/>
                <w:noProof/>
              </w:rPr>
              <w:fldChar w:fldCharType="end"/>
            </w:r>
          </w:ins>
        </w:p>
        <w:p w14:paraId="5EDCE7AB" w14:textId="1946D193" w:rsidR="00844960" w:rsidRDefault="00844960">
          <w:pPr>
            <w:pStyle w:val="TOC1"/>
            <w:tabs>
              <w:tab w:val="left" w:pos="10580"/>
            </w:tabs>
            <w:jc w:val="left"/>
            <w:rPr>
              <w:ins w:id="4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460" w:author="Jason Rhee" w:date="2024-10-25T12:48:00Z" w16du:dateUtc="2024-10-25T01:48:00Z">
              <w:pPr>
                <w:pStyle w:val="TOC1"/>
                <w:tabs>
                  <w:tab w:val="left" w:pos="10580"/>
                </w:tabs>
              </w:pPr>
            </w:pPrChange>
          </w:pPr>
          <w:ins w:id="461"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"_Toc180752612"</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E.</w:t>
            </w:r>
          </w:ins>
          <w:ins w:id="462"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463" w:author="Jason Rhee" w:date="2024-10-25T12:40:00Z" w16du:dateUtc="2024-10-25T01:40:00Z">
            <w:r w:rsidRPr="007169A4">
              <w:rPr>
                <w:rStyle w:val="Hyperlink"/>
                <w:noProof/>
              </w:rPr>
              <w:t>Data Validation Checks</w:t>
            </w:r>
            <w:r>
              <w:rPr>
                <w:noProof/>
                <w:webHidden/>
              </w:rPr>
              <w:tab/>
            </w:r>
            <w:r>
              <w:rPr>
                <w:noProof/>
                <w:webHidden/>
              </w:rPr>
              <w:fldChar w:fldCharType="begin"/>
            </w:r>
            <w:r>
              <w:rPr>
                <w:noProof/>
                <w:webHidden/>
              </w:rPr>
              <w:instrText xml:space="preserve"> PAGEREF _Toc180752612 \h </w:instrText>
            </w:r>
          </w:ins>
          <w:r>
            <w:rPr>
              <w:noProof/>
              <w:webHidden/>
            </w:rPr>
          </w:r>
          <w:r>
            <w:rPr>
              <w:noProof/>
              <w:webHidden/>
            </w:rPr>
            <w:fldChar w:fldCharType="separate"/>
          </w:r>
          <w:ins w:id="464" w:author="Jason Rhee" w:date="2024-10-25T12:50:00Z" w16du:dateUtc="2024-10-25T01:50:00Z">
            <w:r w:rsidR="00562FBC">
              <w:rPr>
                <w:noProof/>
                <w:webHidden/>
              </w:rPr>
              <w:t>103</w:t>
            </w:r>
          </w:ins>
          <w:ins w:id="465" w:author="Jason Rhee" w:date="2024-10-25T12:40:00Z" w16du:dateUtc="2024-10-25T01:40:00Z">
            <w:r>
              <w:rPr>
                <w:noProof/>
                <w:webHidden/>
              </w:rPr>
              <w:fldChar w:fldCharType="end"/>
            </w:r>
            <w:r w:rsidRPr="007169A4">
              <w:rPr>
                <w:rStyle w:val="Hyperlink"/>
                <w:noProof/>
              </w:rPr>
              <w:fldChar w:fldCharType="end"/>
            </w:r>
          </w:ins>
        </w:p>
        <w:p w14:paraId="5BB06628" w14:textId="313A92C9" w:rsidR="00844960" w:rsidRDefault="00844960">
          <w:pPr>
            <w:pStyle w:val="TOC1"/>
            <w:tabs>
              <w:tab w:val="left" w:pos="10580"/>
            </w:tabs>
            <w:jc w:val="left"/>
            <w:rPr>
              <w:ins w:id="46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Change w:id="467" w:author="Jason Rhee" w:date="2024-10-25T12:48:00Z" w16du:dateUtc="2024-10-25T01:48:00Z">
              <w:pPr>
                <w:pStyle w:val="TOC1"/>
                <w:tabs>
                  <w:tab w:val="left" w:pos="10580"/>
                </w:tabs>
              </w:pPr>
            </w:pPrChange>
          </w:pPr>
          <w:ins w:id="46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"_Toc180752613"</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14:scene3d>
                  <w14:camera w14:prst="orthographicFront"/>
                  <w14:lightRig w14:rig="threePt" w14:dir="t">
                    <w14:rot w14:lat="0" w14:lon="0" w14:rev="0"/>
                  </w14:lightRig>
                </w14:scene3d>
              </w:rPr>
              <w:t>Annex F.</w:t>
            </w:r>
          </w:ins>
          <w:ins w:id="469" w:author="Jason Rhee" w:date="2024-10-25T12:48:00Z" w16du:dateUtc="2024-10-25T01:48:00Z">
            <w:r w:rsidR="000671DA">
              <w:rPr>
                <w:rStyle w:val="Hyperlink"/>
                <w:noProof/>
                <w14:scene3d>
                  <w14:camera w14:prst="orthographicFront"/>
                  <w14:lightRig w14:rig="threePt" w14:dir="t">
                    <w14:rot w14:lat="0" w14:lon="0" w14:rev="0"/>
                  </w14:lightRig>
                </w14:scene3d>
              </w:rPr>
              <w:t xml:space="preserve"> </w:t>
            </w:r>
          </w:ins>
          <w:ins w:id="470" w:author="Jason Rhee" w:date="2024-10-25T12:40:00Z" w16du:dateUtc="2024-10-25T01:40:00Z">
            <w:r w:rsidRPr="007169A4">
              <w:rPr>
                <w:rStyle w:val="Hyperlink"/>
                <w:noProof/>
              </w:rPr>
              <w:t>Geometry</w:t>
            </w:r>
            <w:r>
              <w:rPr>
                <w:noProof/>
                <w:webHidden/>
              </w:rPr>
              <w:tab/>
            </w:r>
            <w:r>
              <w:rPr>
                <w:noProof/>
                <w:webHidden/>
              </w:rPr>
              <w:fldChar w:fldCharType="begin"/>
            </w:r>
            <w:r>
              <w:rPr>
                <w:noProof/>
                <w:webHidden/>
              </w:rPr>
              <w:instrText xml:space="preserve"> PAGEREF _Toc180752613 \h </w:instrText>
            </w:r>
          </w:ins>
          <w:r>
            <w:rPr>
              <w:noProof/>
              <w:webHidden/>
            </w:rPr>
          </w:r>
          <w:r>
            <w:rPr>
              <w:noProof/>
              <w:webHidden/>
            </w:rPr>
            <w:fldChar w:fldCharType="separate"/>
          </w:r>
          <w:ins w:id="471" w:author="Jason Rhee" w:date="2024-10-25T12:50:00Z" w16du:dateUtc="2024-10-25T01:50:00Z">
            <w:r w:rsidR="00562FBC">
              <w:rPr>
                <w:noProof/>
                <w:webHidden/>
              </w:rPr>
              <w:t>105</w:t>
            </w:r>
          </w:ins>
          <w:ins w:id="472" w:author="Jason Rhee" w:date="2024-10-25T12:40:00Z" w16du:dateUtc="2024-10-25T01:40:00Z">
            <w:r>
              <w:rPr>
                <w:noProof/>
                <w:webHidden/>
              </w:rPr>
              <w:fldChar w:fldCharType="end"/>
            </w:r>
            <w:r w:rsidRPr="007169A4">
              <w:rPr>
                <w:rStyle w:val="Hyperlink"/>
                <w:noProof/>
              </w:rPr>
              <w:fldChar w:fldCharType="end"/>
            </w:r>
          </w:ins>
        </w:p>
        <w:p w14:paraId="194C00F9" w14:textId="2DB6BFB7" w:rsidR="00844960" w:rsidRDefault="00844960">
          <w:pPr>
            <w:pStyle w:val="TOC2"/>
            <w:rPr>
              <w:ins w:id="47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74"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"_Toc180752614"</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_Toc180752614 \h </w:instrText>
            </w:r>
          </w:ins>
          <w:r>
            <w:rPr>
              <w:noProof/>
              <w:webHidden/>
            </w:rPr>
          </w:r>
          <w:r>
            <w:rPr>
              <w:noProof/>
              <w:webHidden/>
            </w:rPr>
            <w:fldChar w:fldCharType="separate"/>
          </w:r>
          <w:ins w:id="475" w:author="Jason Rhee" w:date="2024-10-25T12:50:00Z" w16du:dateUtc="2024-10-25T01:50:00Z">
            <w:r w:rsidR="00562FBC">
              <w:rPr>
                <w:noProof/>
                <w:webHidden/>
              </w:rPr>
              <w:t>105</w:t>
            </w:r>
          </w:ins>
          <w:ins w:id="476" w:author="Jason Rhee" w:date="2024-10-25T12:40:00Z" w16du:dateUtc="2024-10-25T01:40:00Z">
            <w:r>
              <w:rPr>
                <w:noProof/>
                <w:webHidden/>
              </w:rPr>
              <w:fldChar w:fldCharType="end"/>
            </w:r>
            <w:r w:rsidRPr="007169A4">
              <w:rPr>
                <w:rStyle w:val="Hyperlink"/>
                <w:noProof/>
              </w:rPr>
              <w:fldChar w:fldCharType="end"/>
            </w:r>
          </w:ins>
        </w:p>
        <w:p w14:paraId="13CE0E47" w14:textId="42448FFB" w:rsidR="00844960" w:rsidRDefault="00844960">
          <w:pPr>
            <w:pStyle w:val="TOC2"/>
            <w:rPr>
              <w:ins w:id="47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ins w:id="478" w:author="Jason Rhee" w:date="2024-10-25T12:40:00Z" w16du:dateUtc="2024-10-25T01:40:00Z">
            <w:r w:rsidRPr="007169A4">
              <w:rPr>
                <w:rStyle w:val="Hyperlink"/>
                <w:noProof/>
              </w:rPr>
              <w:fldChar w:fldCharType="begin"/>
            </w:r>
            <w:r w:rsidRPr="007169A4">
              <w:rPr>
                <w:rStyle w:val="Hyperlink"/>
                <w:noProof/>
              </w:rPr>
              <w:instrText xml:space="preserve"> </w:instrText>
            </w:r>
            <w:r>
              <w:rPr>
                <w:noProof/>
              </w:rPr>
              <w:instrText>HYPERLINK \l "_Toc180752615"</w:instrText>
            </w:r>
            <w:r w:rsidRPr="007169A4">
              <w:rPr>
                <w:rStyle w:val="Hyperlink"/>
                <w:noProof/>
              </w:rPr>
              <w:instrText xml:space="preserve"> </w:instrText>
            </w:r>
            <w:r w:rsidRPr="007169A4">
              <w:rPr>
                <w:rStyle w:val="Hyperlink"/>
                <w:noProof/>
              </w:rPr>
            </w:r>
            <w:r w:rsidRPr="007169A4">
              <w:rPr>
                <w:rStyle w:val="Hyperlink"/>
                <w:noProof/>
              </w:rPr>
              <w:fldChar w:fldCharType="separate"/>
            </w:r>
            <w:r w:rsidRPr="007169A4">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Geometric Operator Definitions</w:t>
            </w:r>
            <w:r>
              <w:rPr>
                <w:noProof/>
                <w:webHidden/>
              </w:rPr>
              <w:tab/>
            </w:r>
            <w:r>
              <w:rPr>
                <w:noProof/>
                <w:webHidden/>
              </w:rPr>
              <w:fldChar w:fldCharType="begin"/>
            </w:r>
            <w:r>
              <w:rPr>
                <w:noProof/>
                <w:webHidden/>
              </w:rPr>
              <w:instrText xml:space="preserve"> PAGEREF _Toc180752615 \h </w:instrText>
            </w:r>
          </w:ins>
          <w:r>
            <w:rPr>
              <w:noProof/>
              <w:webHidden/>
            </w:rPr>
          </w:r>
          <w:r>
            <w:rPr>
              <w:noProof/>
              <w:webHidden/>
            </w:rPr>
            <w:fldChar w:fldCharType="separate"/>
          </w:r>
          <w:ins w:id="479" w:author="Jason Rhee" w:date="2024-10-25T12:50:00Z" w16du:dateUtc="2024-10-25T01:50:00Z">
            <w:r w:rsidR="00562FBC">
              <w:rPr>
                <w:noProof/>
                <w:webHidden/>
              </w:rPr>
              <w:t>107</w:t>
            </w:r>
          </w:ins>
          <w:ins w:id="480" w:author="Jason Rhee" w:date="2024-10-25T12:40:00Z" w16du:dateUtc="2024-10-25T01:40:00Z">
            <w:r>
              <w:rPr>
                <w:noProof/>
                <w:webHidden/>
              </w:rPr>
              <w:fldChar w:fldCharType="end"/>
            </w:r>
            <w:r w:rsidRPr="007169A4">
              <w:rPr>
                <w:rStyle w:val="Hyperlink"/>
                <w:noProof/>
              </w:rPr>
              <w:fldChar w:fldCharType="end"/>
            </w:r>
          </w:ins>
        </w:p>
        <w:p w14:paraId="31BDF5DB" w14:textId="630667A6" w:rsidR="00903D8C" w:rsidDel="00844960" w:rsidRDefault="00903D8C">
          <w:pPr>
            <w:pStyle w:val="TOC1"/>
            <w:rPr>
              <w:del w:id="48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2" w:author="Jason Rhee" w:date="2024-10-25T12:40:00Z" w16du:dateUtc="2024-10-25T01:40:00Z">
            <w:r w:rsidRPr="0035460E" w:rsidDel="00844960">
              <w:rPr>
                <w:rPrChange w:id="483" w:author="Jason Rhee" w:date="2024-10-23T17:21:00Z" w16du:dateUtc="2024-10-23T06:21:00Z">
                  <w:rPr>
                    <w:rStyle w:val="Hyperlink"/>
                    <w:noProof/>
                  </w:rPr>
                </w:rPrChange>
              </w:rPr>
              <w:delText>Document Control</w:delText>
            </w:r>
            <w:r w:rsidDel="00844960">
              <w:rPr>
                <w:noProof/>
                <w:webHidden/>
              </w:rPr>
              <w:tab/>
            </w:r>
            <w:r w:rsidR="00D10382" w:rsidDel="00844960">
              <w:rPr>
                <w:noProof/>
                <w:webHidden/>
              </w:rPr>
              <w:delText>iii</w:delText>
            </w:r>
          </w:del>
        </w:p>
        <w:p w14:paraId="5F8DADE5" w14:textId="6B2142DB" w:rsidR="00903D8C" w:rsidDel="00844960" w:rsidRDefault="00903D8C">
          <w:pPr>
            <w:pStyle w:val="TOC1"/>
            <w:rPr>
              <w:del w:id="48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5" w:author="Jason Rhee" w:date="2024-10-25T12:40:00Z" w16du:dateUtc="2024-10-25T01:40:00Z">
            <w:r w:rsidRPr="0035460E" w:rsidDel="00844960">
              <w:rPr>
                <w:rPrChange w:id="486" w:author="Jason Rhee" w:date="2024-10-23T17:21:00Z" w16du:dateUtc="2024-10-23T06:21:00Z">
                  <w:rPr>
                    <w:rStyle w:val="Hyperlink"/>
                    <w:noProof/>
                  </w:rPr>
                </w:rPrChange>
              </w:rPr>
              <w:delText>Summary of Substantive Changes</w:delText>
            </w:r>
            <w:r w:rsidDel="00844960">
              <w:rPr>
                <w:noProof/>
                <w:webHidden/>
              </w:rPr>
              <w:tab/>
            </w:r>
            <w:r w:rsidR="00D10382" w:rsidDel="00844960">
              <w:rPr>
                <w:noProof/>
                <w:webHidden/>
              </w:rPr>
              <w:delText xml:space="preserve"> </w:delText>
            </w:r>
          </w:del>
        </w:p>
        <w:p w14:paraId="59551424" w14:textId="2AE989BA" w:rsidR="00903D8C" w:rsidDel="00844960" w:rsidRDefault="00903D8C">
          <w:pPr>
            <w:pStyle w:val="TOC1"/>
            <w:rPr>
              <w:del w:id="4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88" w:author="Jason Rhee" w:date="2024-10-25T12:40:00Z" w16du:dateUtc="2024-10-25T01:40:00Z">
            <w:r w:rsidRPr="0035460E" w:rsidDel="00844960">
              <w:rPr>
                <w:rPrChange w:id="489" w:author="Jason Rhee" w:date="2024-10-23T17:21:00Z" w16du:dateUtc="2024-10-23T06:21:00Z">
                  <w:rPr>
                    <w:rStyle w:val="Hyperlink"/>
                    <w:noProof/>
                    <w14:scene3d>
                      <w14:camera w14:prst="orthographicFront"/>
                      <w14:lightRig w14:rig="threePt" w14:dir="t">
                        <w14:rot w14:lat="0" w14:lon="0" w14:rev="0"/>
                      </w14:lightRig>
                    </w14:scene3d>
                  </w:rPr>
                </w:rPrChange>
              </w:rPr>
              <w:delText>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0" w:author="Jason Rhee" w:date="2024-10-23T17:21:00Z" w16du:dateUtc="2024-10-23T06:21:00Z">
                  <w:rPr>
                    <w:rStyle w:val="Hyperlink"/>
                    <w:noProof/>
                  </w:rPr>
                </w:rPrChange>
              </w:rPr>
              <w:delText>Overview</w:delText>
            </w:r>
            <w:r w:rsidDel="00844960">
              <w:rPr>
                <w:noProof/>
                <w:webHidden/>
              </w:rPr>
              <w:tab/>
            </w:r>
            <w:r w:rsidR="00D10382" w:rsidDel="00844960">
              <w:rPr>
                <w:noProof/>
                <w:webHidden/>
              </w:rPr>
              <w:delText>1</w:delText>
            </w:r>
          </w:del>
        </w:p>
        <w:p w14:paraId="2FF27CC6" w14:textId="70A680E1" w:rsidR="00903D8C" w:rsidDel="00844960" w:rsidRDefault="00903D8C">
          <w:pPr>
            <w:pStyle w:val="TOC2"/>
            <w:rPr>
              <w:del w:id="4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92" w:author="Jason Rhee" w:date="2024-10-25T12:40:00Z" w16du:dateUtc="2024-10-25T01:40:00Z">
            <w:r w:rsidRPr="0035460E" w:rsidDel="00844960">
              <w:rPr>
                <w:rPrChange w:id="493" w:author="Jason Rhee" w:date="2024-10-23T17:21:00Z" w16du:dateUtc="2024-10-23T06:21:00Z">
                  <w:rPr>
                    <w:rStyle w:val="Hyperlink"/>
                    <w:noProof/>
                  </w:rPr>
                </w:rPrChange>
              </w:rPr>
              <w:delText>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4"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1</w:delText>
            </w:r>
          </w:del>
        </w:p>
        <w:p w14:paraId="04A98DA7" w14:textId="24D5B0CE" w:rsidR="00903D8C" w:rsidDel="00844960" w:rsidRDefault="00903D8C">
          <w:pPr>
            <w:pStyle w:val="TOC2"/>
            <w:rPr>
              <w:del w:id="4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496" w:author="Jason Rhee" w:date="2024-10-25T12:40:00Z" w16du:dateUtc="2024-10-25T01:40:00Z">
            <w:r w:rsidRPr="0035460E" w:rsidDel="00844960">
              <w:rPr>
                <w:rPrChange w:id="497" w:author="Jason Rhee" w:date="2024-10-23T17:21:00Z" w16du:dateUtc="2024-10-23T06:21:00Z">
                  <w:rPr>
                    <w:rStyle w:val="Hyperlink"/>
                    <w:noProof/>
                  </w:rPr>
                </w:rPrChange>
              </w:rPr>
              <w:delText>1.2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498" w:author="Jason Rhee" w:date="2024-10-23T17:21:00Z" w16du:dateUtc="2024-10-23T06:21:00Z">
                  <w:rPr>
                    <w:rStyle w:val="Hyperlink"/>
                    <w:noProof/>
                  </w:rPr>
                </w:rPrChange>
              </w:rPr>
              <w:delText>Initial voyage planning to navigate through a UKCM Operational Area</w:delText>
            </w:r>
            <w:r w:rsidDel="00844960">
              <w:rPr>
                <w:noProof/>
                <w:webHidden/>
              </w:rPr>
              <w:tab/>
            </w:r>
            <w:r w:rsidR="00D10382" w:rsidDel="00844960">
              <w:rPr>
                <w:noProof/>
                <w:webHidden/>
              </w:rPr>
              <w:delText>1</w:delText>
            </w:r>
          </w:del>
        </w:p>
        <w:p w14:paraId="77ABEB59" w14:textId="032D34B0" w:rsidR="00903D8C" w:rsidDel="00844960" w:rsidRDefault="00903D8C">
          <w:pPr>
            <w:pStyle w:val="TOC2"/>
            <w:rPr>
              <w:del w:id="4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0" w:author="Jason Rhee" w:date="2024-10-25T12:40:00Z" w16du:dateUtc="2024-10-25T01:40:00Z">
            <w:r w:rsidRPr="0035460E" w:rsidDel="00844960">
              <w:rPr>
                <w:rPrChange w:id="501" w:author="Jason Rhee" w:date="2024-10-23T17:21:00Z" w16du:dateUtc="2024-10-23T06:21:00Z">
                  <w:rPr>
                    <w:rStyle w:val="Hyperlink"/>
                    <w:noProof/>
                  </w:rPr>
                </w:rPrChange>
              </w:rPr>
              <w:delText>1.3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02" w:author="Jason Rhee" w:date="2024-10-23T17:21:00Z" w16du:dateUtc="2024-10-23T06:21:00Z">
                  <w:rPr>
                    <w:rStyle w:val="Hyperlink"/>
                    <w:noProof/>
                  </w:rPr>
                </w:rPrChange>
              </w:rPr>
              <w:delText>Refined voyage planning to navigate through a UKCM Operational Area</w:delText>
            </w:r>
            <w:r w:rsidDel="00844960">
              <w:rPr>
                <w:noProof/>
                <w:webHidden/>
              </w:rPr>
              <w:tab/>
            </w:r>
            <w:r w:rsidR="00D10382" w:rsidDel="00844960">
              <w:rPr>
                <w:noProof/>
                <w:webHidden/>
              </w:rPr>
              <w:delText>1</w:delText>
            </w:r>
          </w:del>
        </w:p>
        <w:p w14:paraId="1970B191" w14:textId="7378B354" w:rsidR="00903D8C" w:rsidDel="00844960" w:rsidRDefault="00903D8C">
          <w:pPr>
            <w:pStyle w:val="TOC2"/>
            <w:rPr>
              <w:del w:id="5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4" w:author="Jason Rhee" w:date="2024-10-25T12:40:00Z" w16du:dateUtc="2024-10-25T01:40:00Z">
            <w:r w:rsidRPr="0035460E" w:rsidDel="00844960">
              <w:rPr>
                <w:rPrChange w:id="505" w:author="Jason Rhee" w:date="2024-10-23T17:21:00Z" w16du:dateUtc="2024-10-23T06:21:00Z">
                  <w:rPr>
                    <w:rStyle w:val="Hyperlink"/>
                    <w:noProof/>
                  </w:rPr>
                </w:rPrChange>
              </w:rPr>
              <w:delText>1.4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06" w:author="Jason Rhee" w:date="2024-10-23T17:21:00Z" w16du:dateUtc="2024-10-23T06:21:00Z">
                  <w:rPr>
                    <w:rStyle w:val="Hyperlink"/>
                    <w:noProof/>
                  </w:rPr>
                </w:rPrChange>
              </w:rPr>
              <w:delText>Voyage monitoring</w:delText>
            </w:r>
            <w:r w:rsidDel="00844960">
              <w:rPr>
                <w:noProof/>
                <w:webHidden/>
              </w:rPr>
              <w:tab/>
            </w:r>
            <w:r w:rsidR="00D10382" w:rsidDel="00844960">
              <w:rPr>
                <w:noProof/>
                <w:webHidden/>
              </w:rPr>
              <w:delText>2</w:delText>
            </w:r>
          </w:del>
        </w:p>
        <w:p w14:paraId="1358C173" w14:textId="6EB0A931" w:rsidR="00903D8C" w:rsidDel="00844960" w:rsidRDefault="00903D8C">
          <w:pPr>
            <w:pStyle w:val="TOC1"/>
            <w:rPr>
              <w:del w:id="5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08" w:author="Jason Rhee" w:date="2024-10-25T12:40:00Z" w16du:dateUtc="2024-10-25T01:40:00Z">
            <w:r w:rsidRPr="0035460E" w:rsidDel="00844960">
              <w:rPr>
                <w:rPrChange w:id="509" w:author="Jason Rhee" w:date="2024-10-23T17:21:00Z" w16du:dateUtc="2024-10-23T06:21:00Z">
                  <w:rPr>
                    <w:rStyle w:val="Hyperlink"/>
                    <w:noProof/>
                    <w14:scene3d>
                      <w14:camera w14:prst="orthographicFront"/>
                      <w14:lightRig w14:rig="threePt" w14:dir="t">
                        <w14:rot w14:lat="0" w14:lon="0" w14:rev="0"/>
                      </w14:lightRig>
                    </w14:scene3d>
                  </w:rPr>
                </w:rPrChange>
              </w:rPr>
              <w:delText>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0" w:author="Jason Rhee" w:date="2024-10-23T17:21:00Z" w16du:dateUtc="2024-10-23T06:21:00Z">
                  <w:rPr>
                    <w:rStyle w:val="Hyperlink"/>
                    <w:noProof/>
                  </w:rPr>
                </w:rPrChange>
              </w:rPr>
              <w:delText>References</w:delText>
            </w:r>
            <w:r w:rsidDel="00844960">
              <w:rPr>
                <w:noProof/>
                <w:webHidden/>
              </w:rPr>
              <w:tab/>
            </w:r>
            <w:r w:rsidR="00D10382" w:rsidDel="00844960">
              <w:rPr>
                <w:noProof/>
                <w:webHidden/>
              </w:rPr>
              <w:delText>3</w:delText>
            </w:r>
          </w:del>
        </w:p>
        <w:p w14:paraId="4F020DFA" w14:textId="171D8AAF" w:rsidR="00903D8C" w:rsidDel="00844960" w:rsidRDefault="00903D8C">
          <w:pPr>
            <w:pStyle w:val="TOC2"/>
            <w:rPr>
              <w:del w:id="5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12" w:author="Jason Rhee" w:date="2024-10-25T12:40:00Z" w16du:dateUtc="2024-10-25T01:40:00Z">
            <w:r w:rsidRPr="0035460E" w:rsidDel="00844960">
              <w:rPr>
                <w:rPrChange w:id="513" w:author="Jason Rhee" w:date="2024-10-23T17:21:00Z" w16du:dateUtc="2024-10-23T06:21:00Z">
                  <w:rPr>
                    <w:rStyle w:val="Hyperlink"/>
                    <w:noProof/>
                  </w:rPr>
                </w:rPrChange>
              </w:rPr>
              <w:delText>2.1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4" w:author="Jason Rhee" w:date="2024-10-23T17:21:00Z" w16du:dateUtc="2024-10-23T06:21:00Z">
                  <w:rPr>
                    <w:rStyle w:val="Hyperlink"/>
                    <w:noProof/>
                  </w:rPr>
                </w:rPrChange>
              </w:rPr>
              <w:delText>Normative</w:delText>
            </w:r>
            <w:r w:rsidDel="00844960">
              <w:rPr>
                <w:noProof/>
                <w:webHidden/>
              </w:rPr>
              <w:tab/>
            </w:r>
            <w:r w:rsidR="00D10382" w:rsidDel="00844960">
              <w:rPr>
                <w:noProof/>
                <w:webHidden/>
              </w:rPr>
              <w:delText>3</w:delText>
            </w:r>
          </w:del>
        </w:p>
        <w:p w14:paraId="1CDF0850" w14:textId="729B7EE0" w:rsidR="00903D8C" w:rsidDel="00844960" w:rsidRDefault="00903D8C">
          <w:pPr>
            <w:pStyle w:val="TOC1"/>
            <w:rPr>
              <w:del w:id="5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16" w:author="Jason Rhee" w:date="2024-10-25T12:40:00Z" w16du:dateUtc="2024-10-25T01:40:00Z">
            <w:r w:rsidRPr="0035460E" w:rsidDel="00844960">
              <w:rPr>
                <w:rPrChange w:id="517" w:author="Jason Rhee" w:date="2024-10-23T17:21:00Z" w16du:dateUtc="2024-10-23T06:21:00Z">
                  <w:rPr>
                    <w:rStyle w:val="Hyperlink"/>
                    <w:noProof/>
                    <w14:scene3d>
                      <w14:camera w14:prst="orthographicFront"/>
                      <w14:lightRig w14:rig="threePt" w14:dir="t">
                        <w14:rot w14:lat="0" w14:lon="0" w14:rev="0"/>
                      </w14:lightRig>
                    </w14:scene3d>
                  </w:rPr>
                </w:rPrChange>
              </w:rPr>
              <w:delText>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18" w:author="Jason Rhee" w:date="2024-10-23T17:21:00Z" w16du:dateUtc="2024-10-23T06:21:00Z">
                  <w:rPr>
                    <w:rStyle w:val="Hyperlink"/>
                    <w:noProof/>
                  </w:rPr>
                </w:rPrChange>
              </w:rPr>
              <w:delText>Terms, Definitions and Abbreviations</w:delText>
            </w:r>
            <w:r w:rsidDel="00844960">
              <w:rPr>
                <w:noProof/>
                <w:webHidden/>
              </w:rPr>
              <w:tab/>
            </w:r>
            <w:r w:rsidR="00D10382" w:rsidDel="00844960">
              <w:rPr>
                <w:noProof/>
                <w:webHidden/>
              </w:rPr>
              <w:delText>4</w:delText>
            </w:r>
          </w:del>
        </w:p>
        <w:p w14:paraId="334EAC65" w14:textId="253E5F1B" w:rsidR="00903D8C" w:rsidDel="00844960" w:rsidRDefault="00903D8C">
          <w:pPr>
            <w:pStyle w:val="TOC2"/>
            <w:rPr>
              <w:del w:id="5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0" w:author="Jason Rhee" w:date="2024-10-25T12:40:00Z" w16du:dateUtc="2024-10-25T01:40:00Z">
            <w:r w:rsidRPr="0035460E" w:rsidDel="00844960">
              <w:rPr>
                <w:rPrChange w:id="521" w:author="Jason Rhee" w:date="2024-10-23T17:21:00Z" w16du:dateUtc="2024-10-23T06:21:00Z">
                  <w:rPr>
                    <w:rStyle w:val="Hyperlink"/>
                    <w:noProof/>
                  </w:rPr>
                </w:rPrChange>
              </w:rPr>
              <w:delText>3.1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22" w:author="Jason Rhee" w:date="2024-10-23T17:21:00Z" w16du:dateUtc="2024-10-23T06:21:00Z">
                  <w:rPr>
                    <w:rStyle w:val="Hyperlink"/>
                    <w:noProof/>
                  </w:rPr>
                </w:rPrChange>
              </w:rPr>
              <w:delText>Use of Language</w:delText>
            </w:r>
            <w:r w:rsidDel="00844960">
              <w:rPr>
                <w:noProof/>
                <w:webHidden/>
              </w:rPr>
              <w:tab/>
            </w:r>
            <w:r w:rsidR="00D10382" w:rsidDel="00844960">
              <w:rPr>
                <w:noProof/>
                <w:webHidden/>
              </w:rPr>
              <w:delText>4</w:delText>
            </w:r>
          </w:del>
        </w:p>
        <w:p w14:paraId="6C387588" w14:textId="2E86F1A9" w:rsidR="00903D8C" w:rsidDel="00844960" w:rsidRDefault="00903D8C">
          <w:pPr>
            <w:pStyle w:val="TOC2"/>
            <w:rPr>
              <w:del w:id="5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4" w:author="Jason Rhee" w:date="2024-10-25T12:40:00Z" w16du:dateUtc="2024-10-25T01:40:00Z">
            <w:r w:rsidRPr="0035460E" w:rsidDel="00844960">
              <w:rPr>
                <w:rPrChange w:id="525" w:author="Jason Rhee" w:date="2024-10-23T17:21:00Z" w16du:dateUtc="2024-10-23T06:21:00Z">
                  <w:rPr>
                    <w:rStyle w:val="Hyperlink"/>
                    <w:noProof/>
                  </w:rPr>
                </w:rPrChange>
              </w:rPr>
              <w:delText>3.2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26" w:author="Jason Rhee" w:date="2024-10-23T17:21:00Z" w16du:dateUtc="2024-10-23T06:21:00Z">
                  <w:rPr>
                    <w:rStyle w:val="Hyperlink"/>
                    <w:noProof/>
                  </w:rPr>
                </w:rPrChange>
              </w:rPr>
              <w:delText>Terms and Definitions</w:delText>
            </w:r>
            <w:r w:rsidDel="00844960">
              <w:rPr>
                <w:noProof/>
                <w:webHidden/>
              </w:rPr>
              <w:tab/>
            </w:r>
            <w:r w:rsidR="00D10382" w:rsidDel="00844960">
              <w:rPr>
                <w:noProof/>
                <w:webHidden/>
              </w:rPr>
              <w:delText>4</w:delText>
            </w:r>
          </w:del>
        </w:p>
        <w:p w14:paraId="4D01D040" w14:textId="56FE23AA" w:rsidR="00903D8C" w:rsidDel="00844960" w:rsidRDefault="00903D8C">
          <w:pPr>
            <w:pStyle w:val="TOC2"/>
            <w:rPr>
              <w:del w:id="5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28" w:author="Jason Rhee" w:date="2024-10-25T12:40:00Z" w16du:dateUtc="2024-10-25T01:40:00Z">
            <w:r w:rsidRPr="0035460E" w:rsidDel="00844960">
              <w:rPr>
                <w:rPrChange w:id="529" w:author="Jason Rhee" w:date="2024-10-23T17:21:00Z" w16du:dateUtc="2024-10-23T06:21:00Z">
                  <w:rPr>
                    <w:rStyle w:val="Hyperlink"/>
                    <w:noProof/>
                  </w:rPr>
                </w:rPrChange>
              </w:rPr>
              <w:delText>3.3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0" w:author="Jason Rhee" w:date="2024-10-23T17:21:00Z" w16du:dateUtc="2024-10-23T06:21:00Z">
                  <w:rPr>
                    <w:rStyle w:val="Hyperlink"/>
                    <w:noProof/>
                  </w:rPr>
                </w:rPrChange>
              </w:rPr>
              <w:delText>Abbreviations</w:delText>
            </w:r>
            <w:r w:rsidDel="00844960">
              <w:rPr>
                <w:noProof/>
                <w:webHidden/>
              </w:rPr>
              <w:tab/>
            </w:r>
            <w:r w:rsidR="00D10382" w:rsidDel="00844960">
              <w:rPr>
                <w:noProof/>
                <w:webHidden/>
              </w:rPr>
              <w:delText>6</w:delText>
            </w:r>
          </w:del>
        </w:p>
        <w:p w14:paraId="599F0C2D" w14:textId="12DD73DD" w:rsidR="00903D8C" w:rsidDel="00844960" w:rsidRDefault="00903D8C">
          <w:pPr>
            <w:pStyle w:val="TOC1"/>
            <w:rPr>
              <w:del w:id="5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32" w:author="Jason Rhee" w:date="2024-10-25T12:40:00Z" w16du:dateUtc="2024-10-25T01:40:00Z">
            <w:r w:rsidRPr="0035460E" w:rsidDel="00844960">
              <w:rPr>
                <w:rPrChange w:id="533" w:author="Jason Rhee" w:date="2024-10-23T17:21:00Z" w16du:dateUtc="2024-10-23T06:21:00Z">
                  <w:rPr>
                    <w:rStyle w:val="Hyperlink"/>
                    <w:noProof/>
                    <w14:scene3d>
                      <w14:camera w14:prst="orthographicFront"/>
                      <w14:lightRig w14:rig="threePt" w14:dir="t">
                        <w14:rot w14:lat="0" w14:lon="0" w14:rev="0"/>
                      </w14:lightRig>
                    </w14:scene3d>
                  </w:rPr>
                </w:rPrChange>
              </w:rPr>
              <w:delText>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4" w:author="Jason Rhee" w:date="2024-10-23T17:21:00Z" w16du:dateUtc="2024-10-23T06:21:00Z">
                  <w:rPr>
                    <w:rStyle w:val="Hyperlink"/>
                    <w:noProof/>
                  </w:rPr>
                </w:rPrChange>
              </w:rPr>
              <w:delText>Specification Description</w:delText>
            </w:r>
            <w:r w:rsidDel="00844960">
              <w:rPr>
                <w:noProof/>
                <w:webHidden/>
              </w:rPr>
              <w:tab/>
            </w:r>
            <w:r w:rsidR="00D10382" w:rsidDel="00844960">
              <w:rPr>
                <w:noProof/>
                <w:webHidden/>
              </w:rPr>
              <w:delText>6</w:delText>
            </w:r>
          </w:del>
        </w:p>
        <w:p w14:paraId="45A30DE3" w14:textId="729189A5" w:rsidR="00903D8C" w:rsidDel="00844960" w:rsidRDefault="00903D8C">
          <w:pPr>
            <w:pStyle w:val="TOC2"/>
            <w:rPr>
              <w:del w:id="5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36" w:author="Jason Rhee" w:date="2024-10-25T12:40:00Z" w16du:dateUtc="2024-10-25T01:40:00Z">
            <w:r w:rsidRPr="0035460E" w:rsidDel="00844960">
              <w:rPr>
                <w:rPrChange w:id="537" w:author="Jason Rhee" w:date="2024-10-23T17:21:00Z" w16du:dateUtc="2024-10-23T06:21:00Z">
                  <w:rPr>
                    <w:rStyle w:val="Hyperlink"/>
                    <w:noProof/>
                  </w:rPr>
                </w:rPrChange>
              </w:rPr>
              <w:delText>4.1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38" w:author="Jason Rhee" w:date="2024-10-23T17:21:00Z" w16du:dateUtc="2024-10-23T06:21:00Z">
                  <w:rPr>
                    <w:rStyle w:val="Hyperlink"/>
                    <w:noProof/>
                  </w:rPr>
                </w:rPrChange>
              </w:rPr>
              <w:delText>S-129 General Data Product Description</w:delText>
            </w:r>
            <w:r w:rsidDel="00844960">
              <w:rPr>
                <w:noProof/>
                <w:webHidden/>
              </w:rPr>
              <w:tab/>
            </w:r>
            <w:r w:rsidR="00D10382" w:rsidDel="00844960">
              <w:rPr>
                <w:noProof/>
                <w:webHidden/>
              </w:rPr>
              <w:delText>6</w:delText>
            </w:r>
          </w:del>
        </w:p>
        <w:p w14:paraId="1B589AC1" w14:textId="691FDBE6" w:rsidR="00903D8C" w:rsidDel="00844960" w:rsidRDefault="00903D8C">
          <w:pPr>
            <w:pStyle w:val="TOC2"/>
            <w:rPr>
              <w:del w:id="5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0" w:author="Jason Rhee" w:date="2024-10-25T12:40:00Z" w16du:dateUtc="2024-10-25T01:40:00Z">
            <w:r w:rsidRPr="0035460E" w:rsidDel="00844960">
              <w:rPr>
                <w:rPrChange w:id="541" w:author="Jason Rhee" w:date="2024-10-23T17:21:00Z" w16du:dateUtc="2024-10-23T06:21:00Z">
                  <w:rPr>
                    <w:rStyle w:val="Hyperlink"/>
                    <w:noProof/>
                  </w:rPr>
                </w:rPrChange>
              </w:rPr>
              <w:delText>4.2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42" w:author="Jason Rhee" w:date="2024-10-23T17:21:00Z" w16du:dateUtc="2024-10-23T06:21:00Z">
                  <w:rPr>
                    <w:rStyle w:val="Hyperlink"/>
                    <w:noProof/>
                  </w:rPr>
                </w:rPrChange>
              </w:rPr>
              <w:delText>Data Product Specification Metadata</w:delText>
            </w:r>
            <w:r w:rsidDel="00844960">
              <w:rPr>
                <w:noProof/>
                <w:webHidden/>
              </w:rPr>
              <w:tab/>
            </w:r>
            <w:r w:rsidR="00D10382" w:rsidDel="00844960">
              <w:rPr>
                <w:noProof/>
                <w:webHidden/>
              </w:rPr>
              <w:delText>7</w:delText>
            </w:r>
          </w:del>
        </w:p>
        <w:p w14:paraId="3135970F" w14:textId="0FCC00CD" w:rsidR="00903D8C" w:rsidDel="00844960" w:rsidRDefault="00903D8C">
          <w:pPr>
            <w:pStyle w:val="TOC2"/>
            <w:rPr>
              <w:del w:id="5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4" w:author="Jason Rhee" w:date="2024-10-25T12:40:00Z" w16du:dateUtc="2024-10-25T01:40:00Z">
            <w:r w:rsidRPr="0035460E" w:rsidDel="00844960">
              <w:rPr>
                <w:rPrChange w:id="545" w:author="Jason Rhee" w:date="2024-10-23T17:21:00Z" w16du:dateUtc="2024-10-23T06:21:00Z">
                  <w:rPr>
                    <w:rStyle w:val="Hyperlink"/>
                    <w:noProof/>
                  </w:rPr>
                </w:rPrChange>
              </w:rPr>
              <w:delText>4.3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46" w:author="Jason Rhee" w:date="2024-10-23T17:21:00Z" w16du:dateUtc="2024-10-23T06:21:00Z">
                  <w:rPr>
                    <w:rStyle w:val="Hyperlink"/>
                    <w:noProof/>
                  </w:rPr>
                </w:rPrChange>
              </w:rPr>
              <w:delText>IHO Product Specification Maintenance</w:delText>
            </w:r>
            <w:r w:rsidDel="00844960">
              <w:rPr>
                <w:noProof/>
                <w:webHidden/>
              </w:rPr>
              <w:tab/>
            </w:r>
            <w:r w:rsidR="00D10382" w:rsidDel="00844960">
              <w:rPr>
                <w:noProof/>
                <w:webHidden/>
              </w:rPr>
              <w:delText>7</w:delText>
            </w:r>
          </w:del>
        </w:p>
        <w:p w14:paraId="6FF0F615" w14:textId="18E3166E" w:rsidR="00903D8C" w:rsidDel="00844960" w:rsidRDefault="00903D8C">
          <w:pPr>
            <w:pStyle w:val="TOC1"/>
            <w:rPr>
              <w:del w:id="5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48" w:author="Jason Rhee" w:date="2024-10-25T12:40:00Z" w16du:dateUtc="2024-10-25T01:40:00Z">
            <w:r w:rsidRPr="0035460E" w:rsidDel="00844960">
              <w:rPr>
                <w:rPrChange w:id="549" w:author="Jason Rhee" w:date="2024-10-23T17:21:00Z" w16du:dateUtc="2024-10-23T06:21:00Z">
                  <w:rPr>
                    <w:rStyle w:val="Hyperlink"/>
                    <w:noProof/>
                    <w14:scene3d>
                      <w14:camera w14:prst="orthographicFront"/>
                      <w14:lightRig w14:rig="threePt" w14:dir="t">
                        <w14:rot w14:lat="0" w14:lon="0" w14:rev="0"/>
                      </w14:lightRig>
                    </w14:scene3d>
                  </w:rPr>
                </w:rPrChange>
              </w:rPr>
              <w:delText>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0" w:author="Jason Rhee" w:date="2024-10-23T17:21:00Z" w16du:dateUtc="2024-10-23T06:21:00Z">
                  <w:rPr>
                    <w:rStyle w:val="Hyperlink"/>
                    <w:noProof/>
                  </w:rPr>
                </w:rPrChange>
              </w:rPr>
              <w:delText>Specification Scope</w:delText>
            </w:r>
            <w:r w:rsidDel="00844960">
              <w:rPr>
                <w:noProof/>
                <w:webHidden/>
              </w:rPr>
              <w:tab/>
            </w:r>
            <w:r w:rsidR="00D10382" w:rsidDel="00844960">
              <w:rPr>
                <w:noProof/>
                <w:webHidden/>
              </w:rPr>
              <w:delText>8</w:delText>
            </w:r>
          </w:del>
        </w:p>
        <w:p w14:paraId="0A1D8974" w14:textId="389D2DB0" w:rsidR="00903D8C" w:rsidDel="00844960" w:rsidRDefault="00903D8C">
          <w:pPr>
            <w:pStyle w:val="TOC1"/>
            <w:rPr>
              <w:del w:id="5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52" w:author="Jason Rhee" w:date="2024-10-25T12:40:00Z" w16du:dateUtc="2024-10-25T01:40:00Z">
            <w:r w:rsidRPr="0035460E" w:rsidDel="00844960">
              <w:rPr>
                <w:rPrChange w:id="553" w:author="Jason Rhee" w:date="2024-10-23T17:21:00Z" w16du:dateUtc="2024-10-23T06:21:00Z">
                  <w:rPr>
                    <w:rStyle w:val="Hyperlink"/>
                    <w:noProof/>
                    <w14:scene3d>
                      <w14:camera w14:prst="orthographicFront"/>
                      <w14:lightRig w14:rig="threePt" w14:dir="t">
                        <w14:rot w14:lat="0" w14:lon="0" w14:rev="0"/>
                      </w14:lightRig>
                    </w14:scene3d>
                  </w:rPr>
                </w:rPrChange>
              </w:rPr>
              <w:delText>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4" w:author="Jason Rhee" w:date="2024-10-23T17:21:00Z" w16du:dateUtc="2024-10-23T06:21:00Z">
                  <w:rPr>
                    <w:rStyle w:val="Hyperlink"/>
                    <w:noProof/>
                  </w:rPr>
                </w:rPrChange>
              </w:rPr>
              <w:delText>Dataset Identification</w:delText>
            </w:r>
            <w:r w:rsidDel="00844960">
              <w:rPr>
                <w:noProof/>
                <w:webHidden/>
              </w:rPr>
              <w:tab/>
            </w:r>
            <w:r w:rsidR="00D10382" w:rsidDel="00844960">
              <w:rPr>
                <w:noProof/>
                <w:webHidden/>
              </w:rPr>
              <w:delText>8</w:delText>
            </w:r>
          </w:del>
        </w:p>
        <w:p w14:paraId="2A2EEA81" w14:textId="2FF53322" w:rsidR="00903D8C" w:rsidDel="00844960" w:rsidRDefault="00903D8C">
          <w:pPr>
            <w:pStyle w:val="TOC1"/>
            <w:rPr>
              <w:del w:id="5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56" w:author="Jason Rhee" w:date="2024-10-25T12:40:00Z" w16du:dateUtc="2024-10-25T01:40:00Z">
            <w:r w:rsidRPr="0035460E" w:rsidDel="00844960">
              <w:rPr>
                <w:rPrChange w:id="557" w:author="Jason Rhee" w:date="2024-10-23T17:21:00Z" w16du:dateUtc="2024-10-23T06:21:00Z">
                  <w:rPr>
                    <w:rStyle w:val="Hyperlink"/>
                    <w:noProof/>
                    <w14:scene3d>
                      <w14:camera w14:prst="orthographicFront"/>
                      <w14:lightRig w14:rig="threePt" w14:dir="t">
                        <w14:rot w14:lat="0" w14:lon="0" w14:rev="0"/>
                      </w14:lightRig>
                    </w14:scene3d>
                  </w:rPr>
                </w:rPrChange>
              </w:rPr>
              <w:delText>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58" w:author="Jason Rhee" w:date="2024-10-23T17:21:00Z" w16du:dateUtc="2024-10-23T06:21:00Z">
                  <w:rPr>
                    <w:rStyle w:val="Hyperlink"/>
                    <w:noProof/>
                  </w:rPr>
                </w:rPrChange>
              </w:rPr>
              <w:delText>Data Content and Structure</w:delText>
            </w:r>
            <w:r w:rsidDel="00844960">
              <w:rPr>
                <w:noProof/>
                <w:webHidden/>
              </w:rPr>
              <w:tab/>
            </w:r>
            <w:r w:rsidR="00D10382" w:rsidDel="00844960">
              <w:rPr>
                <w:noProof/>
                <w:webHidden/>
              </w:rPr>
              <w:delText>9</w:delText>
            </w:r>
          </w:del>
        </w:p>
        <w:p w14:paraId="64E715A7" w14:textId="0151A698" w:rsidR="00903D8C" w:rsidDel="00844960" w:rsidRDefault="00903D8C">
          <w:pPr>
            <w:pStyle w:val="TOC2"/>
            <w:rPr>
              <w:del w:id="5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0" w:author="Jason Rhee" w:date="2024-10-25T12:40:00Z" w16du:dateUtc="2024-10-25T01:40:00Z">
            <w:r w:rsidRPr="0035460E" w:rsidDel="00844960">
              <w:rPr>
                <w:rPrChange w:id="561" w:author="Jason Rhee" w:date="2024-10-23T17:21:00Z" w16du:dateUtc="2024-10-23T06:21:00Z">
                  <w:rPr>
                    <w:rStyle w:val="Hyperlink"/>
                    <w:noProof/>
                  </w:rPr>
                </w:rPrChange>
              </w:rPr>
              <w:delText>7.1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62"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9</w:delText>
            </w:r>
          </w:del>
        </w:p>
        <w:p w14:paraId="103689C1" w14:textId="77B4AF75" w:rsidR="00903D8C" w:rsidDel="00844960" w:rsidRDefault="00903D8C">
          <w:pPr>
            <w:pStyle w:val="TOC2"/>
            <w:rPr>
              <w:del w:id="5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4" w:author="Jason Rhee" w:date="2024-10-25T12:40:00Z" w16du:dateUtc="2024-10-25T01:40:00Z">
            <w:r w:rsidRPr="0035460E" w:rsidDel="00844960">
              <w:rPr>
                <w:rPrChange w:id="565" w:author="Jason Rhee" w:date="2024-10-23T17:21:00Z" w16du:dateUtc="2024-10-23T06:21:00Z">
                  <w:rPr>
                    <w:rStyle w:val="Hyperlink"/>
                    <w:noProof/>
                  </w:rPr>
                </w:rPrChange>
              </w:rPr>
              <w:delText>7.2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66" w:author="Jason Rhee" w:date="2024-10-23T17:21:00Z" w16du:dateUtc="2024-10-23T06:21:00Z">
                  <w:rPr>
                    <w:rStyle w:val="Hyperlink"/>
                    <w:noProof/>
                  </w:rPr>
                </w:rPrChange>
              </w:rPr>
              <w:delText>Application Schema</w:delText>
            </w:r>
            <w:r w:rsidDel="00844960">
              <w:rPr>
                <w:noProof/>
                <w:webHidden/>
              </w:rPr>
              <w:tab/>
            </w:r>
            <w:r w:rsidR="00D10382" w:rsidDel="00844960">
              <w:rPr>
                <w:noProof/>
                <w:webHidden/>
              </w:rPr>
              <w:delText>13</w:delText>
            </w:r>
          </w:del>
        </w:p>
        <w:p w14:paraId="174F5BAD" w14:textId="62444199" w:rsidR="00903D8C" w:rsidDel="00844960" w:rsidRDefault="00903D8C">
          <w:pPr>
            <w:pStyle w:val="TOC1"/>
            <w:rPr>
              <w:del w:id="5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68" w:author="Jason Rhee" w:date="2024-10-25T12:40:00Z" w16du:dateUtc="2024-10-25T01:40:00Z">
            <w:r w:rsidRPr="0035460E" w:rsidDel="00844960">
              <w:rPr>
                <w:rPrChange w:id="569" w:author="Jason Rhee" w:date="2024-10-23T17:21:00Z" w16du:dateUtc="2024-10-23T06:21:00Z">
                  <w:rPr>
                    <w:rStyle w:val="Hyperlink"/>
                    <w:noProof/>
                    <w14:scene3d>
                      <w14:camera w14:prst="orthographicFront"/>
                      <w14:lightRig w14:rig="threePt" w14:dir="t">
                        <w14:rot w14:lat="0" w14:lon="0" w14:rev="0"/>
                      </w14:lightRig>
                    </w14:scene3d>
                  </w:rPr>
                </w:rPrChange>
              </w:rPr>
              <w:delText>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0" w:author="Jason Rhee" w:date="2024-10-23T17:21:00Z" w16du:dateUtc="2024-10-23T06:21:00Z">
                  <w:rPr>
                    <w:rStyle w:val="Hyperlink"/>
                    <w:noProof/>
                  </w:rPr>
                </w:rPrChange>
              </w:rPr>
              <w:delText>Feature Catalogue</w:delText>
            </w:r>
            <w:r w:rsidDel="00844960">
              <w:rPr>
                <w:noProof/>
                <w:webHidden/>
              </w:rPr>
              <w:tab/>
            </w:r>
            <w:r w:rsidR="00D10382" w:rsidDel="00844960">
              <w:rPr>
                <w:noProof/>
                <w:webHidden/>
              </w:rPr>
              <w:delText>22</w:delText>
            </w:r>
          </w:del>
        </w:p>
        <w:p w14:paraId="5A7CB5EA" w14:textId="3CC58E3D" w:rsidR="00903D8C" w:rsidDel="00844960" w:rsidRDefault="00903D8C">
          <w:pPr>
            <w:pStyle w:val="TOC2"/>
            <w:rPr>
              <w:del w:id="5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72" w:author="Jason Rhee" w:date="2024-10-25T12:40:00Z" w16du:dateUtc="2024-10-25T01:40:00Z">
            <w:r w:rsidRPr="0035460E" w:rsidDel="00844960">
              <w:rPr>
                <w:rPrChange w:id="573" w:author="Jason Rhee" w:date="2024-10-23T17:21:00Z" w16du:dateUtc="2024-10-23T06:21:00Z">
                  <w:rPr>
                    <w:rStyle w:val="Hyperlink"/>
                    <w:noProof/>
                  </w:rPr>
                </w:rPrChange>
              </w:rPr>
              <w:delText>8.1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4"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22</w:delText>
            </w:r>
          </w:del>
        </w:p>
        <w:p w14:paraId="7D5BC971" w14:textId="0517F79E" w:rsidR="00903D8C" w:rsidDel="00844960" w:rsidRDefault="00903D8C">
          <w:pPr>
            <w:pStyle w:val="TOC2"/>
            <w:rPr>
              <w:del w:id="5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76" w:author="Jason Rhee" w:date="2024-10-25T12:40:00Z" w16du:dateUtc="2024-10-25T01:40:00Z">
            <w:r w:rsidRPr="0035460E" w:rsidDel="00844960">
              <w:rPr>
                <w:rPrChange w:id="577" w:author="Jason Rhee" w:date="2024-10-23T17:21:00Z" w16du:dateUtc="2024-10-23T06:21:00Z">
                  <w:rPr>
                    <w:rStyle w:val="Hyperlink"/>
                    <w:noProof/>
                  </w:rPr>
                </w:rPrChange>
              </w:rPr>
              <w:delText>8.2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78" w:author="Jason Rhee" w:date="2024-10-23T17:21:00Z" w16du:dateUtc="2024-10-23T06:21:00Z">
                  <w:rPr>
                    <w:rStyle w:val="Hyperlink"/>
                    <w:noProof/>
                  </w:rPr>
                </w:rPrChange>
              </w:rPr>
              <w:delText>Feature Types</w:delText>
            </w:r>
            <w:r w:rsidDel="00844960">
              <w:rPr>
                <w:noProof/>
                <w:webHidden/>
              </w:rPr>
              <w:tab/>
            </w:r>
            <w:r w:rsidR="00D10382" w:rsidDel="00844960">
              <w:rPr>
                <w:noProof/>
                <w:webHidden/>
              </w:rPr>
              <w:delText>23</w:delText>
            </w:r>
          </w:del>
        </w:p>
        <w:p w14:paraId="454BE26C" w14:textId="4A434747" w:rsidR="00903D8C" w:rsidDel="00844960" w:rsidRDefault="00903D8C">
          <w:pPr>
            <w:pStyle w:val="TOC2"/>
            <w:rPr>
              <w:del w:id="5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0" w:author="Jason Rhee" w:date="2024-10-25T12:40:00Z" w16du:dateUtc="2024-10-25T01:40:00Z">
            <w:r w:rsidRPr="0035460E" w:rsidDel="00844960">
              <w:rPr>
                <w:rPrChange w:id="581" w:author="Jason Rhee" w:date="2024-10-23T17:21:00Z" w16du:dateUtc="2024-10-23T06:21:00Z">
                  <w:rPr>
                    <w:rStyle w:val="Hyperlink"/>
                    <w:noProof/>
                  </w:rPr>
                </w:rPrChange>
              </w:rPr>
              <w:delText>8.3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82" w:author="Jason Rhee" w:date="2024-10-23T17:21:00Z" w16du:dateUtc="2024-10-23T06:21:00Z">
                  <w:rPr>
                    <w:rStyle w:val="Hyperlink"/>
                    <w:noProof/>
                  </w:rPr>
                </w:rPrChange>
              </w:rPr>
              <w:delText>Units of measure</w:delText>
            </w:r>
            <w:r w:rsidDel="00844960">
              <w:rPr>
                <w:noProof/>
                <w:webHidden/>
              </w:rPr>
              <w:tab/>
            </w:r>
            <w:r w:rsidR="00D10382" w:rsidDel="00844960">
              <w:rPr>
                <w:noProof/>
                <w:webHidden/>
              </w:rPr>
              <w:delText>24</w:delText>
            </w:r>
          </w:del>
        </w:p>
        <w:p w14:paraId="0B3A1225" w14:textId="44E52052" w:rsidR="00903D8C" w:rsidDel="00844960" w:rsidRDefault="00903D8C">
          <w:pPr>
            <w:pStyle w:val="TOC1"/>
            <w:rPr>
              <w:del w:id="5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4" w:author="Jason Rhee" w:date="2024-10-25T12:40:00Z" w16du:dateUtc="2024-10-25T01:40:00Z">
            <w:r w:rsidRPr="0035460E" w:rsidDel="00844960">
              <w:rPr>
                <w:rPrChange w:id="585" w:author="Jason Rhee" w:date="2024-10-23T17:21:00Z" w16du:dateUtc="2024-10-23T06:21:00Z">
                  <w:rPr>
                    <w:rStyle w:val="Hyperlink"/>
                    <w:noProof/>
                    <w14:scene3d>
                      <w14:camera w14:prst="orthographicFront"/>
                      <w14:lightRig w14:rig="threePt" w14:dir="t">
                        <w14:rot w14:lat="0" w14:lon="0" w14:rev="0"/>
                      </w14:lightRig>
                    </w14:scene3d>
                  </w:rPr>
                </w:rPrChange>
              </w:rPr>
              <w:delText>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86" w:author="Jason Rhee" w:date="2024-10-23T17:21:00Z" w16du:dateUtc="2024-10-23T06:21:00Z">
                  <w:rPr>
                    <w:rStyle w:val="Hyperlink"/>
                    <w:noProof/>
                  </w:rPr>
                </w:rPrChange>
              </w:rPr>
              <w:delText>Dataset Types</w:delText>
            </w:r>
            <w:r w:rsidDel="00844960">
              <w:rPr>
                <w:noProof/>
                <w:webHidden/>
              </w:rPr>
              <w:tab/>
            </w:r>
            <w:r w:rsidR="00D10382" w:rsidDel="00844960">
              <w:rPr>
                <w:noProof/>
                <w:webHidden/>
              </w:rPr>
              <w:delText>24</w:delText>
            </w:r>
          </w:del>
        </w:p>
        <w:p w14:paraId="4DD6BECD" w14:textId="01510270" w:rsidR="00903D8C" w:rsidDel="00844960" w:rsidRDefault="00903D8C">
          <w:pPr>
            <w:pStyle w:val="TOC1"/>
            <w:rPr>
              <w:del w:id="5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88" w:author="Jason Rhee" w:date="2024-10-25T12:40:00Z" w16du:dateUtc="2024-10-25T01:40:00Z">
            <w:r w:rsidRPr="0035460E" w:rsidDel="00844960">
              <w:rPr>
                <w:rPrChange w:id="589" w:author="Jason Rhee" w:date="2024-10-23T17:21:00Z" w16du:dateUtc="2024-10-23T06:21:00Z">
                  <w:rPr>
                    <w:rStyle w:val="Hyperlink"/>
                    <w:noProof/>
                    <w14:scene3d>
                      <w14:camera w14:prst="orthographicFront"/>
                      <w14:lightRig w14:rig="threePt" w14:dir="t">
                        <w14:rot w14:lat="0" w14:lon="0" w14:rev="0"/>
                      </w14:lightRig>
                    </w14:scene3d>
                  </w:rPr>
                </w:rPrChange>
              </w:rPr>
              <w:delText>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0" w:author="Jason Rhee" w:date="2024-10-23T17:21:00Z" w16du:dateUtc="2024-10-23T06:21:00Z">
                  <w:rPr>
                    <w:rStyle w:val="Hyperlink"/>
                    <w:noProof/>
                  </w:rPr>
                </w:rPrChange>
              </w:rPr>
              <w:delText>Dataset Loading and Unloading</w:delText>
            </w:r>
            <w:r w:rsidDel="00844960">
              <w:rPr>
                <w:noProof/>
                <w:webHidden/>
              </w:rPr>
              <w:tab/>
            </w:r>
            <w:r w:rsidR="00D10382" w:rsidDel="00844960">
              <w:rPr>
                <w:noProof/>
                <w:webHidden/>
              </w:rPr>
              <w:delText>24</w:delText>
            </w:r>
          </w:del>
        </w:p>
        <w:p w14:paraId="4262A281" w14:textId="7A08B5C1" w:rsidR="00903D8C" w:rsidDel="00844960" w:rsidRDefault="00903D8C">
          <w:pPr>
            <w:pStyle w:val="TOC1"/>
            <w:rPr>
              <w:del w:id="5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92" w:author="Jason Rhee" w:date="2024-10-25T12:40:00Z" w16du:dateUtc="2024-10-25T01:40:00Z">
            <w:r w:rsidRPr="0035460E" w:rsidDel="00844960">
              <w:rPr>
                <w:rPrChange w:id="593" w:author="Jason Rhee" w:date="2024-10-23T17:21:00Z" w16du:dateUtc="2024-10-23T06:21:00Z">
                  <w:rPr>
                    <w:rStyle w:val="Hyperlink"/>
                    <w:noProof/>
                    <w14:scene3d>
                      <w14:camera w14:prst="orthographicFront"/>
                      <w14:lightRig w14:rig="threePt" w14:dir="t">
                        <w14:rot w14:lat="0" w14:lon="0" w14:rev="0"/>
                      </w14:lightRig>
                    </w14:scene3d>
                  </w:rPr>
                </w:rPrChange>
              </w:rPr>
              <w:delText>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4" w:author="Jason Rhee" w:date="2024-10-23T17:21:00Z" w16du:dateUtc="2024-10-23T06:21:00Z">
                  <w:rPr>
                    <w:rStyle w:val="Hyperlink"/>
                    <w:noProof/>
                  </w:rPr>
                </w:rPrChange>
              </w:rPr>
              <w:delText>Geometry</w:delText>
            </w:r>
            <w:r w:rsidDel="00844960">
              <w:rPr>
                <w:noProof/>
                <w:webHidden/>
              </w:rPr>
              <w:tab/>
            </w:r>
            <w:r w:rsidR="00D10382" w:rsidDel="00844960">
              <w:rPr>
                <w:noProof/>
                <w:webHidden/>
              </w:rPr>
              <w:delText>25</w:delText>
            </w:r>
          </w:del>
        </w:p>
        <w:p w14:paraId="5D00F525" w14:textId="1B0BBAED" w:rsidR="00903D8C" w:rsidDel="00844960" w:rsidRDefault="00903D8C">
          <w:pPr>
            <w:pStyle w:val="TOC1"/>
            <w:rPr>
              <w:del w:id="5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596" w:author="Jason Rhee" w:date="2024-10-25T12:40:00Z" w16du:dateUtc="2024-10-25T01:40:00Z">
            <w:r w:rsidRPr="0035460E" w:rsidDel="00844960">
              <w:rPr>
                <w:rPrChange w:id="597" w:author="Jason Rhee" w:date="2024-10-23T17:21:00Z" w16du:dateUtc="2024-10-23T06:21:00Z">
                  <w:rPr>
                    <w:rStyle w:val="Hyperlink"/>
                    <w:noProof/>
                    <w14:scene3d>
                      <w14:camera w14:prst="orthographicFront"/>
                      <w14:lightRig w14:rig="threePt" w14:dir="t">
                        <w14:rot w14:lat="0" w14:lon="0" w14:rev="0"/>
                      </w14:lightRig>
                    </w14:scene3d>
                  </w:rPr>
                </w:rPrChange>
              </w:rPr>
              <w:delText>12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598" w:author="Jason Rhee" w:date="2024-10-23T17:21:00Z" w16du:dateUtc="2024-10-23T06:21:00Z">
                  <w:rPr>
                    <w:rStyle w:val="Hyperlink"/>
                    <w:noProof/>
                  </w:rPr>
                </w:rPrChange>
              </w:rPr>
              <w:delText>Coordinate Reference Systems (CRS)</w:delText>
            </w:r>
            <w:r w:rsidDel="00844960">
              <w:rPr>
                <w:noProof/>
                <w:webHidden/>
              </w:rPr>
              <w:tab/>
            </w:r>
            <w:r w:rsidR="00D10382" w:rsidDel="00844960">
              <w:rPr>
                <w:noProof/>
                <w:webHidden/>
              </w:rPr>
              <w:delText>25</w:delText>
            </w:r>
          </w:del>
        </w:p>
        <w:p w14:paraId="08C974D2" w14:textId="305F0AC2" w:rsidR="00903D8C" w:rsidDel="00844960" w:rsidRDefault="00903D8C">
          <w:pPr>
            <w:pStyle w:val="TOC2"/>
            <w:rPr>
              <w:del w:id="5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0" w:author="Jason Rhee" w:date="2024-10-25T12:40:00Z" w16du:dateUtc="2024-10-25T01:40:00Z">
            <w:r w:rsidRPr="0035460E" w:rsidDel="00844960">
              <w:rPr>
                <w:rPrChange w:id="601" w:author="Jason Rhee" w:date="2024-10-23T17:21:00Z" w16du:dateUtc="2024-10-23T06:21:00Z">
                  <w:rPr>
                    <w:rStyle w:val="Hyperlink"/>
                    <w:noProof/>
                  </w:rPr>
                </w:rPrChange>
              </w:rPr>
              <w:delText>12.1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02"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25</w:delText>
            </w:r>
          </w:del>
        </w:p>
        <w:p w14:paraId="339350BD" w14:textId="4420E5F7" w:rsidR="00903D8C" w:rsidDel="00844960" w:rsidRDefault="00903D8C">
          <w:pPr>
            <w:pStyle w:val="TOC2"/>
            <w:rPr>
              <w:del w:id="6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4" w:author="Jason Rhee" w:date="2024-10-25T12:40:00Z" w16du:dateUtc="2024-10-25T01:40:00Z">
            <w:r w:rsidRPr="0035460E" w:rsidDel="00844960">
              <w:rPr>
                <w:rPrChange w:id="605" w:author="Jason Rhee" w:date="2024-10-23T17:21:00Z" w16du:dateUtc="2024-10-23T06:21:00Z">
                  <w:rPr>
                    <w:rStyle w:val="Hyperlink"/>
                    <w:noProof/>
                  </w:rPr>
                </w:rPrChange>
              </w:rPr>
              <w:delText>12.2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06" w:author="Jason Rhee" w:date="2024-10-23T17:21:00Z" w16du:dateUtc="2024-10-23T06:21:00Z">
                  <w:rPr>
                    <w:rStyle w:val="Hyperlink"/>
                    <w:noProof/>
                  </w:rPr>
                </w:rPrChange>
              </w:rPr>
              <w:delText>Horizontal Reference System</w:delText>
            </w:r>
            <w:r w:rsidDel="00844960">
              <w:rPr>
                <w:noProof/>
                <w:webHidden/>
              </w:rPr>
              <w:tab/>
            </w:r>
            <w:r w:rsidR="00D10382" w:rsidDel="00844960">
              <w:rPr>
                <w:noProof/>
                <w:webHidden/>
              </w:rPr>
              <w:delText>25</w:delText>
            </w:r>
          </w:del>
        </w:p>
        <w:p w14:paraId="358D4232" w14:textId="27E6E14C" w:rsidR="00903D8C" w:rsidDel="00844960" w:rsidRDefault="00903D8C">
          <w:pPr>
            <w:pStyle w:val="TOC2"/>
            <w:rPr>
              <w:del w:id="6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08" w:author="Jason Rhee" w:date="2024-10-25T12:40:00Z" w16du:dateUtc="2024-10-25T01:40:00Z">
            <w:r w:rsidRPr="0035460E" w:rsidDel="00844960">
              <w:rPr>
                <w:rPrChange w:id="609" w:author="Jason Rhee" w:date="2024-10-23T17:21:00Z" w16du:dateUtc="2024-10-23T06:21:00Z">
                  <w:rPr>
                    <w:rStyle w:val="Hyperlink"/>
                    <w:noProof/>
                  </w:rPr>
                </w:rPrChange>
              </w:rPr>
              <w:delText>12.3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0" w:author="Jason Rhee" w:date="2024-10-23T17:21:00Z" w16du:dateUtc="2024-10-23T06:21:00Z">
                  <w:rPr>
                    <w:rStyle w:val="Hyperlink"/>
                    <w:noProof/>
                  </w:rPr>
                </w:rPrChange>
              </w:rPr>
              <w:delText>Vertical Reference System</w:delText>
            </w:r>
            <w:r w:rsidDel="00844960">
              <w:rPr>
                <w:noProof/>
                <w:webHidden/>
              </w:rPr>
              <w:tab/>
            </w:r>
            <w:r w:rsidR="00D10382" w:rsidDel="00844960">
              <w:rPr>
                <w:noProof/>
                <w:webHidden/>
              </w:rPr>
              <w:delText>25</w:delText>
            </w:r>
          </w:del>
        </w:p>
        <w:p w14:paraId="07314259" w14:textId="6AE523C8" w:rsidR="00903D8C" w:rsidDel="00844960" w:rsidRDefault="00903D8C">
          <w:pPr>
            <w:pStyle w:val="TOC2"/>
            <w:rPr>
              <w:del w:id="6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12" w:author="Jason Rhee" w:date="2024-10-25T12:40:00Z" w16du:dateUtc="2024-10-25T01:40:00Z">
            <w:r w:rsidRPr="0035460E" w:rsidDel="00844960">
              <w:rPr>
                <w:rPrChange w:id="613" w:author="Jason Rhee" w:date="2024-10-23T17:21:00Z" w16du:dateUtc="2024-10-23T06:21:00Z">
                  <w:rPr>
                    <w:rStyle w:val="Hyperlink"/>
                    <w:noProof/>
                  </w:rPr>
                </w:rPrChange>
              </w:rPr>
              <w:delText>12.4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4" w:author="Jason Rhee" w:date="2024-10-23T17:21:00Z" w16du:dateUtc="2024-10-23T06:21:00Z">
                  <w:rPr>
                    <w:rStyle w:val="Hyperlink"/>
                    <w:noProof/>
                  </w:rPr>
                </w:rPrChange>
              </w:rPr>
              <w:delText>Temporal Reference System</w:delText>
            </w:r>
            <w:r w:rsidDel="00844960">
              <w:rPr>
                <w:noProof/>
                <w:webHidden/>
              </w:rPr>
              <w:tab/>
            </w:r>
            <w:r w:rsidR="00D10382" w:rsidDel="00844960">
              <w:rPr>
                <w:noProof/>
                <w:webHidden/>
              </w:rPr>
              <w:delText>25</w:delText>
            </w:r>
          </w:del>
        </w:p>
        <w:p w14:paraId="07CAFD11" w14:textId="78D98931" w:rsidR="00903D8C" w:rsidDel="00844960" w:rsidRDefault="00903D8C">
          <w:pPr>
            <w:pStyle w:val="TOC1"/>
            <w:rPr>
              <w:del w:id="6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16" w:author="Jason Rhee" w:date="2024-10-25T12:40:00Z" w16du:dateUtc="2024-10-25T01:40:00Z">
            <w:r w:rsidRPr="0035460E" w:rsidDel="00844960">
              <w:rPr>
                <w:rPrChange w:id="617" w:author="Jason Rhee" w:date="2024-10-23T17:21:00Z" w16du:dateUtc="2024-10-23T06:21:00Z">
                  <w:rPr>
                    <w:rStyle w:val="Hyperlink"/>
                    <w:noProof/>
                    <w14:scene3d>
                      <w14:camera w14:prst="orthographicFront"/>
                      <w14:lightRig w14:rig="threePt" w14:dir="t">
                        <w14:rot w14:lat="0" w14:lon="0" w14:rev="0"/>
                      </w14:lightRig>
                    </w14:scene3d>
                  </w:rPr>
                </w:rPrChange>
              </w:rPr>
              <w:delText>13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18" w:author="Jason Rhee" w:date="2024-10-23T17:21:00Z" w16du:dateUtc="2024-10-23T06:21:00Z">
                  <w:rPr>
                    <w:rStyle w:val="Hyperlink"/>
                    <w:noProof/>
                  </w:rPr>
                </w:rPrChange>
              </w:rPr>
              <w:delText>Data Quality</w:delText>
            </w:r>
            <w:r w:rsidDel="00844960">
              <w:rPr>
                <w:noProof/>
                <w:webHidden/>
              </w:rPr>
              <w:tab/>
            </w:r>
            <w:r w:rsidR="00D10382" w:rsidDel="00844960">
              <w:rPr>
                <w:noProof/>
                <w:webHidden/>
              </w:rPr>
              <w:delText>25</w:delText>
            </w:r>
          </w:del>
        </w:p>
        <w:p w14:paraId="115B3983" w14:textId="7424D126" w:rsidR="00903D8C" w:rsidDel="00844960" w:rsidRDefault="00903D8C">
          <w:pPr>
            <w:pStyle w:val="TOC2"/>
            <w:rPr>
              <w:del w:id="6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0" w:author="Jason Rhee" w:date="2024-10-25T12:40:00Z" w16du:dateUtc="2024-10-25T01:40:00Z">
            <w:r w:rsidRPr="0035460E" w:rsidDel="00844960">
              <w:rPr>
                <w:rPrChange w:id="621" w:author="Jason Rhee" w:date="2024-10-23T17:21:00Z" w16du:dateUtc="2024-10-23T06:21:00Z">
                  <w:rPr>
                    <w:rStyle w:val="Hyperlink"/>
                    <w:noProof/>
                  </w:rPr>
                </w:rPrChange>
              </w:rPr>
              <w:delText>13.1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22"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25</w:delText>
            </w:r>
          </w:del>
        </w:p>
        <w:p w14:paraId="73BA233D" w14:textId="7C32B9BF" w:rsidR="00903D8C" w:rsidDel="00844960" w:rsidRDefault="00903D8C">
          <w:pPr>
            <w:pStyle w:val="TOC1"/>
            <w:rPr>
              <w:del w:id="6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4" w:author="Jason Rhee" w:date="2024-10-25T12:40:00Z" w16du:dateUtc="2024-10-25T01:40:00Z">
            <w:r w:rsidRPr="0035460E" w:rsidDel="00844960">
              <w:rPr>
                <w:rPrChange w:id="625" w:author="Jason Rhee" w:date="2024-10-23T17:21:00Z" w16du:dateUtc="2024-10-23T06:21:00Z">
                  <w:rPr>
                    <w:rStyle w:val="Hyperlink"/>
                    <w:noProof/>
                    <w14:scene3d>
                      <w14:camera w14:prst="orthographicFront"/>
                      <w14:lightRig w14:rig="threePt" w14:dir="t">
                        <w14:rot w14:lat="0" w14:lon="0" w14:rev="0"/>
                      </w14:lightRig>
                    </w14:scene3d>
                  </w:rPr>
                </w:rPrChange>
              </w:rPr>
              <w:delText>14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26" w:author="Jason Rhee" w:date="2024-10-23T17:21:00Z" w16du:dateUtc="2024-10-23T06:21:00Z">
                  <w:rPr>
                    <w:rStyle w:val="Hyperlink"/>
                    <w:noProof/>
                  </w:rPr>
                </w:rPrChange>
              </w:rPr>
              <w:delText>Data Capture and Classification</w:delText>
            </w:r>
            <w:r w:rsidDel="00844960">
              <w:rPr>
                <w:noProof/>
                <w:webHidden/>
              </w:rPr>
              <w:tab/>
            </w:r>
            <w:r w:rsidR="00D10382" w:rsidDel="00844960">
              <w:rPr>
                <w:noProof/>
                <w:webHidden/>
              </w:rPr>
              <w:delText>26</w:delText>
            </w:r>
          </w:del>
        </w:p>
        <w:p w14:paraId="46E6D465" w14:textId="23F91FC0" w:rsidR="00903D8C" w:rsidDel="00844960" w:rsidRDefault="00903D8C">
          <w:pPr>
            <w:pStyle w:val="TOC1"/>
            <w:rPr>
              <w:del w:id="6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28" w:author="Jason Rhee" w:date="2024-10-25T12:40:00Z" w16du:dateUtc="2024-10-25T01:40:00Z">
            <w:r w:rsidRPr="0035460E" w:rsidDel="00844960">
              <w:rPr>
                <w:rPrChange w:id="629" w:author="Jason Rhee" w:date="2024-10-23T17:21:00Z" w16du:dateUtc="2024-10-23T06:21:00Z">
                  <w:rPr>
                    <w:rStyle w:val="Hyperlink"/>
                    <w:noProof/>
                    <w14:scene3d>
                      <w14:camera w14:prst="orthographicFront"/>
                      <w14:lightRig w14:rig="threePt" w14:dir="t">
                        <w14:rot w14:lat="0" w14:lon="0" w14:rev="0"/>
                      </w14:lightRig>
                    </w14:scene3d>
                  </w:rPr>
                </w:rPrChange>
              </w:rPr>
              <w:delText>15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0" w:author="Jason Rhee" w:date="2024-10-23T17:21:00Z" w16du:dateUtc="2024-10-23T06:21:00Z">
                  <w:rPr>
                    <w:rStyle w:val="Hyperlink"/>
                    <w:noProof/>
                  </w:rPr>
                </w:rPrChange>
              </w:rPr>
              <w:delText>Maintenance</w:delText>
            </w:r>
            <w:r w:rsidDel="00844960">
              <w:rPr>
                <w:noProof/>
                <w:webHidden/>
              </w:rPr>
              <w:tab/>
            </w:r>
            <w:r w:rsidR="00D10382" w:rsidDel="00844960">
              <w:rPr>
                <w:noProof/>
                <w:webHidden/>
              </w:rPr>
              <w:delText>26</w:delText>
            </w:r>
          </w:del>
        </w:p>
        <w:p w14:paraId="206EFCA3" w14:textId="65AC91D9" w:rsidR="00903D8C" w:rsidDel="00844960" w:rsidRDefault="00903D8C">
          <w:pPr>
            <w:pStyle w:val="TOC2"/>
            <w:rPr>
              <w:del w:id="6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32" w:author="Jason Rhee" w:date="2024-10-25T12:40:00Z" w16du:dateUtc="2024-10-25T01:40:00Z">
            <w:r w:rsidRPr="0035460E" w:rsidDel="00844960">
              <w:rPr>
                <w:rPrChange w:id="633" w:author="Jason Rhee" w:date="2024-10-23T17:21:00Z" w16du:dateUtc="2024-10-23T06:21:00Z">
                  <w:rPr>
                    <w:rStyle w:val="Hyperlink"/>
                    <w:noProof/>
                  </w:rPr>
                </w:rPrChange>
              </w:rPr>
              <w:delText>15.1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4" w:author="Jason Rhee" w:date="2024-10-23T17:21:00Z" w16du:dateUtc="2024-10-23T06:21:00Z">
                  <w:rPr>
                    <w:rStyle w:val="Hyperlink"/>
                    <w:noProof/>
                  </w:rPr>
                </w:rPrChange>
              </w:rPr>
              <w:delText>Maintenance and Update Frequency</w:delText>
            </w:r>
            <w:r w:rsidDel="00844960">
              <w:rPr>
                <w:noProof/>
                <w:webHidden/>
              </w:rPr>
              <w:tab/>
            </w:r>
            <w:r w:rsidR="00D10382" w:rsidDel="00844960">
              <w:rPr>
                <w:noProof/>
                <w:webHidden/>
              </w:rPr>
              <w:delText>26</w:delText>
            </w:r>
          </w:del>
        </w:p>
        <w:p w14:paraId="5CDEB9CD" w14:textId="5683EBCE" w:rsidR="00903D8C" w:rsidDel="00844960" w:rsidRDefault="00903D8C">
          <w:pPr>
            <w:pStyle w:val="TOC2"/>
            <w:rPr>
              <w:del w:id="6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36" w:author="Jason Rhee" w:date="2024-10-25T12:40:00Z" w16du:dateUtc="2024-10-25T01:40:00Z">
            <w:r w:rsidRPr="0035460E" w:rsidDel="00844960">
              <w:rPr>
                <w:rPrChange w:id="637" w:author="Jason Rhee" w:date="2024-10-23T17:21:00Z" w16du:dateUtc="2024-10-23T06:21:00Z">
                  <w:rPr>
                    <w:rStyle w:val="Hyperlink"/>
                    <w:noProof/>
                  </w:rPr>
                </w:rPrChange>
              </w:rPr>
              <w:delText>15.2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38" w:author="Jason Rhee" w:date="2024-10-23T17:21:00Z" w16du:dateUtc="2024-10-23T06:21:00Z">
                  <w:rPr>
                    <w:rStyle w:val="Hyperlink"/>
                    <w:noProof/>
                  </w:rPr>
                </w:rPrChange>
              </w:rPr>
              <w:delText>Data Source</w:delText>
            </w:r>
            <w:r w:rsidDel="00844960">
              <w:rPr>
                <w:noProof/>
                <w:webHidden/>
              </w:rPr>
              <w:tab/>
            </w:r>
            <w:r w:rsidR="00D10382" w:rsidDel="00844960">
              <w:rPr>
                <w:noProof/>
                <w:webHidden/>
              </w:rPr>
              <w:delText>26</w:delText>
            </w:r>
          </w:del>
        </w:p>
        <w:p w14:paraId="678ADD57" w14:textId="5D56E9BF" w:rsidR="00903D8C" w:rsidDel="00844960" w:rsidRDefault="00903D8C">
          <w:pPr>
            <w:pStyle w:val="TOC2"/>
            <w:rPr>
              <w:del w:id="6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0" w:author="Jason Rhee" w:date="2024-10-25T12:40:00Z" w16du:dateUtc="2024-10-25T01:40:00Z">
            <w:r w:rsidRPr="0035460E" w:rsidDel="00844960">
              <w:rPr>
                <w:rPrChange w:id="641" w:author="Jason Rhee" w:date="2024-10-23T17:21:00Z" w16du:dateUtc="2024-10-23T06:21:00Z">
                  <w:rPr>
                    <w:rStyle w:val="Hyperlink"/>
                    <w:noProof/>
                  </w:rPr>
                </w:rPrChange>
              </w:rPr>
              <w:delText>15.3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42" w:author="Jason Rhee" w:date="2024-10-23T17:21:00Z" w16du:dateUtc="2024-10-23T06:21:00Z">
                  <w:rPr>
                    <w:rStyle w:val="Hyperlink"/>
                    <w:noProof/>
                  </w:rPr>
                </w:rPrChange>
              </w:rPr>
              <w:delText>Production Process</w:delText>
            </w:r>
            <w:r w:rsidDel="00844960">
              <w:rPr>
                <w:noProof/>
                <w:webHidden/>
              </w:rPr>
              <w:tab/>
            </w:r>
            <w:r w:rsidR="00D10382" w:rsidDel="00844960">
              <w:rPr>
                <w:noProof/>
                <w:webHidden/>
              </w:rPr>
              <w:delText>27</w:delText>
            </w:r>
          </w:del>
        </w:p>
        <w:p w14:paraId="555A33B6" w14:textId="5B468138" w:rsidR="00903D8C" w:rsidDel="00844960" w:rsidRDefault="00903D8C">
          <w:pPr>
            <w:pStyle w:val="TOC1"/>
            <w:rPr>
              <w:del w:id="6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4" w:author="Jason Rhee" w:date="2024-10-25T12:40:00Z" w16du:dateUtc="2024-10-25T01:40:00Z">
            <w:r w:rsidRPr="0035460E" w:rsidDel="00844960">
              <w:rPr>
                <w:rPrChange w:id="645" w:author="Jason Rhee" w:date="2024-10-23T17:21:00Z" w16du:dateUtc="2024-10-23T06:21:00Z">
                  <w:rPr>
                    <w:rStyle w:val="Hyperlink"/>
                    <w:noProof/>
                    <w14:scene3d>
                      <w14:camera w14:prst="orthographicFront"/>
                      <w14:lightRig w14:rig="threePt" w14:dir="t">
                        <w14:rot w14:lat="0" w14:lon="0" w14:rev="0"/>
                      </w14:lightRig>
                    </w14:scene3d>
                  </w:rPr>
                </w:rPrChange>
              </w:rPr>
              <w:delText>16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46" w:author="Jason Rhee" w:date="2024-10-23T17:21:00Z" w16du:dateUtc="2024-10-23T06:21:00Z">
                  <w:rPr>
                    <w:rStyle w:val="Hyperlink"/>
                    <w:noProof/>
                  </w:rPr>
                </w:rPrChange>
              </w:rPr>
              <w:delText>Portrayal</w:delText>
            </w:r>
            <w:r w:rsidDel="00844960">
              <w:rPr>
                <w:noProof/>
                <w:webHidden/>
              </w:rPr>
              <w:tab/>
            </w:r>
            <w:r w:rsidR="00D10382" w:rsidDel="00844960">
              <w:rPr>
                <w:noProof/>
                <w:webHidden/>
              </w:rPr>
              <w:delText>27</w:delText>
            </w:r>
          </w:del>
        </w:p>
        <w:p w14:paraId="007EB68C" w14:textId="29DB2A06" w:rsidR="00903D8C" w:rsidDel="00844960" w:rsidRDefault="00903D8C">
          <w:pPr>
            <w:pStyle w:val="TOC1"/>
            <w:rPr>
              <w:del w:id="6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48" w:author="Jason Rhee" w:date="2024-10-25T12:40:00Z" w16du:dateUtc="2024-10-25T01:40:00Z">
            <w:r w:rsidRPr="0035460E" w:rsidDel="00844960">
              <w:rPr>
                <w:rPrChange w:id="649" w:author="Jason Rhee" w:date="2024-10-23T17:21:00Z" w16du:dateUtc="2024-10-23T06:21:00Z">
                  <w:rPr>
                    <w:rStyle w:val="Hyperlink"/>
                    <w:noProof/>
                    <w14:scene3d>
                      <w14:camera w14:prst="orthographicFront"/>
                      <w14:lightRig w14:rig="threePt" w14:dir="t">
                        <w14:rot w14:lat="0" w14:lon="0" w14:rev="0"/>
                      </w14:lightRig>
                    </w14:scene3d>
                  </w:rPr>
                </w:rPrChange>
              </w:rPr>
              <w:delText>17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0" w:author="Jason Rhee" w:date="2024-10-23T17:21:00Z" w16du:dateUtc="2024-10-23T06:21:00Z">
                  <w:rPr>
                    <w:rStyle w:val="Hyperlink"/>
                    <w:noProof/>
                  </w:rPr>
                </w:rPrChange>
              </w:rPr>
              <w:delText>Data Product Format (Encoding)</w:delText>
            </w:r>
            <w:r w:rsidDel="00844960">
              <w:rPr>
                <w:noProof/>
                <w:webHidden/>
              </w:rPr>
              <w:tab/>
            </w:r>
            <w:r w:rsidR="00D10382" w:rsidDel="00844960">
              <w:rPr>
                <w:noProof/>
                <w:webHidden/>
              </w:rPr>
              <w:delText>27</w:delText>
            </w:r>
          </w:del>
        </w:p>
        <w:p w14:paraId="182DBBC7" w14:textId="0086D443" w:rsidR="00903D8C" w:rsidDel="00844960" w:rsidRDefault="00903D8C">
          <w:pPr>
            <w:pStyle w:val="TOC2"/>
            <w:rPr>
              <w:del w:id="65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52" w:author="Jason Rhee" w:date="2024-10-25T12:40:00Z" w16du:dateUtc="2024-10-25T01:40:00Z">
            <w:r w:rsidRPr="0035460E" w:rsidDel="00844960">
              <w:rPr>
                <w:rPrChange w:id="653" w:author="Jason Rhee" w:date="2024-10-23T17:21:00Z" w16du:dateUtc="2024-10-23T06:21:00Z">
                  <w:rPr>
                    <w:rStyle w:val="Hyperlink"/>
                    <w:noProof/>
                  </w:rPr>
                </w:rPrChange>
              </w:rPr>
              <w:delText>17.1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4" w:author="Jason Rhee" w:date="2024-10-23T17:21:00Z" w16du:dateUtc="2024-10-23T06:21:00Z">
                  <w:rPr>
                    <w:rStyle w:val="Hyperlink"/>
                    <w:noProof/>
                  </w:rPr>
                </w:rPrChange>
              </w:rPr>
              <w:delText>Encoding of Latitude and Longitude</w:delText>
            </w:r>
            <w:r w:rsidDel="00844960">
              <w:rPr>
                <w:noProof/>
                <w:webHidden/>
              </w:rPr>
              <w:tab/>
            </w:r>
            <w:r w:rsidR="00D10382" w:rsidDel="00844960">
              <w:rPr>
                <w:noProof/>
                <w:webHidden/>
              </w:rPr>
              <w:delText>27</w:delText>
            </w:r>
          </w:del>
        </w:p>
        <w:p w14:paraId="2D898D7F" w14:textId="044B108F" w:rsidR="00903D8C" w:rsidDel="00844960" w:rsidRDefault="00903D8C">
          <w:pPr>
            <w:pStyle w:val="TOC2"/>
            <w:rPr>
              <w:del w:id="65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56" w:author="Jason Rhee" w:date="2024-10-25T12:40:00Z" w16du:dateUtc="2024-10-25T01:40:00Z">
            <w:r w:rsidRPr="0035460E" w:rsidDel="00844960">
              <w:rPr>
                <w:rPrChange w:id="657" w:author="Jason Rhee" w:date="2024-10-23T17:21:00Z" w16du:dateUtc="2024-10-23T06:21:00Z">
                  <w:rPr>
                    <w:rStyle w:val="Hyperlink"/>
                    <w:noProof/>
                  </w:rPr>
                </w:rPrChange>
              </w:rPr>
              <w:delText>17.2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58" w:author="Jason Rhee" w:date="2024-10-23T17:21:00Z" w16du:dateUtc="2024-10-23T06:21:00Z">
                  <w:rPr>
                    <w:rStyle w:val="Hyperlink"/>
                    <w:noProof/>
                  </w:rPr>
                </w:rPrChange>
              </w:rPr>
              <w:delText>Numeric Attribute Encoding</w:delText>
            </w:r>
            <w:r w:rsidDel="00844960">
              <w:rPr>
                <w:noProof/>
                <w:webHidden/>
              </w:rPr>
              <w:tab/>
            </w:r>
            <w:r w:rsidR="00D10382" w:rsidDel="00844960">
              <w:rPr>
                <w:noProof/>
                <w:webHidden/>
              </w:rPr>
              <w:delText>27</w:delText>
            </w:r>
          </w:del>
        </w:p>
        <w:p w14:paraId="11061C11" w14:textId="2CA9C5D3" w:rsidR="00903D8C" w:rsidDel="00844960" w:rsidRDefault="00903D8C">
          <w:pPr>
            <w:pStyle w:val="TOC2"/>
            <w:rPr>
              <w:del w:id="65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0" w:author="Jason Rhee" w:date="2024-10-25T12:40:00Z" w16du:dateUtc="2024-10-25T01:40:00Z">
            <w:r w:rsidRPr="0035460E" w:rsidDel="00844960">
              <w:rPr>
                <w:rPrChange w:id="661" w:author="Jason Rhee" w:date="2024-10-23T17:21:00Z" w16du:dateUtc="2024-10-23T06:21:00Z">
                  <w:rPr>
                    <w:rStyle w:val="Hyperlink"/>
                    <w:noProof/>
                  </w:rPr>
                </w:rPrChange>
              </w:rPr>
              <w:delText>17.3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62" w:author="Jason Rhee" w:date="2024-10-23T17:21:00Z" w16du:dateUtc="2024-10-23T06:21:00Z">
                  <w:rPr>
                    <w:rStyle w:val="Hyperlink"/>
                    <w:noProof/>
                  </w:rPr>
                </w:rPrChange>
              </w:rPr>
              <w:delText>Text Attribute Values</w:delText>
            </w:r>
            <w:r w:rsidDel="00844960">
              <w:rPr>
                <w:noProof/>
                <w:webHidden/>
              </w:rPr>
              <w:tab/>
            </w:r>
            <w:r w:rsidR="00D10382" w:rsidDel="00844960">
              <w:rPr>
                <w:noProof/>
                <w:webHidden/>
              </w:rPr>
              <w:delText>28</w:delText>
            </w:r>
          </w:del>
        </w:p>
        <w:p w14:paraId="326F689E" w14:textId="53E043A9" w:rsidR="00903D8C" w:rsidDel="00844960" w:rsidRDefault="00903D8C">
          <w:pPr>
            <w:pStyle w:val="TOC2"/>
            <w:rPr>
              <w:del w:id="66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4" w:author="Jason Rhee" w:date="2024-10-25T12:40:00Z" w16du:dateUtc="2024-10-25T01:40:00Z">
            <w:r w:rsidRPr="0035460E" w:rsidDel="00844960">
              <w:rPr>
                <w:rPrChange w:id="665" w:author="Jason Rhee" w:date="2024-10-23T17:21:00Z" w16du:dateUtc="2024-10-23T06:21:00Z">
                  <w:rPr>
                    <w:rStyle w:val="Hyperlink"/>
                    <w:noProof/>
                  </w:rPr>
                </w:rPrChange>
              </w:rPr>
              <w:delText>17.4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66" w:author="Jason Rhee" w:date="2024-10-23T17:21:00Z" w16du:dateUtc="2024-10-23T06:21:00Z">
                  <w:rPr>
                    <w:rStyle w:val="Hyperlink"/>
                    <w:noProof/>
                  </w:rPr>
                </w:rPrChange>
              </w:rPr>
              <w:delText>Mandatory Attribute Values</w:delText>
            </w:r>
            <w:r w:rsidDel="00844960">
              <w:rPr>
                <w:noProof/>
                <w:webHidden/>
              </w:rPr>
              <w:tab/>
            </w:r>
            <w:r w:rsidR="00D10382" w:rsidDel="00844960">
              <w:rPr>
                <w:noProof/>
                <w:webHidden/>
              </w:rPr>
              <w:delText>28</w:delText>
            </w:r>
          </w:del>
        </w:p>
        <w:p w14:paraId="770D4C93" w14:textId="3D9E6B0D" w:rsidR="00903D8C" w:rsidDel="00844960" w:rsidRDefault="00903D8C">
          <w:pPr>
            <w:pStyle w:val="TOC2"/>
            <w:rPr>
              <w:del w:id="66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68" w:author="Jason Rhee" w:date="2024-10-25T12:40:00Z" w16du:dateUtc="2024-10-25T01:40:00Z">
            <w:r w:rsidRPr="0035460E" w:rsidDel="00844960">
              <w:rPr>
                <w:rPrChange w:id="669" w:author="Jason Rhee" w:date="2024-10-23T17:21:00Z" w16du:dateUtc="2024-10-23T06:21:00Z">
                  <w:rPr>
                    <w:rStyle w:val="Hyperlink"/>
                    <w:noProof/>
                  </w:rPr>
                </w:rPrChange>
              </w:rPr>
              <w:delText>17.5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0" w:author="Jason Rhee" w:date="2024-10-23T17:21:00Z" w16du:dateUtc="2024-10-23T06:21:00Z">
                  <w:rPr>
                    <w:rStyle w:val="Hyperlink"/>
                    <w:noProof/>
                  </w:rPr>
                </w:rPrChange>
              </w:rPr>
              <w:delText>Unknown Attribute Values</w:delText>
            </w:r>
            <w:r w:rsidDel="00844960">
              <w:rPr>
                <w:noProof/>
                <w:webHidden/>
              </w:rPr>
              <w:tab/>
            </w:r>
            <w:r w:rsidR="00D10382" w:rsidDel="00844960">
              <w:rPr>
                <w:noProof/>
                <w:webHidden/>
              </w:rPr>
              <w:delText>28</w:delText>
            </w:r>
          </w:del>
        </w:p>
        <w:p w14:paraId="543F9D6C" w14:textId="7EF8B743" w:rsidR="00903D8C" w:rsidDel="00844960" w:rsidRDefault="00903D8C">
          <w:pPr>
            <w:pStyle w:val="TOC2"/>
            <w:rPr>
              <w:del w:id="67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72" w:author="Jason Rhee" w:date="2024-10-25T12:40:00Z" w16du:dateUtc="2024-10-25T01:40:00Z">
            <w:r w:rsidRPr="0035460E" w:rsidDel="00844960">
              <w:rPr>
                <w:rPrChange w:id="673" w:author="Jason Rhee" w:date="2024-10-23T17:21:00Z" w16du:dateUtc="2024-10-23T06:21:00Z">
                  <w:rPr>
                    <w:rStyle w:val="Hyperlink"/>
                    <w:noProof/>
                  </w:rPr>
                </w:rPrChange>
              </w:rPr>
              <w:delText>17.6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4" w:author="Jason Rhee" w:date="2024-10-23T17:21:00Z" w16du:dateUtc="2024-10-23T06:21:00Z">
                  <w:rPr>
                    <w:rStyle w:val="Hyperlink"/>
                    <w:noProof/>
                  </w:rPr>
                </w:rPrChange>
              </w:rPr>
              <w:delText>Structure of dataset files</w:delText>
            </w:r>
            <w:r w:rsidDel="00844960">
              <w:rPr>
                <w:noProof/>
                <w:webHidden/>
              </w:rPr>
              <w:tab/>
            </w:r>
            <w:r w:rsidR="00D10382" w:rsidDel="00844960">
              <w:rPr>
                <w:noProof/>
                <w:webHidden/>
              </w:rPr>
              <w:delText>28</w:delText>
            </w:r>
          </w:del>
        </w:p>
        <w:p w14:paraId="27871DC4" w14:textId="18830B4E" w:rsidR="00903D8C" w:rsidDel="00844960" w:rsidRDefault="00903D8C">
          <w:pPr>
            <w:pStyle w:val="TOC2"/>
            <w:rPr>
              <w:del w:id="67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76" w:author="Jason Rhee" w:date="2024-10-25T12:40:00Z" w16du:dateUtc="2024-10-25T01:40:00Z">
            <w:r w:rsidRPr="0035460E" w:rsidDel="00844960">
              <w:rPr>
                <w:rPrChange w:id="677" w:author="Jason Rhee" w:date="2024-10-23T17:21:00Z" w16du:dateUtc="2024-10-23T06:21:00Z">
                  <w:rPr>
                    <w:rStyle w:val="Hyperlink"/>
                    <w:noProof/>
                  </w:rPr>
                </w:rPrChange>
              </w:rPr>
              <w:delText>17.7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78" w:author="Jason Rhee" w:date="2024-10-23T17:21:00Z" w16du:dateUtc="2024-10-23T06:21:00Z">
                  <w:rPr>
                    <w:rStyle w:val="Hyperlink"/>
                    <w:noProof/>
                  </w:rPr>
                </w:rPrChange>
              </w:rPr>
              <w:delText>Object identifiers</w:delText>
            </w:r>
            <w:r w:rsidDel="00844960">
              <w:rPr>
                <w:noProof/>
                <w:webHidden/>
              </w:rPr>
              <w:tab/>
            </w:r>
            <w:r w:rsidR="00D10382" w:rsidDel="00844960">
              <w:rPr>
                <w:noProof/>
                <w:webHidden/>
              </w:rPr>
              <w:delText>28</w:delText>
            </w:r>
          </w:del>
        </w:p>
        <w:p w14:paraId="058DA067" w14:textId="7927B1D5" w:rsidR="00903D8C" w:rsidDel="00844960" w:rsidRDefault="00903D8C">
          <w:pPr>
            <w:pStyle w:val="TOC2"/>
            <w:rPr>
              <w:del w:id="67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0" w:author="Jason Rhee" w:date="2024-10-25T12:40:00Z" w16du:dateUtc="2024-10-25T01:40:00Z">
            <w:r w:rsidRPr="0035460E" w:rsidDel="00844960">
              <w:rPr>
                <w:rPrChange w:id="681" w:author="Jason Rhee" w:date="2024-10-23T17:21:00Z" w16du:dateUtc="2024-10-23T06:21:00Z">
                  <w:rPr>
                    <w:rStyle w:val="Hyperlink"/>
                    <w:noProof/>
                  </w:rPr>
                </w:rPrChange>
              </w:rPr>
              <w:delText>17.8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82" w:author="Jason Rhee" w:date="2024-10-23T17:21:00Z" w16du:dateUtc="2024-10-23T06:21:00Z">
                  <w:rPr>
                    <w:rStyle w:val="Hyperlink"/>
                    <w:noProof/>
                  </w:rPr>
                </w:rPrChange>
              </w:rPr>
              <w:delText>Dataset validation</w:delText>
            </w:r>
            <w:r w:rsidDel="00844960">
              <w:rPr>
                <w:noProof/>
                <w:webHidden/>
              </w:rPr>
              <w:tab/>
            </w:r>
            <w:r w:rsidR="00D10382" w:rsidDel="00844960">
              <w:rPr>
                <w:noProof/>
                <w:webHidden/>
              </w:rPr>
              <w:delText>29</w:delText>
            </w:r>
          </w:del>
        </w:p>
        <w:p w14:paraId="254F4BBD" w14:textId="5977CD18" w:rsidR="00903D8C" w:rsidDel="00844960" w:rsidRDefault="00903D8C">
          <w:pPr>
            <w:pStyle w:val="TOC2"/>
            <w:rPr>
              <w:del w:id="68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4" w:author="Jason Rhee" w:date="2024-10-25T12:40:00Z" w16du:dateUtc="2024-10-25T01:40:00Z">
            <w:r w:rsidRPr="0035460E" w:rsidDel="00844960">
              <w:rPr>
                <w:rPrChange w:id="685" w:author="Jason Rhee" w:date="2024-10-23T17:21:00Z" w16du:dateUtc="2024-10-23T06:21:00Z">
                  <w:rPr>
                    <w:rStyle w:val="Hyperlink"/>
                    <w:noProof/>
                  </w:rPr>
                </w:rPrChange>
              </w:rPr>
              <w:delText>17.9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86" w:author="Jason Rhee" w:date="2024-10-23T17:21:00Z" w16du:dateUtc="2024-10-23T06:21:00Z">
                  <w:rPr>
                    <w:rStyle w:val="Hyperlink"/>
                    <w:noProof/>
                  </w:rPr>
                </w:rPrChange>
              </w:rPr>
              <w:delText>Data overlap</w:delText>
            </w:r>
            <w:r w:rsidDel="00844960">
              <w:rPr>
                <w:noProof/>
                <w:webHidden/>
              </w:rPr>
              <w:tab/>
            </w:r>
            <w:r w:rsidR="00D10382" w:rsidDel="00844960">
              <w:rPr>
                <w:noProof/>
                <w:webHidden/>
              </w:rPr>
              <w:delText>29</w:delText>
            </w:r>
          </w:del>
        </w:p>
        <w:p w14:paraId="6E194D9A" w14:textId="4D4AD9BF" w:rsidR="00903D8C" w:rsidDel="00844960" w:rsidRDefault="00903D8C">
          <w:pPr>
            <w:pStyle w:val="TOC2"/>
            <w:rPr>
              <w:del w:id="68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88" w:author="Jason Rhee" w:date="2024-10-25T12:40:00Z" w16du:dateUtc="2024-10-25T01:40:00Z">
            <w:r w:rsidRPr="0035460E" w:rsidDel="00844960">
              <w:rPr>
                <w:rPrChange w:id="689" w:author="Jason Rhee" w:date="2024-10-23T17:21:00Z" w16du:dateUtc="2024-10-23T06:21:00Z">
                  <w:rPr>
                    <w:rStyle w:val="Hyperlink"/>
                    <w:noProof/>
                  </w:rPr>
                </w:rPrChange>
              </w:rPr>
              <w:delText>17.10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0" w:author="Jason Rhee" w:date="2024-10-23T17:21:00Z" w16du:dateUtc="2024-10-23T06:21:00Z">
                  <w:rPr>
                    <w:rStyle w:val="Hyperlink"/>
                    <w:noProof/>
                  </w:rPr>
                </w:rPrChange>
              </w:rPr>
              <w:delText>Data quality</w:delText>
            </w:r>
            <w:r w:rsidDel="00844960">
              <w:rPr>
                <w:noProof/>
                <w:webHidden/>
              </w:rPr>
              <w:tab/>
            </w:r>
            <w:r w:rsidR="00D10382" w:rsidDel="00844960">
              <w:rPr>
                <w:noProof/>
                <w:webHidden/>
              </w:rPr>
              <w:delText>29</w:delText>
            </w:r>
          </w:del>
        </w:p>
        <w:p w14:paraId="5BC2F2C6" w14:textId="5DD2E7A3" w:rsidR="00903D8C" w:rsidDel="00844960" w:rsidRDefault="00903D8C">
          <w:pPr>
            <w:pStyle w:val="TOC1"/>
            <w:rPr>
              <w:del w:id="6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92" w:author="Jason Rhee" w:date="2024-10-25T12:40:00Z" w16du:dateUtc="2024-10-25T01:40:00Z">
            <w:r w:rsidRPr="0035460E" w:rsidDel="00844960">
              <w:rPr>
                <w:rPrChange w:id="693" w:author="Jason Rhee" w:date="2024-10-23T17:21:00Z" w16du:dateUtc="2024-10-23T06:21:00Z">
                  <w:rPr>
                    <w:rStyle w:val="Hyperlink"/>
                    <w:noProof/>
                    <w14:scene3d>
                      <w14:camera w14:prst="orthographicFront"/>
                      <w14:lightRig w14:rig="threePt" w14:dir="t">
                        <w14:rot w14:lat="0" w14:lon="0" w14:rev="0"/>
                      </w14:lightRig>
                    </w14:scene3d>
                  </w:rPr>
                </w:rPrChange>
              </w:rPr>
              <w:delText>18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4" w:author="Jason Rhee" w:date="2024-10-23T17:21:00Z" w16du:dateUtc="2024-10-23T06:21:00Z">
                  <w:rPr>
                    <w:rStyle w:val="Hyperlink"/>
                    <w:noProof/>
                  </w:rPr>
                </w:rPrChange>
              </w:rPr>
              <w:delText>Data Product Delivery</w:delText>
            </w:r>
            <w:r w:rsidDel="00844960">
              <w:rPr>
                <w:noProof/>
                <w:webHidden/>
              </w:rPr>
              <w:tab/>
            </w:r>
            <w:r w:rsidR="00D10382" w:rsidDel="00844960">
              <w:rPr>
                <w:noProof/>
                <w:webHidden/>
              </w:rPr>
              <w:delText>29</w:delText>
            </w:r>
          </w:del>
        </w:p>
        <w:p w14:paraId="60E86A13" w14:textId="13FE09A9" w:rsidR="00903D8C" w:rsidDel="00844960" w:rsidRDefault="00903D8C">
          <w:pPr>
            <w:pStyle w:val="TOC2"/>
            <w:rPr>
              <w:del w:id="69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696" w:author="Jason Rhee" w:date="2024-10-25T12:40:00Z" w16du:dateUtc="2024-10-25T01:40:00Z">
            <w:r w:rsidRPr="0035460E" w:rsidDel="00844960">
              <w:rPr>
                <w:rPrChange w:id="697" w:author="Jason Rhee" w:date="2024-10-23T17:21:00Z" w16du:dateUtc="2024-10-23T06:21:00Z">
                  <w:rPr>
                    <w:rStyle w:val="Hyperlink"/>
                    <w:noProof/>
                  </w:rPr>
                </w:rPrChange>
              </w:rPr>
              <w:delText>18.1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698"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29</w:delText>
            </w:r>
          </w:del>
        </w:p>
        <w:p w14:paraId="4F3A3411" w14:textId="4FD9443B" w:rsidR="00903D8C" w:rsidDel="00844960" w:rsidRDefault="00903D8C">
          <w:pPr>
            <w:pStyle w:val="TOC2"/>
            <w:rPr>
              <w:del w:id="6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0" w:author="Jason Rhee" w:date="2024-10-25T12:40:00Z" w16du:dateUtc="2024-10-25T01:40:00Z">
            <w:r w:rsidRPr="0035460E" w:rsidDel="00844960">
              <w:rPr>
                <w:rPrChange w:id="701" w:author="Jason Rhee" w:date="2024-10-23T17:21:00Z" w16du:dateUtc="2024-10-23T06:21:00Z">
                  <w:rPr>
                    <w:rStyle w:val="Hyperlink"/>
                    <w:noProof/>
                  </w:rPr>
                </w:rPrChange>
              </w:rPr>
              <w:delText>18.2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02" w:author="Jason Rhee" w:date="2024-10-23T17:21:00Z" w16du:dateUtc="2024-10-23T06:21:00Z">
                  <w:rPr>
                    <w:rStyle w:val="Hyperlink"/>
                    <w:noProof/>
                  </w:rPr>
                </w:rPrChange>
              </w:rPr>
              <w:delText>Dataset</w:delText>
            </w:r>
            <w:r w:rsidDel="00844960">
              <w:rPr>
                <w:noProof/>
                <w:webHidden/>
              </w:rPr>
              <w:tab/>
            </w:r>
            <w:r w:rsidR="00D10382" w:rsidDel="00844960">
              <w:rPr>
                <w:noProof/>
                <w:webHidden/>
              </w:rPr>
              <w:delText>31</w:delText>
            </w:r>
          </w:del>
        </w:p>
        <w:p w14:paraId="06EC4FDD" w14:textId="0072521E" w:rsidR="00903D8C" w:rsidDel="00844960" w:rsidRDefault="00903D8C">
          <w:pPr>
            <w:pStyle w:val="TOC2"/>
            <w:rPr>
              <w:del w:id="70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4" w:author="Jason Rhee" w:date="2024-10-25T12:40:00Z" w16du:dateUtc="2024-10-25T01:40:00Z">
            <w:r w:rsidRPr="0035460E" w:rsidDel="00844960">
              <w:rPr>
                <w:rPrChange w:id="705" w:author="Jason Rhee" w:date="2024-10-23T17:21:00Z" w16du:dateUtc="2024-10-23T06:21:00Z">
                  <w:rPr>
                    <w:rStyle w:val="Hyperlink"/>
                    <w:noProof/>
                  </w:rPr>
                </w:rPrChange>
              </w:rPr>
              <w:delText>18.3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06" w:author="Jason Rhee" w:date="2024-10-23T17:21:00Z" w16du:dateUtc="2024-10-23T06:21:00Z">
                  <w:rPr>
                    <w:rStyle w:val="Hyperlink"/>
                    <w:noProof/>
                  </w:rPr>
                </w:rPrChange>
              </w:rPr>
              <w:delText>Data Integrity</w:delText>
            </w:r>
            <w:r w:rsidDel="00844960">
              <w:rPr>
                <w:noProof/>
                <w:webHidden/>
              </w:rPr>
              <w:tab/>
            </w:r>
            <w:r w:rsidR="00D10382" w:rsidDel="00844960">
              <w:rPr>
                <w:noProof/>
                <w:webHidden/>
              </w:rPr>
              <w:delText>31</w:delText>
            </w:r>
          </w:del>
        </w:p>
        <w:p w14:paraId="32C0830A" w14:textId="246616A7" w:rsidR="00903D8C" w:rsidDel="00844960" w:rsidRDefault="00903D8C">
          <w:pPr>
            <w:pStyle w:val="TOC2"/>
            <w:rPr>
              <w:del w:id="70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08" w:author="Jason Rhee" w:date="2024-10-25T12:40:00Z" w16du:dateUtc="2024-10-25T01:40:00Z">
            <w:r w:rsidRPr="0035460E" w:rsidDel="00844960">
              <w:rPr>
                <w:rPrChange w:id="709" w:author="Jason Rhee" w:date="2024-10-23T17:21:00Z" w16du:dateUtc="2024-10-23T06:21:00Z">
                  <w:rPr>
                    <w:rStyle w:val="Hyperlink"/>
                    <w:noProof/>
                  </w:rPr>
                </w:rPrChange>
              </w:rPr>
              <w:delText>18.4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0" w:author="Jason Rhee" w:date="2024-10-23T17:21:00Z" w16du:dateUtc="2024-10-23T06:21:00Z">
                  <w:rPr>
                    <w:rStyle w:val="Hyperlink"/>
                    <w:noProof/>
                  </w:rPr>
                </w:rPrChange>
              </w:rPr>
              <w:delText>Support Files</w:delText>
            </w:r>
            <w:r w:rsidDel="00844960">
              <w:rPr>
                <w:noProof/>
                <w:webHidden/>
              </w:rPr>
              <w:tab/>
            </w:r>
            <w:r w:rsidR="00D10382" w:rsidDel="00844960">
              <w:rPr>
                <w:noProof/>
                <w:webHidden/>
              </w:rPr>
              <w:delText>32</w:delText>
            </w:r>
          </w:del>
        </w:p>
        <w:p w14:paraId="1E6FE17D" w14:textId="50389A95" w:rsidR="00903D8C" w:rsidDel="00844960" w:rsidRDefault="00903D8C">
          <w:pPr>
            <w:pStyle w:val="TOC1"/>
            <w:rPr>
              <w:del w:id="71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12" w:author="Jason Rhee" w:date="2024-10-25T12:40:00Z" w16du:dateUtc="2024-10-25T01:40:00Z">
            <w:r w:rsidRPr="0035460E" w:rsidDel="00844960">
              <w:rPr>
                <w:rPrChange w:id="713" w:author="Jason Rhee" w:date="2024-10-23T17:21:00Z" w16du:dateUtc="2024-10-23T06:21:00Z">
                  <w:rPr>
                    <w:rStyle w:val="Hyperlink"/>
                    <w:noProof/>
                    <w14:scene3d>
                      <w14:camera w14:prst="orthographicFront"/>
                      <w14:lightRig w14:rig="threePt" w14:dir="t">
                        <w14:rot w14:lat="0" w14:lon="0" w14:rev="0"/>
                      </w14:lightRig>
                    </w14:scene3d>
                  </w:rPr>
                </w:rPrChange>
              </w:rPr>
              <w:delText>19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4" w:author="Jason Rhee" w:date="2024-10-23T17:21:00Z" w16du:dateUtc="2024-10-23T06:21:00Z">
                  <w:rPr>
                    <w:rStyle w:val="Hyperlink"/>
                    <w:noProof/>
                  </w:rPr>
                </w:rPrChange>
              </w:rPr>
              <w:delText>Metadata</w:delText>
            </w:r>
            <w:r w:rsidDel="00844960">
              <w:rPr>
                <w:noProof/>
                <w:webHidden/>
              </w:rPr>
              <w:tab/>
            </w:r>
            <w:r w:rsidR="00D10382" w:rsidDel="00844960">
              <w:rPr>
                <w:noProof/>
                <w:webHidden/>
              </w:rPr>
              <w:delText>32</w:delText>
            </w:r>
          </w:del>
        </w:p>
        <w:p w14:paraId="452A3D7E" w14:textId="57CC9F66" w:rsidR="00903D8C" w:rsidDel="00844960" w:rsidRDefault="00903D8C">
          <w:pPr>
            <w:pStyle w:val="TOC2"/>
            <w:rPr>
              <w:del w:id="71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16" w:author="Jason Rhee" w:date="2024-10-25T12:40:00Z" w16du:dateUtc="2024-10-25T01:40:00Z">
            <w:r w:rsidRPr="0035460E" w:rsidDel="00844960">
              <w:rPr>
                <w:rPrChange w:id="717" w:author="Jason Rhee" w:date="2024-10-23T17:21:00Z" w16du:dateUtc="2024-10-23T06:21:00Z">
                  <w:rPr>
                    <w:rStyle w:val="Hyperlink"/>
                    <w:noProof/>
                  </w:rPr>
                </w:rPrChange>
              </w:rPr>
              <w:delText>19.1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18"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32</w:delText>
            </w:r>
          </w:del>
        </w:p>
        <w:p w14:paraId="0085F6C0" w14:textId="54758FB5" w:rsidR="00903D8C" w:rsidDel="00844960" w:rsidRDefault="00903D8C">
          <w:pPr>
            <w:pStyle w:val="TOC2"/>
            <w:rPr>
              <w:del w:id="71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0" w:author="Jason Rhee" w:date="2024-10-25T12:40:00Z" w16du:dateUtc="2024-10-25T01:40:00Z">
            <w:r w:rsidRPr="0035460E" w:rsidDel="00844960">
              <w:rPr>
                <w:rPrChange w:id="721" w:author="Jason Rhee" w:date="2024-10-23T17:21:00Z" w16du:dateUtc="2024-10-23T06:21:00Z">
                  <w:rPr>
                    <w:rStyle w:val="Hyperlink"/>
                    <w:noProof/>
                  </w:rPr>
                </w:rPrChange>
              </w:rPr>
              <w:delText>19.2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22" w:author="Jason Rhee" w:date="2024-10-23T17:21:00Z" w16du:dateUtc="2024-10-23T06:21:00Z">
                  <w:rPr>
                    <w:rStyle w:val="Hyperlink"/>
                    <w:noProof/>
                  </w:rPr>
                </w:rPrChange>
              </w:rPr>
              <w:delText>Use of S-421 to provide routes in UKC plans</w:delText>
            </w:r>
            <w:r w:rsidDel="00844960">
              <w:rPr>
                <w:noProof/>
                <w:webHidden/>
              </w:rPr>
              <w:tab/>
            </w:r>
            <w:r w:rsidR="00D10382" w:rsidDel="00844960">
              <w:rPr>
                <w:noProof/>
                <w:webHidden/>
              </w:rPr>
              <w:delText>33</w:delText>
            </w:r>
          </w:del>
        </w:p>
        <w:p w14:paraId="2E57CD69" w14:textId="628EE7F8" w:rsidR="00903D8C" w:rsidDel="00844960" w:rsidRDefault="00903D8C">
          <w:pPr>
            <w:pStyle w:val="TOC2"/>
            <w:rPr>
              <w:del w:id="72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4" w:author="Jason Rhee" w:date="2024-10-25T12:40:00Z" w16du:dateUtc="2024-10-25T01:40:00Z">
            <w:r w:rsidRPr="0035460E" w:rsidDel="00844960">
              <w:rPr>
                <w:rPrChange w:id="725" w:author="Jason Rhee" w:date="2024-10-23T17:21:00Z" w16du:dateUtc="2024-10-23T06:21:00Z">
                  <w:rPr>
                    <w:rStyle w:val="Hyperlink"/>
                    <w:noProof/>
                  </w:rPr>
                </w:rPrChange>
              </w:rPr>
              <w:delText>19.3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26" w:author="Jason Rhee" w:date="2024-10-23T17:21:00Z" w16du:dateUtc="2024-10-23T06:21:00Z">
                  <w:rPr>
                    <w:rStyle w:val="Hyperlink"/>
                    <w:noProof/>
                  </w:rPr>
                </w:rPrChange>
              </w:rPr>
              <w:delText>Language</w:delText>
            </w:r>
            <w:r w:rsidDel="00844960">
              <w:rPr>
                <w:noProof/>
                <w:webHidden/>
              </w:rPr>
              <w:tab/>
            </w:r>
            <w:r w:rsidR="00D10382" w:rsidDel="00844960">
              <w:rPr>
                <w:noProof/>
                <w:webHidden/>
              </w:rPr>
              <w:delText>34</w:delText>
            </w:r>
          </w:del>
        </w:p>
        <w:p w14:paraId="79700EAF" w14:textId="248E6CAF" w:rsidR="00903D8C" w:rsidDel="00844960" w:rsidRDefault="00903D8C">
          <w:pPr>
            <w:pStyle w:val="TOC2"/>
            <w:rPr>
              <w:del w:id="72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28" w:author="Jason Rhee" w:date="2024-10-25T12:40:00Z" w16du:dateUtc="2024-10-25T01:40:00Z">
            <w:r w:rsidRPr="0035460E" w:rsidDel="00844960">
              <w:rPr>
                <w:rPrChange w:id="729" w:author="Jason Rhee" w:date="2024-10-23T17:21:00Z" w16du:dateUtc="2024-10-23T06:21:00Z">
                  <w:rPr>
                    <w:rStyle w:val="Hyperlink"/>
                    <w:noProof/>
                  </w:rPr>
                </w:rPrChange>
              </w:rPr>
              <w:delText>19.4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0" w:author="Jason Rhee" w:date="2024-10-23T17:21:00Z" w16du:dateUtc="2024-10-23T06:21:00Z">
                  <w:rPr>
                    <w:rStyle w:val="Hyperlink"/>
                    <w:noProof/>
                  </w:rPr>
                </w:rPrChange>
              </w:rPr>
              <w:delText>Dataset metadata</w:delText>
            </w:r>
            <w:r w:rsidDel="00844960">
              <w:rPr>
                <w:noProof/>
                <w:webHidden/>
              </w:rPr>
              <w:tab/>
            </w:r>
            <w:r w:rsidR="00D10382" w:rsidDel="00844960">
              <w:rPr>
                <w:noProof/>
                <w:webHidden/>
              </w:rPr>
              <w:delText>34</w:delText>
            </w:r>
          </w:del>
        </w:p>
        <w:p w14:paraId="5AF0373C" w14:textId="41A497F5" w:rsidR="00903D8C" w:rsidDel="00844960" w:rsidRDefault="00903D8C">
          <w:pPr>
            <w:pStyle w:val="TOC2"/>
            <w:rPr>
              <w:del w:id="73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32" w:author="Jason Rhee" w:date="2024-10-25T12:40:00Z" w16du:dateUtc="2024-10-25T01:40:00Z">
            <w:r w:rsidRPr="0035460E" w:rsidDel="00844960">
              <w:rPr>
                <w:rPrChange w:id="733" w:author="Jason Rhee" w:date="2024-10-23T17:21:00Z" w16du:dateUtc="2024-10-23T06:21:00Z">
                  <w:rPr>
                    <w:rStyle w:val="Hyperlink"/>
                    <w:noProof/>
                  </w:rPr>
                </w:rPrChange>
              </w:rPr>
              <w:delText>19.5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4" w:author="Jason Rhee" w:date="2024-10-23T17:21:00Z" w16du:dateUtc="2024-10-23T06:21:00Z">
                  <w:rPr>
                    <w:rStyle w:val="Hyperlink"/>
                    <w:noProof/>
                  </w:rPr>
                </w:rPrChange>
              </w:rPr>
              <w:delText>S100_ExchangeCatalogue</w:delText>
            </w:r>
            <w:r w:rsidDel="00844960">
              <w:rPr>
                <w:noProof/>
                <w:webHidden/>
              </w:rPr>
              <w:tab/>
            </w:r>
            <w:r w:rsidR="00D10382" w:rsidDel="00844960">
              <w:rPr>
                <w:noProof/>
                <w:webHidden/>
              </w:rPr>
              <w:delText>35</w:delText>
            </w:r>
          </w:del>
        </w:p>
        <w:p w14:paraId="4C83F15B" w14:textId="1D16478B" w:rsidR="00903D8C" w:rsidDel="00844960" w:rsidRDefault="00903D8C">
          <w:pPr>
            <w:pStyle w:val="TOC2"/>
            <w:rPr>
              <w:del w:id="73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36" w:author="Jason Rhee" w:date="2024-10-25T12:40:00Z" w16du:dateUtc="2024-10-25T01:40:00Z">
            <w:r w:rsidRPr="0035460E" w:rsidDel="00844960">
              <w:rPr>
                <w:rPrChange w:id="737" w:author="Jason Rhee" w:date="2024-10-23T17:21:00Z" w16du:dateUtc="2024-10-23T06:21:00Z">
                  <w:rPr>
                    <w:rStyle w:val="Hyperlink"/>
                    <w:noProof/>
                  </w:rPr>
                </w:rPrChange>
              </w:rPr>
              <w:delText>19.6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38" w:author="Jason Rhee" w:date="2024-10-23T17:21:00Z" w16du:dateUtc="2024-10-23T06:21:00Z">
                  <w:rPr>
                    <w:rStyle w:val="Hyperlink"/>
                    <w:noProof/>
                  </w:rPr>
                </w:rPrChange>
              </w:rPr>
              <w:delText>S100_DatasetDiscoveryMetadata</w:delText>
            </w:r>
            <w:r w:rsidDel="00844960">
              <w:rPr>
                <w:noProof/>
                <w:webHidden/>
              </w:rPr>
              <w:tab/>
            </w:r>
            <w:r w:rsidR="00D10382" w:rsidDel="00844960">
              <w:rPr>
                <w:noProof/>
                <w:webHidden/>
              </w:rPr>
              <w:delText>36</w:delText>
            </w:r>
          </w:del>
        </w:p>
        <w:p w14:paraId="7CCF13DC" w14:textId="79BD9B77" w:rsidR="00903D8C" w:rsidDel="00844960" w:rsidRDefault="00903D8C">
          <w:pPr>
            <w:pStyle w:val="TOC2"/>
            <w:rPr>
              <w:del w:id="73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0" w:author="Jason Rhee" w:date="2024-10-25T12:40:00Z" w16du:dateUtc="2024-10-25T01:40:00Z">
            <w:r w:rsidRPr="0035460E" w:rsidDel="00844960">
              <w:rPr>
                <w:rPrChange w:id="741" w:author="Jason Rhee" w:date="2024-10-23T17:21:00Z" w16du:dateUtc="2024-10-23T06:21:00Z">
                  <w:rPr>
                    <w:rStyle w:val="Hyperlink"/>
                    <w:noProof/>
                  </w:rPr>
                </w:rPrChange>
              </w:rPr>
              <w:delText>19.7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42" w:author="Jason Rhee" w:date="2024-10-23T17:21:00Z" w16du:dateUtc="2024-10-23T06:21:00Z">
                  <w:rPr>
                    <w:rStyle w:val="Hyperlink"/>
                    <w:noProof/>
                  </w:rPr>
                </w:rPrChange>
              </w:rPr>
              <w:delText>S100_SupportFileDiscoveryMetadata</w:delText>
            </w:r>
            <w:r w:rsidDel="00844960">
              <w:rPr>
                <w:noProof/>
                <w:webHidden/>
              </w:rPr>
              <w:tab/>
            </w:r>
            <w:r w:rsidR="00D10382" w:rsidDel="00844960">
              <w:rPr>
                <w:noProof/>
                <w:webHidden/>
              </w:rPr>
              <w:delText>41</w:delText>
            </w:r>
          </w:del>
        </w:p>
        <w:p w14:paraId="2F39DD07" w14:textId="38100972" w:rsidR="00903D8C" w:rsidDel="00844960" w:rsidRDefault="00903D8C">
          <w:pPr>
            <w:pStyle w:val="TOC2"/>
            <w:rPr>
              <w:del w:id="74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4" w:author="Jason Rhee" w:date="2024-10-25T12:40:00Z" w16du:dateUtc="2024-10-25T01:40:00Z">
            <w:r w:rsidRPr="0035460E" w:rsidDel="00844960">
              <w:rPr>
                <w:rPrChange w:id="745" w:author="Jason Rhee" w:date="2024-10-23T17:21:00Z" w16du:dateUtc="2024-10-23T06:21:00Z">
                  <w:rPr>
                    <w:rStyle w:val="Hyperlink"/>
                    <w:noProof/>
                  </w:rPr>
                </w:rPrChange>
              </w:rPr>
              <w:delText>19.8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46" w:author="Jason Rhee" w:date="2024-10-23T17:21:00Z" w16du:dateUtc="2024-10-23T06:21:00Z">
                  <w:rPr>
                    <w:rStyle w:val="Hyperlink"/>
                    <w:noProof/>
                  </w:rPr>
                </w:rPrChange>
              </w:rPr>
              <w:delText>S100_CatalogueDiscoveryMetadata</w:delText>
            </w:r>
            <w:r w:rsidDel="00844960">
              <w:rPr>
                <w:noProof/>
                <w:webHidden/>
              </w:rPr>
              <w:tab/>
            </w:r>
            <w:r w:rsidR="00D10382" w:rsidDel="00844960">
              <w:rPr>
                <w:noProof/>
                <w:webHidden/>
              </w:rPr>
              <w:delText>42</w:delText>
            </w:r>
          </w:del>
        </w:p>
        <w:p w14:paraId="59E123FE" w14:textId="54566FE6" w:rsidR="00903D8C" w:rsidDel="00844960" w:rsidRDefault="00903D8C" w:rsidP="00D31C77">
          <w:pPr>
            <w:pStyle w:val="TOC1"/>
            <w:tabs>
              <w:tab w:val="left" w:pos="10580"/>
            </w:tabs>
            <w:jc w:val="left"/>
            <w:rPr>
              <w:del w:id="74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48" w:author="Jason Rhee" w:date="2024-10-25T12:40:00Z" w16du:dateUtc="2024-10-25T01:40:00Z">
            <w:r w:rsidRPr="0035460E" w:rsidDel="00844960">
              <w:rPr>
                <w:rPrChange w:id="749" w:author="Jason Rhee" w:date="2024-10-23T17:21:00Z" w16du:dateUtc="2024-10-23T06:21:00Z">
                  <w:rPr>
                    <w:rStyle w:val="Hyperlink"/>
                    <w:noProof/>
                    <w14:scene3d>
                      <w14:camera w14:prst="orthographicFront"/>
                      <w14:lightRig w14:rig="threePt" w14:dir="t">
                        <w14:rot w14:lat="0" w14:lon="0" w14:rev="0"/>
                      </w14:lightRig>
                    </w14:scene3d>
                  </w:rPr>
                </w:rPrChange>
              </w:rPr>
              <w:delText>Annex A.</w:delText>
            </w:r>
            <w:r w:rsidRPr="0035460E" w:rsidDel="00844960">
              <w:rPr>
                <w:rPrChange w:id="750"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751" w:author="Jason Rhee" w:date="2024-10-23T17:21:00Z" w16du:dateUtc="2024-10-23T06:21:00Z">
                  <w:rPr>
                    <w:rStyle w:val="Hyperlink"/>
                    <w:noProof/>
                  </w:rPr>
                </w:rPrChange>
              </w:rPr>
              <w:delText>Data Classification and Encoding Guide</w:delText>
            </w:r>
            <w:r w:rsidDel="00844960">
              <w:rPr>
                <w:noProof/>
                <w:webHidden/>
              </w:rPr>
              <w:tab/>
            </w:r>
            <w:r w:rsidR="00D10382" w:rsidDel="00844960">
              <w:rPr>
                <w:noProof/>
                <w:webHidden/>
              </w:rPr>
              <w:delText>45</w:delText>
            </w:r>
          </w:del>
        </w:p>
        <w:p w14:paraId="2D2EA7EF" w14:textId="7F55CA1D" w:rsidR="00903D8C" w:rsidDel="00844960" w:rsidRDefault="00903D8C">
          <w:pPr>
            <w:pStyle w:val="TOC2"/>
            <w:rPr>
              <w:del w:id="75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53" w:author="Jason Rhee" w:date="2024-10-25T12:40:00Z" w16du:dateUtc="2024-10-25T01:40:00Z">
            <w:r w:rsidRPr="0035460E" w:rsidDel="00844960">
              <w:rPr>
                <w:rPrChange w:id="754" w:author="Jason Rhee" w:date="2024-10-23T17:21:00Z" w16du:dateUtc="2024-10-23T06:21:00Z">
                  <w:rPr>
                    <w:rStyle w:val="Hyperlink"/>
                    <w:noProof/>
                  </w:rPr>
                </w:rPrChange>
              </w:rPr>
              <w:delText>A.1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55" w:author="Jason Rhee" w:date="2024-10-23T17:21:00Z" w16du:dateUtc="2024-10-23T06:21:00Z">
                  <w:rPr>
                    <w:rStyle w:val="Hyperlink"/>
                    <w:noProof/>
                  </w:rPr>
                </w:rPrChange>
              </w:rPr>
              <w:delText>UnderKeelClearancePlan</w:delText>
            </w:r>
            <w:r w:rsidDel="00844960">
              <w:rPr>
                <w:noProof/>
                <w:webHidden/>
              </w:rPr>
              <w:tab/>
            </w:r>
            <w:r w:rsidR="00D10382" w:rsidDel="00844960">
              <w:rPr>
                <w:noProof/>
                <w:webHidden/>
              </w:rPr>
              <w:delText>45</w:delText>
            </w:r>
          </w:del>
        </w:p>
        <w:p w14:paraId="71ED3B70" w14:textId="2E1C0CBA" w:rsidR="00903D8C" w:rsidDel="00844960" w:rsidRDefault="00903D8C">
          <w:pPr>
            <w:pStyle w:val="TOC2"/>
            <w:rPr>
              <w:del w:id="75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57" w:author="Jason Rhee" w:date="2024-10-25T12:40:00Z" w16du:dateUtc="2024-10-25T01:40:00Z">
            <w:r w:rsidRPr="0035460E" w:rsidDel="00844960">
              <w:rPr>
                <w:rPrChange w:id="758" w:author="Jason Rhee" w:date="2024-10-23T17:21:00Z" w16du:dateUtc="2024-10-23T06:21:00Z">
                  <w:rPr>
                    <w:rStyle w:val="Hyperlink"/>
                    <w:noProof/>
                  </w:rPr>
                </w:rPrChange>
              </w:rPr>
              <w:delText>A.2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59" w:author="Jason Rhee" w:date="2024-10-23T17:21:00Z" w16du:dateUtc="2024-10-23T06:21:00Z">
                  <w:rPr>
                    <w:rStyle w:val="Hyperlink"/>
                    <w:noProof/>
                    <w:lang w:eastAsia="ko-KR"/>
                  </w:rPr>
                </w:rPrChange>
              </w:rPr>
              <w:delText>UnderKeelClearancePlanArea</w:delText>
            </w:r>
            <w:r w:rsidDel="00844960">
              <w:rPr>
                <w:noProof/>
                <w:webHidden/>
              </w:rPr>
              <w:tab/>
            </w:r>
            <w:r w:rsidR="00D10382" w:rsidDel="00844960">
              <w:rPr>
                <w:noProof/>
                <w:webHidden/>
              </w:rPr>
              <w:delText>46</w:delText>
            </w:r>
          </w:del>
        </w:p>
        <w:p w14:paraId="350E19B2" w14:textId="263F8B1E" w:rsidR="00903D8C" w:rsidDel="00844960" w:rsidRDefault="00903D8C">
          <w:pPr>
            <w:pStyle w:val="TOC2"/>
            <w:rPr>
              <w:del w:id="76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61" w:author="Jason Rhee" w:date="2024-10-25T12:40:00Z" w16du:dateUtc="2024-10-25T01:40:00Z">
            <w:r w:rsidRPr="0035460E" w:rsidDel="00844960">
              <w:rPr>
                <w:rPrChange w:id="762" w:author="Jason Rhee" w:date="2024-10-23T17:21:00Z" w16du:dateUtc="2024-10-23T06:21:00Z">
                  <w:rPr>
                    <w:rStyle w:val="Hyperlink"/>
                    <w:noProof/>
                  </w:rPr>
                </w:rPrChange>
              </w:rPr>
              <w:delText>A.3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63" w:author="Jason Rhee" w:date="2024-10-23T17:21:00Z" w16du:dateUtc="2024-10-23T06:21:00Z">
                  <w:rPr>
                    <w:rStyle w:val="Hyperlink"/>
                    <w:noProof/>
                  </w:rPr>
                </w:rPrChange>
              </w:rPr>
              <w:delText>UnderKeelClearanceNonNavigableArea</w:delText>
            </w:r>
            <w:r w:rsidDel="00844960">
              <w:rPr>
                <w:noProof/>
                <w:webHidden/>
              </w:rPr>
              <w:tab/>
            </w:r>
            <w:r w:rsidR="00D10382" w:rsidDel="00844960">
              <w:rPr>
                <w:noProof/>
                <w:webHidden/>
              </w:rPr>
              <w:delText>47</w:delText>
            </w:r>
          </w:del>
        </w:p>
        <w:p w14:paraId="78FC8B9D" w14:textId="2D29A7C5" w:rsidR="00903D8C" w:rsidDel="00844960" w:rsidRDefault="00903D8C">
          <w:pPr>
            <w:pStyle w:val="TOC2"/>
            <w:rPr>
              <w:del w:id="76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65" w:author="Jason Rhee" w:date="2024-10-25T12:40:00Z" w16du:dateUtc="2024-10-25T01:40:00Z">
            <w:r w:rsidRPr="0035460E" w:rsidDel="00844960">
              <w:rPr>
                <w:rPrChange w:id="766" w:author="Jason Rhee" w:date="2024-10-23T17:21:00Z" w16du:dateUtc="2024-10-23T06:21:00Z">
                  <w:rPr>
                    <w:rStyle w:val="Hyperlink"/>
                    <w:noProof/>
                  </w:rPr>
                </w:rPrChange>
              </w:rPr>
              <w:delText>A.4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67" w:author="Jason Rhee" w:date="2024-10-23T17:21:00Z" w16du:dateUtc="2024-10-23T06:21:00Z">
                  <w:rPr>
                    <w:rStyle w:val="Hyperlink"/>
                    <w:noProof/>
                  </w:rPr>
                </w:rPrChange>
              </w:rPr>
              <w:delText>UnderKeelClearanceAlmostNonNavigableArea</w:delText>
            </w:r>
            <w:r w:rsidDel="00844960">
              <w:rPr>
                <w:noProof/>
                <w:webHidden/>
              </w:rPr>
              <w:tab/>
            </w:r>
            <w:r w:rsidR="00D10382" w:rsidDel="00844960">
              <w:rPr>
                <w:noProof/>
                <w:webHidden/>
              </w:rPr>
              <w:delText>48</w:delText>
            </w:r>
          </w:del>
        </w:p>
        <w:p w14:paraId="0B8510F5" w14:textId="58B26F97" w:rsidR="00903D8C" w:rsidDel="00844960" w:rsidRDefault="00903D8C">
          <w:pPr>
            <w:pStyle w:val="TOC2"/>
            <w:rPr>
              <w:del w:id="76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69" w:author="Jason Rhee" w:date="2024-10-25T12:40:00Z" w16du:dateUtc="2024-10-25T01:40:00Z">
            <w:r w:rsidRPr="0035460E" w:rsidDel="00844960">
              <w:rPr>
                <w:rPrChange w:id="770" w:author="Jason Rhee" w:date="2024-10-23T17:21:00Z" w16du:dateUtc="2024-10-23T06:21:00Z">
                  <w:rPr>
                    <w:rStyle w:val="Hyperlink"/>
                    <w:noProof/>
                  </w:rPr>
                </w:rPrChange>
              </w:rPr>
              <w:delText>A.5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71" w:author="Jason Rhee" w:date="2024-10-23T17:21:00Z" w16du:dateUtc="2024-10-23T06:21:00Z">
                  <w:rPr>
                    <w:rStyle w:val="Hyperlink"/>
                    <w:noProof/>
                  </w:rPr>
                </w:rPrChange>
              </w:rPr>
              <w:delText>UnderKeelClearanceControlPoint</w:delText>
            </w:r>
            <w:r w:rsidDel="00844960">
              <w:rPr>
                <w:noProof/>
                <w:webHidden/>
              </w:rPr>
              <w:tab/>
            </w:r>
            <w:r w:rsidR="00D10382" w:rsidDel="00844960">
              <w:rPr>
                <w:noProof/>
                <w:webHidden/>
              </w:rPr>
              <w:delText>49</w:delText>
            </w:r>
          </w:del>
        </w:p>
        <w:p w14:paraId="0AE8317E" w14:textId="04EF8D77" w:rsidR="00903D8C" w:rsidDel="00844960" w:rsidRDefault="00903D8C">
          <w:pPr>
            <w:pStyle w:val="TOC2"/>
            <w:rPr>
              <w:del w:id="77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73" w:author="Jason Rhee" w:date="2024-10-25T12:40:00Z" w16du:dateUtc="2024-10-25T01:40:00Z">
            <w:r w:rsidRPr="0035460E" w:rsidDel="00844960">
              <w:rPr>
                <w:rPrChange w:id="774" w:author="Jason Rhee" w:date="2024-10-23T17:21:00Z" w16du:dateUtc="2024-10-23T06:21:00Z">
                  <w:rPr>
                    <w:rStyle w:val="Hyperlink"/>
                    <w:noProof/>
                  </w:rPr>
                </w:rPrChange>
              </w:rPr>
              <w:delText>A.6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75" w:author="Jason Rhee" w:date="2024-10-23T17:21:00Z" w16du:dateUtc="2024-10-23T06:21:00Z">
                  <w:rPr>
                    <w:rStyle w:val="Hyperlink"/>
                    <w:noProof/>
                  </w:rPr>
                </w:rPrChange>
              </w:rPr>
              <w:delText>Association Names</w:delText>
            </w:r>
            <w:r w:rsidDel="00844960">
              <w:rPr>
                <w:noProof/>
                <w:webHidden/>
              </w:rPr>
              <w:tab/>
            </w:r>
            <w:r w:rsidR="00D10382" w:rsidDel="00844960">
              <w:rPr>
                <w:noProof/>
                <w:webHidden/>
              </w:rPr>
              <w:delText>50</w:delText>
            </w:r>
          </w:del>
        </w:p>
        <w:p w14:paraId="08BF61E1" w14:textId="0CD091D7" w:rsidR="00903D8C" w:rsidDel="00844960" w:rsidRDefault="00903D8C">
          <w:pPr>
            <w:pStyle w:val="TOC2"/>
            <w:rPr>
              <w:del w:id="77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77" w:author="Jason Rhee" w:date="2024-10-25T12:40:00Z" w16du:dateUtc="2024-10-25T01:40:00Z">
            <w:r w:rsidRPr="0035460E" w:rsidDel="00844960">
              <w:rPr>
                <w:rPrChange w:id="778" w:author="Jason Rhee" w:date="2024-10-23T17:21:00Z" w16du:dateUtc="2024-10-23T06:21:00Z">
                  <w:rPr>
                    <w:rStyle w:val="Hyperlink"/>
                    <w:noProof/>
                  </w:rPr>
                </w:rPrChange>
              </w:rPr>
              <w:delText>A.7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79" w:author="Jason Rhee" w:date="2024-10-23T17:21:00Z" w16du:dateUtc="2024-10-23T06:21:00Z">
                  <w:rPr>
                    <w:rStyle w:val="Hyperlink"/>
                    <w:noProof/>
                  </w:rPr>
                </w:rPrChange>
              </w:rPr>
              <w:delText>Association Roles</w:delText>
            </w:r>
            <w:r w:rsidDel="00844960">
              <w:rPr>
                <w:noProof/>
                <w:webHidden/>
              </w:rPr>
              <w:tab/>
            </w:r>
            <w:r w:rsidR="00D10382" w:rsidDel="00844960">
              <w:rPr>
                <w:noProof/>
                <w:webHidden/>
              </w:rPr>
              <w:delText>51</w:delText>
            </w:r>
          </w:del>
        </w:p>
        <w:p w14:paraId="311AA392" w14:textId="547B1130" w:rsidR="00903D8C" w:rsidDel="00844960" w:rsidRDefault="00903D8C">
          <w:pPr>
            <w:pStyle w:val="TOC2"/>
            <w:rPr>
              <w:del w:id="78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81" w:author="Jason Rhee" w:date="2024-10-25T12:40:00Z" w16du:dateUtc="2024-10-25T01:40:00Z">
            <w:r w:rsidRPr="0035460E" w:rsidDel="00844960">
              <w:rPr>
                <w:rPrChange w:id="782" w:author="Jason Rhee" w:date="2024-10-23T17:21:00Z" w16du:dateUtc="2024-10-23T06:21:00Z">
                  <w:rPr>
                    <w:rStyle w:val="Hyperlink"/>
                    <w:noProof/>
                  </w:rPr>
                </w:rPrChange>
              </w:rPr>
              <w:delText>A.8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83" w:author="Jason Rhee" w:date="2024-10-23T17:21:00Z" w16du:dateUtc="2024-10-23T06:21:00Z">
                  <w:rPr>
                    <w:rStyle w:val="Hyperlink"/>
                    <w:noProof/>
                  </w:rPr>
                </w:rPrChange>
              </w:rPr>
              <w:delText>Attribute and Enumerate Descriptions</w:delText>
            </w:r>
            <w:r w:rsidDel="00844960">
              <w:rPr>
                <w:noProof/>
                <w:webHidden/>
              </w:rPr>
              <w:tab/>
            </w:r>
            <w:r w:rsidR="00D10382" w:rsidDel="00844960">
              <w:rPr>
                <w:noProof/>
                <w:webHidden/>
              </w:rPr>
              <w:delText>51</w:delText>
            </w:r>
          </w:del>
        </w:p>
        <w:p w14:paraId="6601DFAB" w14:textId="7983AD9A" w:rsidR="00903D8C" w:rsidDel="00844960" w:rsidRDefault="00903D8C" w:rsidP="00D31C77">
          <w:pPr>
            <w:pStyle w:val="TOC1"/>
            <w:tabs>
              <w:tab w:val="left" w:pos="10580"/>
            </w:tabs>
            <w:jc w:val="left"/>
            <w:rPr>
              <w:del w:id="78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85" w:author="Jason Rhee" w:date="2024-10-25T12:40:00Z" w16du:dateUtc="2024-10-25T01:40:00Z">
            <w:r w:rsidRPr="0035460E" w:rsidDel="00844960">
              <w:rPr>
                <w:rPrChange w:id="786" w:author="Jason Rhee" w:date="2024-10-23T17:21:00Z" w16du:dateUtc="2024-10-23T06:21:00Z">
                  <w:rPr>
                    <w:rStyle w:val="Hyperlink"/>
                    <w:noProof/>
                    <w14:scene3d>
                      <w14:camera w14:prst="orthographicFront"/>
                      <w14:lightRig w14:rig="threePt" w14:dir="t">
                        <w14:rot w14:lat="0" w14:lon="0" w14:rev="0"/>
                      </w14:lightRig>
                    </w14:scene3d>
                  </w:rPr>
                </w:rPrChange>
              </w:rPr>
              <w:delText>Annex B.</w:delText>
            </w:r>
            <w:r w:rsidRPr="0035460E" w:rsidDel="00844960">
              <w:rPr>
                <w:rPrChange w:id="787"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788" w:author="Jason Rhee" w:date="2024-10-23T17:21:00Z" w16du:dateUtc="2024-10-23T06:21:00Z">
                  <w:rPr>
                    <w:rStyle w:val="Hyperlink"/>
                    <w:noProof/>
                  </w:rPr>
                </w:rPrChange>
              </w:rPr>
              <w:delText>Schema documentation for S129.xsd</w:delText>
            </w:r>
            <w:r w:rsidDel="00844960">
              <w:rPr>
                <w:noProof/>
                <w:webHidden/>
              </w:rPr>
              <w:tab/>
            </w:r>
            <w:r w:rsidR="00D10382" w:rsidDel="00844960">
              <w:rPr>
                <w:noProof/>
                <w:webHidden/>
              </w:rPr>
              <w:delText>57</w:delText>
            </w:r>
          </w:del>
        </w:p>
        <w:p w14:paraId="70EE95D5" w14:textId="5FDD1765" w:rsidR="00903D8C" w:rsidDel="00844960" w:rsidRDefault="00903D8C">
          <w:pPr>
            <w:pStyle w:val="TOC2"/>
            <w:rPr>
              <w:del w:id="78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90" w:author="Jason Rhee" w:date="2024-10-25T12:40:00Z" w16du:dateUtc="2024-10-25T01:40:00Z">
            <w:r w:rsidRPr="0035460E" w:rsidDel="00844960">
              <w:rPr>
                <w:rPrChange w:id="791" w:author="Jason Rhee" w:date="2024-10-23T17:21:00Z" w16du:dateUtc="2024-10-23T06:21:00Z">
                  <w:rPr>
                    <w:rStyle w:val="Hyperlink"/>
                    <w:noProof/>
                  </w:rPr>
                </w:rPrChange>
              </w:rPr>
              <w:delText>B.1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92" w:author="Jason Rhee" w:date="2024-10-23T17:21:00Z" w16du:dateUtc="2024-10-23T06:21:00Z">
                  <w:rPr>
                    <w:rStyle w:val="Hyperlink"/>
                    <w:noProof/>
                  </w:rPr>
                </w:rPrChange>
              </w:rPr>
              <w:delText>Schema(s)</w:delText>
            </w:r>
            <w:r w:rsidDel="00844960">
              <w:rPr>
                <w:noProof/>
                <w:webHidden/>
              </w:rPr>
              <w:tab/>
            </w:r>
            <w:r w:rsidR="00D10382" w:rsidDel="00844960">
              <w:rPr>
                <w:noProof/>
                <w:webHidden/>
              </w:rPr>
              <w:delText>57</w:delText>
            </w:r>
          </w:del>
        </w:p>
        <w:p w14:paraId="0BF7101B" w14:textId="72262BF8" w:rsidR="00903D8C" w:rsidDel="00844960" w:rsidRDefault="00903D8C">
          <w:pPr>
            <w:pStyle w:val="TOC2"/>
            <w:rPr>
              <w:del w:id="79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794" w:author="Jason Rhee" w:date="2024-10-25T12:40:00Z" w16du:dateUtc="2024-10-25T01:40:00Z">
            <w:r w:rsidRPr="0035460E" w:rsidDel="00844960">
              <w:rPr>
                <w:rPrChange w:id="795" w:author="Jason Rhee" w:date="2024-10-23T17:21:00Z" w16du:dateUtc="2024-10-23T06:21:00Z">
                  <w:rPr>
                    <w:rStyle w:val="Hyperlink"/>
                    <w:noProof/>
                  </w:rPr>
                </w:rPrChange>
              </w:rPr>
              <w:delText>B.2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796" w:author="Jason Rhee" w:date="2024-10-23T17:21:00Z" w16du:dateUtc="2024-10-23T06:21:00Z">
                  <w:rPr>
                    <w:rStyle w:val="Hyperlink"/>
                    <w:noProof/>
                  </w:rPr>
                </w:rPrChange>
              </w:rPr>
              <w:delText>Complex</w:delText>
            </w:r>
            <w:r w:rsidRPr="0035460E" w:rsidDel="00844960">
              <w:rPr>
                <w:rPrChange w:id="797" w:author="Jason Rhee" w:date="2024-10-23T17:21:00Z" w16du:dateUtc="2024-10-23T06:21:00Z">
                  <w:rPr>
                    <w:rStyle w:val="Hyperlink"/>
                    <w:noProof/>
                    <w:spacing w:val="-8"/>
                  </w:rPr>
                </w:rPrChange>
              </w:rPr>
              <w:delText xml:space="preserve"> </w:delText>
            </w:r>
            <w:r w:rsidRPr="0035460E" w:rsidDel="00844960">
              <w:rPr>
                <w:rPrChange w:id="798" w:author="Jason Rhee" w:date="2024-10-23T17:21:00Z" w16du:dateUtc="2024-10-23T06:21:00Z">
                  <w:rPr>
                    <w:rStyle w:val="Hyperlink"/>
                    <w:noProof/>
                    <w:spacing w:val="-3"/>
                  </w:rPr>
                </w:rPrChange>
              </w:rPr>
              <w:delText>Type(s)</w:delText>
            </w:r>
            <w:r w:rsidDel="00844960">
              <w:rPr>
                <w:noProof/>
                <w:webHidden/>
              </w:rPr>
              <w:tab/>
            </w:r>
            <w:r w:rsidR="00D10382" w:rsidDel="00844960">
              <w:rPr>
                <w:noProof/>
                <w:webHidden/>
              </w:rPr>
              <w:delText>57</w:delText>
            </w:r>
          </w:del>
        </w:p>
        <w:p w14:paraId="20319BE0" w14:textId="03135C66" w:rsidR="00903D8C" w:rsidDel="00844960" w:rsidRDefault="00903D8C">
          <w:pPr>
            <w:pStyle w:val="TOC2"/>
            <w:rPr>
              <w:del w:id="79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00" w:author="Jason Rhee" w:date="2024-10-25T12:40:00Z" w16du:dateUtc="2024-10-25T01:40:00Z">
            <w:r w:rsidRPr="0035460E" w:rsidDel="00844960">
              <w:rPr>
                <w:rPrChange w:id="801" w:author="Jason Rhee" w:date="2024-10-23T17:21:00Z" w16du:dateUtc="2024-10-23T06:21:00Z">
                  <w:rPr>
                    <w:rStyle w:val="Hyperlink"/>
                    <w:noProof/>
                  </w:rPr>
                </w:rPrChange>
              </w:rPr>
              <w:delText>B.3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02" w:author="Jason Rhee" w:date="2024-10-23T17:21:00Z" w16du:dateUtc="2024-10-23T06:21:00Z">
                  <w:rPr>
                    <w:rStyle w:val="Hyperlink"/>
                    <w:noProof/>
                  </w:rPr>
                </w:rPrChange>
              </w:rPr>
              <w:delText>Simple Type(s</w:delText>
            </w:r>
            <w:r w:rsidRPr="0035460E" w:rsidDel="00844960">
              <w:rPr>
                <w:rPrChange w:id="803" w:author="Jason Rhee" w:date="2024-10-23T17:21:00Z" w16du:dateUtc="2024-10-23T06:21:00Z">
                  <w:rPr>
                    <w:rStyle w:val="Hyperlink"/>
                    <w:noProof/>
                    <w:spacing w:val="-3"/>
                  </w:rPr>
                </w:rPrChange>
              </w:rPr>
              <w:delText>)</w:delText>
            </w:r>
            <w:r w:rsidDel="00844960">
              <w:rPr>
                <w:noProof/>
                <w:webHidden/>
              </w:rPr>
              <w:tab/>
            </w:r>
            <w:r w:rsidR="00D10382" w:rsidDel="00844960">
              <w:rPr>
                <w:noProof/>
                <w:webHidden/>
              </w:rPr>
              <w:delText>71</w:delText>
            </w:r>
          </w:del>
        </w:p>
        <w:p w14:paraId="2A359F77" w14:textId="0E4C176E" w:rsidR="00903D8C" w:rsidDel="00844960" w:rsidRDefault="00903D8C" w:rsidP="00D31C77">
          <w:pPr>
            <w:pStyle w:val="TOC1"/>
            <w:tabs>
              <w:tab w:val="left" w:pos="10580"/>
            </w:tabs>
            <w:jc w:val="left"/>
            <w:rPr>
              <w:del w:id="80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05" w:author="Jason Rhee" w:date="2024-10-25T12:40:00Z" w16du:dateUtc="2024-10-25T01:40:00Z">
            <w:r w:rsidRPr="0035460E" w:rsidDel="00844960">
              <w:rPr>
                <w:rPrChange w:id="806" w:author="Jason Rhee" w:date="2024-10-23T17:21:00Z" w16du:dateUtc="2024-10-23T06:21:00Z">
                  <w:rPr>
                    <w:rStyle w:val="Hyperlink"/>
                    <w:noProof/>
                    <w14:scene3d>
                      <w14:camera w14:prst="orthographicFront"/>
                      <w14:lightRig w14:rig="threePt" w14:dir="t">
                        <w14:rot w14:lat="0" w14:lon="0" w14:rev="0"/>
                      </w14:lightRig>
                    </w14:scene3d>
                  </w:rPr>
                </w:rPrChange>
              </w:rPr>
              <w:delText>Annex C.</w:delText>
            </w:r>
            <w:r w:rsidRPr="0035460E" w:rsidDel="00844960">
              <w:rPr>
                <w:rPrChange w:id="807"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08" w:author="Jason Rhee" w:date="2024-10-23T17:21:00Z" w16du:dateUtc="2024-10-23T06:21:00Z">
                  <w:rPr>
                    <w:rStyle w:val="Hyperlink"/>
                    <w:noProof/>
                  </w:rPr>
                </w:rPrChange>
              </w:rPr>
              <w:delText>Feature Catalogue</w:delText>
            </w:r>
            <w:r w:rsidDel="00844960">
              <w:rPr>
                <w:noProof/>
                <w:webHidden/>
              </w:rPr>
              <w:tab/>
            </w:r>
            <w:r w:rsidR="00D10382" w:rsidDel="00844960">
              <w:rPr>
                <w:noProof/>
                <w:webHidden/>
              </w:rPr>
              <w:delText>73</w:delText>
            </w:r>
          </w:del>
        </w:p>
        <w:p w14:paraId="66336FD2" w14:textId="01E4C053" w:rsidR="00903D8C" w:rsidDel="00844960" w:rsidRDefault="00903D8C">
          <w:pPr>
            <w:pStyle w:val="TOC2"/>
            <w:rPr>
              <w:del w:id="80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0" w:author="Jason Rhee" w:date="2024-10-25T12:40:00Z" w16du:dateUtc="2024-10-25T01:40:00Z">
            <w:r w:rsidRPr="0035460E" w:rsidDel="00844960">
              <w:rPr>
                <w:rPrChange w:id="811" w:author="Jason Rhee" w:date="2024-10-23T17:21:00Z" w16du:dateUtc="2024-10-23T06:21:00Z">
                  <w:rPr>
                    <w:rStyle w:val="Hyperlink"/>
                    <w:noProof/>
                  </w:rPr>
                </w:rPrChange>
              </w:rPr>
              <w:delText>C.1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12" w:author="Jason Rhee" w:date="2024-10-23T17:21:00Z" w16du:dateUtc="2024-10-23T06:21:00Z">
                  <w:rPr>
                    <w:rStyle w:val="Hyperlink"/>
                    <w:noProof/>
                  </w:rPr>
                </w:rPrChange>
              </w:rPr>
              <w:delText>Catalogue header information</w:delText>
            </w:r>
            <w:r w:rsidDel="00844960">
              <w:rPr>
                <w:noProof/>
                <w:webHidden/>
              </w:rPr>
              <w:tab/>
            </w:r>
            <w:r w:rsidR="00D10382" w:rsidDel="00844960">
              <w:rPr>
                <w:noProof/>
                <w:webHidden/>
              </w:rPr>
              <w:delText>73</w:delText>
            </w:r>
          </w:del>
        </w:p>
        <w:p w14:paraId="5E55B217" w14:textId="12A44A6F" w:rsidR="00903D8C" w:rsidDel="00844960" w:rsidRDefault="00903D8C">
          <w:pPr>
            <w:pStyle w:val="TOC2"/>
            <w:rPr>
              <w:del w:id="81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4" w:author="Jason Rhee" w:date="2024-10-25T12:40:00Z" w16du:dateUtc="2024-10-25T01:40:00Z">
            <w:r w:rsidRPr="0035460E" w:rsidDel="00844960">
              <w:rPr>
                <w:rPrChange w:id="815" w:author="Jason Rhee" w:date="2024-10-23T17:21:00Z" w16du:dateUtc="2024-10-23T06:21:00Z">
                  <w:rPr>
                    <w:rStyle w:val="Hyperlink"/>
                    <w:noProof/>
                  </w:rPr>
                </w:rPrChange>
              </w:rPr>
              <w:delText>C.2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16" w:author="Jason Rhee" w:date="2024-10-23T17:21:00Z" w16du:dateUtc="2024-10-23T06:21:00Z">
                  <w:rPr>
                    <w:rStyle w:val="Hyperlink"/>
                    <w:noProof/>
                  </w:rPr>
                </w:rPrChange>
              </w:rPr>
              <w:delText>Definition Sources</w:delText>
            </w:r>
            <w:r w:rsidDel="00844960">
              <w:rPr>
                <w:noProof/>
                <w:webHidden/>
              </w:rPr>
              <w:tab/>
            </w:r>
            <w:r w:rsidR="00D10382" w:rsidDel="00844960">
              <w:rPr>
                <w:noProof/>
                <w:webHidden/>
              </w:rPr>
              <w:delText>74</w:delText>
            </w:r>
          </w:del>
        </w:p>
        <w:p w14:paraId="189DFE4A" w14:textId="155EA78E" w:rsidR="00903D8C" w:rsidDel="00844960" w:rsidRDefault="00903D8C">
          <w:pPr>
            <w:pStyle w:val="TOC2"/>
            <w:rPr>
              <w:del w:id="81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18" w:author="Jason Rhee" w:date="2024-10-25T12:40:00Z" w16du:dateUtc="2024-10-25T01:40:00Z">
            <w:r w:rsidRPr="0035460E" w:rsidDel="00844960">
              <w:rPr>
                <w:rPrChange w:id="819" w:author="Jason Rhee" w:date="2024-10-23T17:21:00Z" w16du:dateUtc="2024-10-23T06:21:00Z">
                  <w:rPr>
                    <w:rStyle w:val="Hyperlink"/>
                    <w:noProof/>
                  </w:rPr>
                </w:rPrChange>
              </w:rPr>
              <w:delText>C.3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0" w:author="Jason Rhee" w:date="2024-10-23T17:21:00Z" w16du:dateUtc="2024-10-23T06:21:00Z">
                  <w:rPr>
                    <w:rStyle w:val="Hyperlink"/>
                    <w:noProof/>
                  </w:rPr>
                </w:rPrChange>
              </w:rPr>
              <w:delText>Simple Attributes</w:delText>
            </w:r>
            <w:r w:rsidDel="00844960">
              <w:rPr>
                <w:noProof/>
                <w:webHidden/>
              </w:rPr>
              <w:tab/>
            </w:r>
            <w:r w:rsidR="00D10382" w:rsidDel="00844960">
              <w:rPr>
                <w:noProof/>
                <w:webHidden/>
              </w:rPr>
              <w:delText>75</w:delText>
            </w:r>
          </w:del>
        </w:p>
        <w:p w14:paraId="00311FDF" w14:textId="710157B9" w:rsidR="00903D8C" w:rsidDel="00844960" w:rsidRDefault="00903D8C">
          <w:pPr>
            <w:pStyle w:val="TOC2"/>
            <w:rPr>
              <w:del w:id="82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22" w:author="Jason Rhee" w:date="2024-10-25T12:40:00Z" w16du:dateUtc="2024-10-25T01:40:00Z">
            <w:r w:rsidRPr="0035460E" w:rsidDel="00844960">
              <w:rPr>
                <w:rPrChange w:id="823" w:author="Jason Rhee" w:date="2024-10-23T17:21:00Z" w16du:dateUtc="2024-10-23T06:21:00Z">
                  <w:rPr>
                    <w:rStyle w:val="Hyperlink"/>
                    <w:noProof/>
                  </w:rPr>
                </w:rPrChange>
              </w:rPr>
              <w:delText>C.4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4" w:author="Jason Rhee" w:date="2024-10-23T17:21:00Z" w16du:dateUtc="2024-10-23T06:21:00Z">
                  <w:rPr>
                    <w:rStyle w:val="Hyperlink"/>
                    <w:noProof/>
                  </w:rPr>
                </w:rPrChange>
              </w:rPr>
              <w:delText>Enumerations</w:delText>
            </w:r>
            <w:r w:rsidDel="00844960">
              <w:rPr>
                <w:noProof/>
                <w:webHidden/>
              </w:rPr>
              <w:tab/>
            </w:r>
            <w:r w:rsidR="00D10382" w:rsidDel="00844960">
              <w:rPr>
                <w:noProof/>
                <w:webHidden/>
              </w:rPr>
              <w:delText>80</w:delText>
            </w:r>
          </w:del>
        </w:p>
        <w:p w14:paraId="77A07052" w14:textId="7581B24E" w:rsidR="00903D8C" w:rsidDel="00844960" w:rsidRDefault="00903D8C">
          <w:pPr>
            <w:pStyle w:val="TOC2"/>
            <w:rPr>
              <w:del w:id="825"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26" w:author="Jason Rhee" w:date="2024-10-25T12:40:00Z" w16du:dateUtc="2024-10-25T01:40:00Z">
            <w:r w:rsidRPr="0035460E" w:rsidDel="00844960">
              <w:rPr>
                <w:rPrChange w:id="827" w:author="Jason Rhee" w:date="2024-10-23T17:21:00Z" w16du:dateUtc="2024-10-23T06:21:00Z">
                  <w:rPr>
                    <w:rStyle w:val="Hyperlink"/>
                    <w:noProof/>
                  </w:rPr>
                </w:rPrChange>
              </w:rPr>
              <w:delText>C.5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28" w:author="Jason Rhee" w:date="2024-10-23T17:21:00Z" w16du:dateUtc="2024-10-23T06:21:00Z">
                  <w:rPr>
                    <w:rStyle w:val="Hyperlink"/>
                    <w:noProof/>
                  </w:rPr>
                </w:rPrChange>
              </w:rPr>
              <w:delText>Complex Attributes</w:delText>
            </w:r>
            <w:r w:rsidDel="00844960">
              <w:rPr>
                <w:noProof/>
                <w:webHidden/>
              </w:rPr>
              <w:tab/>
            </w:r>
            <w:r w:rsidR="00D10382" w:rsidDel="00844960">
              <w:rPr>
                <w:noProof/>
                <w:webHidden/>
              </w:rPr>
              <w:delText>82</w:delText>
            </w:r>
          </w:del>
        </w:p>
        <w:p w14:paraId="6101F07A" w14:textId="20505861" w:rsidR="00903D8C" w:rsidDel="00844960" w:rsidRDefault="00903D8C">
          <w:pPr>
            <w:pStyle w:val="TOC2"/>
            <w:rPr>
              <w:del w:id="829"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0" w:author="Jason Rhee" w:date="2024-10-25T12:40:00Z" w16du:dateUtc="2024-10-25T01:40:00Z">
            <w:r w:rsidRPr="0035460E" w:rsidDel="00844960">
              <w:rPr>
                <w:rPrChange w:id="831" w:author="Jason Rhee" w:date="2024-10-23T17:21:00Z" w16du:dateUtc="2024-10-23T06:21:00Z">
                  <w:rPr>
                    <w:rStyle w:val="Hyperlink"/>
                    <w:noProof/>
                  </w:rPr>
                </w:rPrChange>
              </w:rPr>
              <w:delText>C.6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32" w:author="Jason Rhee" w:date="2024-10-23T17:21:00Z" w16du:dateUtc="2024-10-23T06:21:00Z">
                  <w:rPr>
                    <w:rStyle w:val="Hyperlink"/>
                    <w:noProof/>
                  </w:rPr>
                </w:rPrChange>
              </w:rPr>
              <w:delText>Roles</w:delText>
            </w:r>
            <w:r w:rsidDel="00844960">
              <w:rPr>
                <w:noProof/>
                <w:webHidden/>
              </w:rPr>
              <w:tab/>
            </w:r>
            <w:r w:rsidR="00D10382" w:rsidDel="00844960">
              <w:rPr>
                <w:noProof/>
                <w:webHidden/>
              </w:rPr>
              <w:delText>83</w:delText>
            </w:r>
          </w:del>
        </w:p>
        <w:p w14:paraId="227355C2" w14:textId="77C0282F" w:rsidR="00903D8C" w:rsidDel="00844960" w:rsidRDefault="00903D8C">
          <w:pPr>
            <w:pStyle w:val="TOC2"/>
            <w:rPr>
              <w:del w:id="833"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4" w:author="Jason Rhee" w:date="2024-10-25T12:40:00Z" w16du:dateUtc="2024-10-25T01:40:00Z">
            <w:r w:rsidRPr="0035460E" w:rsidDel="00844960">
              <w:rPr>
                <w:rPrChange w:id="835" w:author="Jason Rhee" w:date="2024-10-23T17:21:00Z" w16du:dateUtc="2024-10-23T06:21:00Z">
                  <w:rPr>
                    <w:rStyle w:val="Hyperlink"/>
                    <w:noProof/>
                  </w:rPr>
                </w:rPrChange>
              </w:rPr>
              <w:delText>C.7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36" w:author="Jason Rhee" w:date="2024-10-23T17:21:00Z" w16du:dateUtc="2024-10-23T06:21:00Z">
                  <w:rPr>
                    <w:rStyle w:val="Hyperlink"/>
                    <w:noProof/>
                  </w:rPr>
                </w:rPrChange>
              </w:rPr>
              <w:delText>Feature Types</w:delText>
            </w:r>
            <w:r w:rsidDel="00844960">
              <w:rPr>
                <w:noProof/>
                <w:webHidden/>
              </w:rPr>
              <w:tab/>
            </w:r>
            <w:r w:rsidR="00D10382" w:rsidDel="00844960">
              <w:rPr>
                <w:noProof/>
                <w:webHidden/>
              </w:rPr>
              <w:delText>85</w:delText>
            </w:r>
          </w:del>
        </w:p>
        <w:p w14:paraId="3DADBA5C" w14:textId="74453308" w:rsidR="00903D8C" w:rsidDel="00844960" w:rsidRDefault="00903D8C" w:rsidP="00D31C77">
          <w:pPr>
            <w:pStyle w:val="TOC1"/>
            <w:tabs>
              <w:tab w:val="left" w:pos="10580"/>
            </w:tabs>
            <w:jc w:val="left"/>
            <w:rPr>
              <w:del w:id="837"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38" w:author="Jason Rhee" w:date="2024-10-25T12:40:00Z" w16du:dateUtc="2024-10-25T01:40:00Z">
            <w:r w:rsidRPr="0035460E" w:rsidDel="00844960">
              <w:rPr>
                <w:rPrChange w:id="839" w:author="Jason Rhee" w:date="2024-10-23T17:21:00Z" w16du:dateUtc="2024-10-23T06:21:00Z">
                  <w:rPr>
                    <w:rStyle w:val="Hyperlink"/>
                    <w:noProof/>
                    <w14:scene3d>
                      <w14:camera w14:prst="orthographicFront"/>
                      <w14:lightRig w14:rig="threePt" w14:dir="t">
                        <w14:rot w14:lat="0" w14:lon="0" w14:rev="0"/>
                      </w14:lightRig>
                    </w14:scene3d>
                  </w:rPr>
                </w:rPrChange>
              </w:rPr>
              <w:delText>Annex D.</w:delText>
            </w:r>
            <w:r w:rsidRPr="0035460E" w:rsidDel="00844960">
              <w:rPr>
                <w:rPrChange w:id="840"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41" w:author="Jason Rhee" w:date="2024-10-23T17:21:00Z" w16du:dateUtc="2024-10-23T06:21:00Z">
                  <w:rPr>
                    <w:rStyle w:val="Hyperlink"/>
                    <w:noProof/>
                  </w:rPr>
                </w:rPrChange>
              </w:rPr>
              <w:delText>Portrayal Catalogue</w:delText>
            </w:r>
            <w:r w:rsidDel="00844960">
              <w:rPr>
                <w:noProof/>
                <w:webHidden/>
              </w:rPr>
              <w:tab/>
            </w:r>
            <w:r w:rsidR="00D10382" w:rsidDel="00844960">
              <w:rPr>
                <w:noProof/>
                <w:webHidden/>
              </w:rPr>
              <w:delText>90</w:delText>
            </w:r>
          </w:del>
        </w:p>
        <w:p w14:paraId="4CD32ED1" w14:textId="48BA1BA3" w:rsidR="00903D8C" w:rsidDel="00844960" w:rsidRDefault="00903D8C">
          <w:pPr>
            <w:pStyle w:val="TOC2"/>
            <w:rPr>
              <w:del w:id="84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43" w:author="Jason Rhee" w:date="2024-10-25T12:40:00Z" w16du:dateUtc="2024-10-25T01:40:00Z">
            <w:r w:rsidRPr="0035460E" w:rsidDel="00844960">
              <w:rPr>
                <w:rPrChange w:id="844" w:author="Jason Rhee" w:date="2024-10-23T17:21:00Z" w16du:dateUtc="2024-10-23T06:21:00Z">
                  <w:rPr>
                    <w:rStyle w:val="Hyperlink"/>
                    <w:noProof/>
                  </w:rPr>
                </w:rPrChange>
              </w:rPr>
              <w:delText>D.1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45" w:author="Jason Rhee" w:date="2024-10-23T17:21:00Z" w16du:dateUtc="2024-10-23T06:21:00Z">
                  <w:rPr>
                    <w:rStyle w:val="Hyperlink"/>
                    <w:noProof/>
                  </w:rPr>
                </w:rPrChange>
              </w:rPr>
              <w:delText>Catalogue header information</w:delText>
            </w:r>
            <w:r w:rsidDel="00844960">
              <w:rPr>
                <w:noProof/>
                <w:webHidden/>
              </w:rPr>
              <w:tab/>
            </w:r>
            <w:r w:rsidR="00D10382" w:rsidDel="00844960">
              <w:rPr>
                <w:noProof/>
                <w:webHidden/>
              </w:rPr>
              <w:delText>90</w:delText>
            </w:r>
          </w:del>
        </w:p>
        <w:p w14:paraId="5CB7E822" w14:textId="3CFA8C95" w:rsidR="00903D8C" w:rsidDel="00844960" w:rsidRDefault="00903D8C">
          <w:pPr>
            <w:pStyle w:val="TOC2"/>
            <w:rPr>
              <w:del w:id="84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47" w:author="Jason Rhee" w:date="2024-10-25T12:40:00Z" w16du:dateUtc="2024-10-25T01:40:00Z">
            <w:r w:rsidRPr="0035460E" w:rsidDel="00844960">
              <w:rPr>
                <w:rPrChange w:id="848" w:author="Jason Rhee" w:date="2024-10-23T17:21:00Z" w16du:dateUtc="2024-10-23T06:21:00Z">
                  <w:rPr>
                    <w:rStyle w:val="Hyperlink"/>
                    <w:noProof/>
                  </w:rPr>
                </w:rPrChange>
              </w:rPr>
              <w:delText>D.2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49" w:author="Jason Rhee" w:date="2024-10-23T17:21:00Z" w16du:dateUtc="2024-10-23T06:21:00Z">
                  <w:rPr>
                    <w:rStyle w:val="Hyperlink"/>
                    <w:noProof/>
                  </w:rPr>
                </w:rPrChange>
              </w:rPr>
              <w:delText>Definition Sources</w:delText>
            </w:r>
            <w:r w:rsidDel="00844960">
              <w:rPr>
                <w:noProof/>
                <w:webHidden/>
              </w:rPr>
              <w:tab/>
            </w:r>
            <w:r w:rsidR="00D10382" w:rsidDel="00844960">
              <w:rPr>
                <w:noProof/>
                <w:webHidden/>
              </w:rPr>
              <w:delText>91</w:delText>
            </w:r>
          </w:del>
        </w:p>
        <w:p w14:paraId="165142E3" w14:textId="25A65A29" w:rsidR="00903D8C" w:rsidDel="00844960" w:rsidRDefault="00903D8C">
          <w:pPr>
            <w:pStyle w:val="TOC2"/>
            <w:rPr>
              <w:del w:id="85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1" w:author="Jason Rhee" w:date="2024-10-25T12:40:00Z" w16du:dateUtc="2024-10-25T01:40:00Z">
            <w:r w:rsidRPr="0035460E" w:rsidDel="00844960">
              <w:rPr>
                <w:rPrChange w:id="852" w:author="Jason Rhee" w:date="2024-10-23T17:21:00Z" w16du:dateUtc="2024-10-23T06:21:00Z">
                  <w:rPr>
                    <w:rStyle w:val="Hyperlink"/>
                    <w:noProof/>
                  </w:rPr>
                </w:rPrChange>
              </w:rPr>
              <w:delText>D.3</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53" w:author="Jason Rhee" w:date="2024-10-23T17:21:00Z" w16du:dateUtc="2024-10-23T06:21:00Z">
                  <w:rPr>
                    <w:rStyle w:val="Hyperlink"/>
                    <w:noProof/>
                  </w:rPr>
                </w:rPrChange>
              </w:rPr>
              <w:delText>Color Profiles</w:delText>
            </w:r>
            <w:r w:rsidDel="00844960">
              <w:rPr>
                <w:noProof/>
                <w:webHidden/>
              </w:rPr>
              <w:tab/>
            </w:r>
            <w:r w:rsidR="00D10382" w:rsidDel="00844960">
              <w:rPr>
                <w:noProof/>
                <w:webHidden/>
              </w:rPr>
              <w:delText>92</w:delText>
            </w:r>
          </w:del>
        </w:p>
        <w:p w14:paraId="467FAC79" w14:textId="658E2684" w:rsidR="00903D8C" w:rsidDel="00844960" w:rsidRDefault="00903D8C">
          <w:pPr>
            <w:pStyle w:val="TOC2"/>
            <w:rPr>
              <w:del w:id="85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5" w:author="Jason Rhee" w:date="2024-10-25T12:40:00Z" w16du:dateUtc="2024-10-25T01:40:00Z">
            <w:r w:rsidRPr="0035460E" w:rsidDel="00844960">
              <w:rPr>
                <w:rPrChange w:id="856" w:author="Jason Rhee" w:date="2024-10-23T17:21:00Z" w16du:dateUtc="2024-10-23T06:21:00Z">
                  <w:rPr>
                    <w:rStyle w:val="Hyperlink"/>
                    <w:noProof/>
                  </w:rPr>
                </w:rPrChange>
              </w:rPr>
              <w:delText>D.4</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57" w:author="Jason Rhee" w:date="2024-10-23T17:21:00Z" w16du:dateUtc="2024-10-23T06:21:00Z">
                  <w:rPr>
                    <w:rStyle w:val="Hyperlink"/>
                    <w:noProof/>
                  </w:rPr>
                </w:rPrChange>
              </w:rPr>
              <w:delText>Symbols</w:delText>
            </w:r>
            <w:r w:rsidDel="00844960">
              <w:rPr>
                <w:noProof/>
                <w:webHidden/>
              </w:rPr>
              <w:tab/>
            </w:r>
            <w:r w:rsidR="00D10382" w:rsidDel="00844960">
              <w:rPr>
                <w:noProof/>
                <w:webHidden/>
              </w:rPr>
              <w:delText>93</w:delText>
            </w:r>
          </w:del>
        </w:p>
        <w:p w14:paraId="2B0865AA" w14:textId="5DBED11A" w:rsidR="00903D8C" w:rsidDel="00844960" w:rsidRDefault="00903D8C">
          <w:pPr>
            <w:pStyle w:val="TOC2"/>
            <w:rPr>
              <w:del w:id="85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59" w:author="Jason Rhee" w:date="2024-10-25T12:40:00Z" w16du:dateUtc="2024-10-25T01:40:00Z">
            <w:r w:rsidRPr="0035460E" w:rsidDel="00844960">
              <w:rPr>
                <w:rPrChange w:id="860" w:author="Jason Rhee" w:date="2024-10-23T17:21:00Z" w16du:dateUtc="2024-10-23T06:21:00Z">
                  <w:rPr>
                    <w:rStyle w:val="Hyperlink"/>
                    <w:noProof/>
                  </w:rPr>
                </w:rPrChange>
              </w:rPr>
              <w:delText>D.5</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61" w:author="Jason Rhee" w:date="2024-10-23T17:21:00Z" w16du:dateUtc="2024-10-23T06:21:00Z">
                  <w:rPr>
                    <w:rStyle w:val="Hyperlink"/>
                    <w:noProof/>
                  </w:rPr>
                </w:rPrChange>
              </w:rPr>
              <w:delText>Line styles</w:delText>
            </w:r>
            <w:r w:rsidDel="00844960">
              <w:rPr>
                <w:noProof/>
                <w:webHidden/>
              </w:rPr>
              <w:tab/>
            </w:r>
            <w:r w:rsidR="00D10382" w:rsidDel="00844960">
              <w:rPr>
                <w:noProof/>
                <w:webHidden/>
              </w:rPr>
              <w:delText>95</w:delText>
            </w:r>
          </w:del>
        </w:p>
        <w:p w14:paraId="7C30FE13" w14:textId="0E9E5BDD" w:rsidR="00903D8C" w:rsidDel="00844960" w:rsidRDefault="00903D8C">
          <w:pPr>
            <w:pStyle w:val="TOC2"/>
            <w:rPr>
              <w:del w:id="86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63" w:author="Jason Rhee" w:date="2024-10-25T12:40:00Z" w16du:dateUtc="2024-10-25T01:40:00Z">
            <w:r w:rsidRPr="0035460E" w:rsidDel="00844960">
              <w:rPr>
                <w:rPrChange w:id="864" w:author="Jason Rhee" w:date="2024-10-23T17:21:00Z" w16du:dateUtc="2024-10-23T06:21:00Z">
                  <w:rPr>
                    <w:rStyle w:val="Hyperlink"/>
                    <w:noProof/>
                  </w:rPr>
                </w:rPrChange>
              </w:rPr>
              <w:delText>D.6</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65" w:author="Jason Rhee" w:date="2024-10-23T17:21:00Z" w16du:dateUtc="2024-10-23T06:21:00Z">
                  <w:rPr>
                    <w:rStyle w:val="Hyperlink"/>
                    <w:noProof/>
                  </w:rPr>
                </w:rPrChange>
              </w:rPr>
              <w:delText>Area Fills</w:delText>
            </w:r>
            <w:r w:rsidDel="00844960">
              <w:rPr>
                <w:noProof/>
                <w:webHidden/>
              </w:rPr>
              <w:tab/>
            </w:r>
            <w:r w:rsidR="00D10382" w:rsidDel="00844960">
              <w:rPr>
                <w:noProof/>
                <w:webHidden/>
              </w:rPr>
              <w:delText>96</w:delText>
            </w:r>
          </w:del>
        </w:p>
        <w:p w14:paraId="7E901E80" w14:textId="03F004FC" w:rsidR="00903D8C" w:rsidDel="00844960" w:rsidRDefault="00903D8C">
          <w:pPr>
            <w:pStyle w:val="TOC2"/>
            <w:rPr>
              <w:del w:id="86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67" w:author="Jason Rhee" w:date="2024-10-25T12:40:00Z" w16du:dateUtc="2024-10-25T01:40:00Z">
            <w:r w:rsidRPr="0035460E" w:rsidDel="00844960">
              <w:rPr>
                <w:rPrChange w:id="868" w:author="Jason Rhee" w:date="2024-10-23T17:21:00Z" w16du:dateUtc="2024-10-23T06:21:00Z">
                  <w:rPr>
                    <w:rStyle w:val="Hyperlink"/>
                    <w:noProof/>
                  </w:rPr>
                </w:rPrChange>
              </w:rPr>
              <w:delText>D.7</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69" w:author="Jason Rhee" w:date="2024-10-23T17:21:00Z" w16du:dateUtc="2024-10-23T06:21:00Z">
                  <w:rPr>
                    <w:rStyle w:val="Hyperlink"/>
                    <w:noProof/>
                  </w:rPr>
                </w:rPrChange>
              </w:rPr>
              <w:delText>Fonts</w:delText>
            </w:r>
            <w:r w:rsidDel="00844960">
              <w:rPr>
                <w:noProof/>
                <w:webHidden/>
              </w:rPr>
              <w:tab/>
            </w:r>
            <w:r w:rsidR="00D10382" w:rsidDel="00844960">
              <w:rPr>
                <w:noProof/>
                <w:webHidden/>
              </w:rPr>
              <w:delText>97</w:delText>
            </w:r>
          </w:del>
        </w:p>
        <w:p w14:paraId="79EF2196" w14:textId="004491F3" w:rsidR="00903D8C" w:rsidDel="00844960" w:rsidRDefault="00903D8C">
          <w:pPr>
            <w:pStyle w:val="TOC2"/>
            <w:rPr>
              <w:del w:id="87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71" w:author="Jason Rhee" w:date="2024-10-25T12:40:00Z" w16du:dateUtc="2024-10-25T01:40:00Z">
            <w:r w:rsidRPr="0035460E" w:rsidDel="00844960">
              <w:rPr>
                <w:rPrChange w:id="872" w:author="Jason Rhee" w:date="2024-10-23T17:21:00Z" w16du:dateUtc="2024-10-23T06:21:00Z">
                  <w:rPr>
                    <w:rStyle w:val="Hyperlink"/>
                    <w:noProof/>
                  </w:rPr>
                </w:rPrChange>
              </w:rPr>
              <w:delText>D.8</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73" w:author="Jason Rhee" w:date="2024-10-23T17:21:00Z" w16du:dateUtc="2024-10-23T06:21:00Z">
                  <w:rPr>
                    <w:rStyle w:val="Hyperlink"/>
                    <w:noProof/>
                  </w:rPr>
                </w:rPrChange>
              </w:rPr>
              <w:delText>Viewing Group</w:delText>
            </w:r>
            <w:r w:rsidDel="00844960">
              <w:rPr>
                <w:noProof/>
                <w:webHidden/>
              </w:rPr>
              <w:tab/>
            </w:r>
            <w:r w:rsidR="00D10382" w:rsidDel="00844960">
              <w:rPr>
                <w:noProof/>
                <w:webHidden/>
              </w:rPr>
              <w:delText>98</w:delText>
            </w:r>
          </w:del>
        </w:p>
        <w:p w14:paraId="65E878E4" w14:textId="2B41A25B" w:rsidR="00903D8C" w:rsidDel="00844960" w:rsidRDefault="00903D8C">
          <w:pPr>
            <w:pStyle w:val="TOC2"/>
            <w:rPr>
              <w:del w:id="874"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75" w:author="Jason Rhee" w:date="2024-10-25T12:40:00Z" w16du:dateUtc="2024-10-25T01:40:00Z">
            <w:r w:rsidRPr="0035460E" w:rsidDel="00844960">
              <w:rPr>
                <w:rPrChange w:id="876" w:author="Jason Rhee" w:date="2024-10-23T17:21:00Z" w16du:dateUtc="2024-10-23T06:21:00Z">
                  <w:rPr>
                    <w:rStyle w:val="Hyperlink"/>
                    <w:noProof/>
                  </w:rPr>
                </w:rPrChange>
              </w:rPr>
              <w:delText>D.9</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77" w:author="Jason Rhee" w:date="2024-10-23T17:21:00Z" w16du:dateUtc="2024-10-23T06:21:00Z">
                  <w:rPr>
                    <w:rStyle w:val="Hyperlink"/>
                    <w:noProof/>
                    <w:lang w:eastAsia="ko-KR"/>
                  </w:rPr>
                </w:rPrChange>
              </w:rPr>
              <w:delText>Viewing Group Layer</w:delText>
            </w:r>
            <w:r w:rsidDel="00844960">
              <w:rPr>
                <w:noProof/>
                <w:webHidden/>
              </w:rPr>
              <w:tab/>
            </w:r>
            <w:r w:rsidR="00D10382" w:rsidDel="00844960">
              <w:rPr>
                <w:noProof/>
                <w:webHidden/>
              </w:rPr>
              <w:delText>99</w:delText>
            </w:r>
          </w:del>
        </w:p>
        <w:p w14:paraId="2272B758" w14:textId="48447D81" w:rsidR="00903D8C" w:rsidDel="00844960" w:rsidRDefault="00903D8C">
          <w:pPr>
            <w:pStyle w:val="TOC2"/>
            <w:rPr>
              <w:del w:id="878"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79" w:author="Jason Rhee" w:date="2024-10-25T12:40:00Z" w16du:dateUtc="2024-10-25T01:40:00Z">
            <w:r w:rsidRPr="0035460E" w:rsidDel="00844960">
              <w:rPr>
                <w:rPrChange w:id="880" w:author="Jason Rhee" w:date="2024-10-23T17:21:00Z" w16du:dateUtc="2024-10-23T06:21:00Z">
                  <w:rPr>
                    <w:rStyle w:val="Hyperlink"/>
                    <w:noProof/>
                  </w:rPr>
                </w:rPrChange>
              </w:rPr>
              <w:delText>D.10</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81" w:author="Jason Rhee" w:date="2024-10-23T17:21:00Z" w16du:dateUtc="2024-10-23T06:21:00Z">
                  <w:rPr>
                    <w:rStyle w:val="Hyperlink"/>
                    <w:noProof/>
                    <w:lang w:eastAsia="ko-KR"/>
                  </w:rPr>
                </w:rPrChange>
              </w:rPr>
              <w:delText>Context</w:delText>
            </w:r>
            <w:r w:rsidDel="00844960">
              <w:rPr>
                <w:noProof/>
                <w:webHidden/>
              </w:rPr>
              <w:tab/>
            </w:r>
            <w:r w:rsidR="00D10382" w:rsidDel="00844960">
              <w:rPr>
                <w:noProof/>
                <w:webHidden/>
              </w:rPr>
              <w:delText>99</w:delText>
            </w:r>
          </w:del>
        </w:p>
        <w:p w14:paraId="25F06FC1" w14:textId="4AE05DFB" w:rsidR="00903D8C" w:rsidDel="00844960" w:rsidRDefault="00903D8C">
          <w:pPr>
            <w:pStyle w:val="TOC2"/>
            <w:rPr>
              <w:del w:id="882"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83" w:author="Jason Rhee" w:date="2024-10-25T12:40:00Z" w16du:dateUtc="2024-10-25T01:40:00Z">
            <w:r w:rsidRPr="0035460E" w:rsidDel="00844960">
              <w:rPr>
                <w:rPrChange w:id="884" w:author="Jason Rhee" w:date="2024-10-23T17:21:00Z" w16du:dateUtc="2024-10-23T06:21:00Z">
                  <w:rPr>
                    <w:rStyle w:val="Hyperlink"/>
                    <w:noProof/>
                  </w:rPr>
                </w:rPrChange>
              </w:rPr>
              <w:delText>D.11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85" w:author="Jason Rhee" w:date="2024-10-23T17:21:00Z" w16du:dateUtc="2024-10-23T06:21:00Z">
                  <w:rPr>
                    <w:rStyle w:val="Hyperlink"/>
                    <w:noProof/>
                  </w:rPr>
                </w:rPrChange>
              </w:rPr>
              <w:delText>Rules</w:delText>
            </w:r>
            <w:r w:rsidDel="00844960">
              <w:rPr>
                <w:noProof/>
                <w:webHidden/>
              </w:rPr>
              <w:tab/>
            </w:r>
            <w:r w:rsidR="00D10382" w:rsidDel="00844960">
              <w:rPr>
                <w:noProof/>
                <w:webHidden/>
              </w:rPr>
              <w:delText>100</w:delText>
            </w:r>
          </w:del>
        </w:p>
        <w:p w14:paraId="13FC0F37" w14:textId="2D8EF07E" w:rsidR="00903D8C" w:rsidDel="00844960" w:rsidRDefault="00903D8C" w:rsidP="00D31C77">
          <w:pPr>
            <w:pStyle w:val="TOC1"/>
            <w:tabs>
              <w:tab w:val="left" w:pos="10580"/>
            </w:tabs>
            <w:jc w:val="left"/>
            <w:rPr>
              <w:del w:id="88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87" w:author="Jason Rhee" w:date="2024-10-25T12:40:00Z" w16du:dateUtc="2024-10-25T01:40:00Z">
            <w:r w:rsidRPr="0035460E" w:rsidDel="00844960">
              <w:rPr>
                <w:rPrChange w:id="888" w:author="Jason Rhee" w:date="2024-10-23T17:21:00Z" w16du:dateUtc="2024-10-23T06:21:00Z">
                  <w:rPr>
                    <w:rStyle w:val="Hyperlink"/>
                    <w:noProof/>
                    <w14:scene3d>
                      <w14:camera w14:prst="orthographicFront"/>
                      <w14:lightRig w14:rig="threePt" w14:dir="t">
                        <w14:rot w14:lat="0" w14:lon="0" w14:rev="0"/>
                      </w14:lightRig>
                    </w14:scene3d>
                  </w:rPr>
                </w:rPrChange>
              </w:rPr>
              <w:delText>Annex E.</w:delText>
            </w:r>
            <w:r w:rsidRPr="0035460E" w:rsidDel="00844960">
              <w:rPr>
                <w:rPrChange w:id="889"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90" w:author="Jason Rhee" w:date="2024-10-23T17:21:00Z" w16du:dateUtc="2024-10-23T06:21:00Z">
                  <w:rPr>
                    <w:rStyle w:val="Hyperlink"/>
                    <w:noProof/>
                  </w:rPr>
                </w:rPrChange>
              </w:rPr>
              <w:delText>Data Validation Checks</w:delText>
            </w:r>
            <w:r w:rsidDel="00844960">
              <w:rPr>
                <w:noProof/>
                <w:webHidden/>
              </w:rPr>
              <w:tab/>
            </w:r>
            <w:r w:rsidR="00D10382" w:rsidDel="00844960">
              <w:rPr>
                <w:noProof/>
                <w:webHidden/>
              </w:rPr>
              <w:delText>102</w:delText>
            </w:r>
          </w:del>
        </w:p>
        <w:p w14:paraId="47E06B20" w14:textId="1D61D9E0" w:rsidR="00903D8C" w:rsidDel="00844960" w:rsidRDefault="00903D8C" w:rsidP="00D31C77">
          <w:pPr>
            <w:pStyle w:val="TOC1"/>
            <w:tabs>
              <w:tab w:val="left" w:pos="10580"/>
            </w:tabs>
            <w:jc w:val="left"/>
            <w:rPr>
              <w:del w:id="891"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92" w:author="Jason Rhee" w:date="2024-10-25T12:40:00Z" w16du:dateUtc="2024-10-25T01:40:00Z">
            <w:r w:rsidRPr="0035460E" w:rsidDel="00844960">
              <w:rPr>
                <w:rPrChange w:id="893" w:author="Jason Rhee" w:date="2024-10-23T17:21:00Z" w16du:dateUtc="2024-10-23T06:21:00Z">
                  <w:rPr>
                    <w:rStyle w:val="Hyperlink"/>
                    <w:noProof/>
                    <w14:scene3d>
                      <w14:camera w14:prst="orthographicFront"/>
                      <w14:lightRig w14:rig="threePt" w14:dir="t">
                        <w14:rot w14:lat="0" w14:lon="0" w14:rev="0"/>
                      </w14:lightRig>
                    </w14:scene3d>
                  </w:rPr>
                </w:rPrChange>
              </w:rPr>
              <w:delText>Annex F.</w:delText>
            </w:r>
            <w:r w:rsidRPr="0035460E" w:rsidDel="00844960">
              <w:rPr>
                <w:rPrChange w:id="894" w:author="Jason Rhee" w:date="2024-10-23T17:21:00Z" w16du:dateUtc="2024-10-23T06:21:00Z">
                  <w:rPr>
                    <w:rStyle w:val="Hyperlink"/>
                    <w:rFonts w:eastAsiaTheme="minorEastAsia"/>
                    <w:noProof/>
                    <w:lang w:eastAsia="ko-KR"/>
                    <w14:scene3d>
                      <w14:camera w14:prst="orthographicFront"/>
                      <w14:lightRig w14:rig="threePt" w14:dir="t">
                        <w14:rot w14:lat="0" w14:lon="0" w14:rev="0"/>
                      </w14:lightRig>
                    </w14:scene3d>
                  </w:rPr>
                </w:rPrChange>
              </w:rPr>
              <w:delText xml:space="preserve"> </w:delText>
            </w:r>
            <w:r w:rsidRPr="0035460E" w:rsidDel="00844960">
              <w:rPr>
                <w:rPrChange w:id="895" w:author="Jason Rhee" w:date="2024-10-23T17:21:00Z" w16du:dateUtc="2024-10-23T06:21:00Z">
                  <w:rPr>
                    <w:rStyle w:val="Hyperlink"/>
                    <w:noProof/>
                  </w:rPr>
                </w:rPrChange>
              </w:rPr>
              <w:delText>Geometry</w:delText>
            </w:r>
            <w:r w:rsidDel="00844960">
              <w:rPr>
                <w:noProof/>
                <w:webHidden/>
              </w:rPr>
              <w:tab/>
            </w:r>
            <w:r w:rsidR="00D10382" w:rsidDel="00844960">
              <w:rPr>
                <w:noProof/>
                <w:webHidden/>
              </w:rPr>
              <w:delText>104</w:delText>
            </w:r>
          </w:del>
        </w:p>
        <w:p w14:paraId="077A82AB" w14:textId="16753C34" w:rsidR="00903D8C" w:rsidDel="00844960" w:rsidRDefault="00903D8C">
          <w:pPr>
            <w:pStyle w:val="TOC2"/>
            <w:rPr>
              <w:del w:id="896"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897" w:author="Jason Rhee" w:date="2024-10-25T12:40:00Z" w16du:dateUtc="2024-10-25T01:40:00Z">
            <w:r w:rsidRPr="0035460E" w:rsidDel="00844960">
              <w:rPr>
                <w:rPrChange w:id="898" w:author="Jason Rhee" w:date="2024-10-23T17:21:00Z" w16du:dateUtc="2024-10-23T06:21:00Z">
                  <w:rPr>
                    <w:rStyle w:val="Hyperlink"/>
                    <w:noProof/>
                  </w:rPr>
                </w:rPrChange>
              </w:rPr>
              <w:delText>F.1</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899" w:author="Jason Rhee" w:date="2024-10-23T17:21:00Z" w16du:dateUtc="2024-10-23T06:21:00Z">
                  <w:rPr>
                    <w:rStyle w:val="Hyperlink"/>
                    <w:noProof/>
                  </w:rPr>
                </w:rPrChange>
              </w:rPr>
              <w:delText>Introduction</w:delText>
            </w:r>
            <w:r w:rsidDel="00844960">
              <w:rPr>
                <w:noProof/>
                <w:webHidden/>
              </w:rPr>
              <w:tab/>
            </w:r>
            <w:r w:rsidR="00D10382" w:rsidDel="00844960">
              <w:rPr>
                <w:noProof/>
                <w:webHidden/>
              </w:rPr>
              <w:delText>104</w:delText>
            </w:r>
          </w:del>
        </w:p>
        <w:p w14:paraId="01F39E03" w14:textId="52127FF3" w:rsidR="00903D8C" w:rsidDel="00844960" w:rsidRDefault="00903D8C">
          <w:pPr>
            <w:pStyle w:val="TOC2"/>
            <w:rPr>
              <w:del w:id="900" w:author="Jason Rhee" w:date="2024-10-25T12:40:00Z" w16du:dateUtc="2024-10-25T01:40:00Z"/>
              <w:rFonts w:asciiTheme="minorHAnsi" w:eastAsiaTheme="minorEastAsia" w:hAnsiTheme="minorHAnsi" w:cstheme="minorBidi"/>
              <w:b w:val="0"/>
              <w:noProof/>
              <w:kern w:val="2"/>
              <w:sz w:val="24"/>
              <w:szCs w:val="24"/>
              <w:lang w:val="en-AU" w:eastAsia="ko-KR"/>
              <w14:ligatures w14:val="standardContextual"/>
            </w:rPr>
          </w:pPr>
          <w:del w:id="901" w:author="Jason Rhee" w:date="2024-10-25T12:40:00Z" w16du:dateUtc="2024-10-25T01:40:00Z">
            <w:r w:rsidRPr="0035460E" w:rsidDel="00844960">
              <w:rPr>
                <w:rPrChange w:id="902" w:author="Jason Rhee" w:date="2024-10-23T17:21:00Z" w16du:dateUtc="2024-10-23T06:21:00Z">
                  <w:rPr>
                    <w:rStyle w:val="Hyperlink"/>
                    <w:noProof/>
                  </w:rPr>
                </w:rPrChange>
              </w:rPr>
              <w:delText>F.2</w:delText>
            </w:r>
            <w:r w:rsidDel="00844960">
              <w:rPr>
                <w:rFonts w:asciiTheme="minorHAnsi" w:eastAsiaTheme="minorEastAsia" w:hAnsiTheme="minorHAnsi" w:cstheme="minorBidi"/>
                <w:b w:val="0"/>
                <w:noProof/>
                <w:kern w:val="2"/>
                <w:sz w:val="24"/>
                <w:szCs w:val="24"/>
                <w:lang w:val="en-AU" w:eastAsia="ko-KR"/>
                <w14:ligatures w14:val="standardContextual"/>
              </w:rPr>
              <w:tab/>
            </w:r>
            <w:r w:rsidRPr="0035460E" w:rsidDel="00844960">
              <w:rPr>
                <w:rPrChange w:id="903" w:author="Jason Rhee" w:date="2024-10-23T17:21:00Z" w16du:dateUtc="2024-10-23T06:21:00Z">
                  <w:rPr>
                    <w:rStyle w:val="Hyperlink"/>
                    <w:noProof/>
                  </w:rPr>
                </w:rPrChange>
              </w:rPr>
              <w:delText>Geometric Operator Definitions</w:delText>
            </w:r>
            <w:r w:rsidDel="00844960">
              <w:rPr>
                <w:noProof/>
                <w:webHidden/>
              </w:rPr>
              <w:tab/>
            </w:r>
            <w:r w:rsidR="00D10382" w:rsidDel="00844960">
              <w:rPr>
                <w:noProof/>
                <w:webHidden/>
              </w:rPr>
              <w:delText>106</w:delText>
            </w:r>
          </w:del>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headerReference w:type="first" r:id="rId20"/>
          <w:footerReference w:type="first" r:id="rId21"/>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914" w:name="_Toc180596502"/>
      <w:bookmarkStart w:id="915" w:name="_Toc180752512"/>
      <w:bookmarkStart w:id="916" w:name="_Toc225648272"/>
      <w:bookmarkStart w:id="917" w:name="_Toc225065129"/>
      <w:bookmarkStart w:id="918" w:name="_Toc127463810"/>
      <w:bookmarkStart w:id="919" w:name="_Toc128125436"/>
      <w:bookmarkStart w:id="920" w:name="_Toc141176161"/>
      <w:bookmarkStart w:id="921" w:name="_Toc141176316"/>
      <w:bookmarkStart w:id="922" w:name="_Toc141176947"/>
      <w:r>
        <w:lastRenderedPageBreak/>
        <w:t>Summary of Substantive Changes</w:t>
      </w:r>
      <w:bookmarkEnd w:id="914"/>
      <w:bookmarkEnd w:id="915"/>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rsidDel="00381FC9" w14:paraId="3FA0BEF7" w14:textId="50B9AB6E" w:rsidTr="00CA0081">
        <w:trPr>
          <w:cantSplit/>
          <w:del w:id="923" w:author="Jason Rhee" w:date="2024-10-23T17:20:00Z"/>
        </w:trPr>
        <w:tc>
          <w:tcPr>
            <w:tcW w:w="7230" w:type="dxa"/>
          </w:tcPr>
          <w:p w14:paraId="5E3092E6" w14:textId="4BE8FA82" w:rsidR="006D3140" w:rsidRPr="00AB32A8" w:rsidDel="00381FC9" w:rsidRDefault="006D3140" w:rsidP="00AB32A8">
            <w:pPr>
              <w:suppressAutoHyphens/>
              <w:spacing w:before="60" w:after="60"/>
              <w:jc w:val="left"/>
              <w:rPr>
                <w:del w:id="924" w:author="Jason Rhee" w:date="2024-10-23T17:20:00Z" w16du:dateUtc="2024-10-23T06:20:00Z"/>
                <w:rFonts w:eastAsiaTheme="minorEastAsia" w:cs="Arial"/>
                <w:lang w:eastAsia="ko-KR"/>
              </w:rPr>
            </w:pPr>
            <w:del w:id="925" w:author="Jason Rhee" w:date="2024-10-23T17:20:00Z" w16du:dateUtc="2024-10-23T06:20:00Z">
              <w:r w:rsidDel="00381FC9">
                <w:rPr>
                  <w:rFonts w:eastAsiaTheme="minorEastAsia" w:cs="Arial" w:hint="eastAsia"/>
                  <w:lang w:eastAsia="ko-KR"/>
                </w:rPr>
                <w:delText>Corrected references, particularly to IEC 631</w:delText>
              </w:r>
              <w:r w:rsidR="00DC040C" w:rsidDel="00381FC9">
                <w:rPr>
                  <w:rFonts w:eastAsiaTheme="minorEastAsia" w:cs="Arial" w:hint="eastAsia"/>
                  <w:lang w:eastAsia="ko-KR"/>
                </w:rPr>
                <w:delText>7</w:delText>
              </w:r>
              <w:r w:rsidDel="00381FC9">
                <w:rPr>
                  <w:rFonts w:eastAsiaTheme="minorEastAsia" w:cs="Arial" w:hint="eastAsia"/>
                  <w:lang w:eastAsia="ko-KR"/>
                </w:rPr>
                <w:delText>3-1</w:delText>
              </w:r>
              <w:r w:rsidR="007C7DC3" w:rsidDel="00381FC9">
                <w:rPr>
                  <w:rFonts w:eastAsiaTheme="minorEastAsia" w:cs="Arial" w:hint="eastAsia"/>
                  <w:lang w:eastAsia="ko-KR"/>
                </w:rPr>
                <w:delText>.</w:delText>
              </w:r>
            </w:del>
          </w:p>
        </w:tc>
        <w:tc>
          <w:tcPr>
            <w:tcW w:w="2126" w:type="dxa"/>
          </w:tcPr>
          <w:p w14:paraId="08805DF2" w14:textId="64133A8A" w:rsidR="006D3140" w:rsidRPr="00AB32A8" w:rsidDel="00381FC9" w:rsidRDefault="006D3140" w:rsidP="00AB32A8">
            <w:pPr>
              <w:suppressAutoHyphens/>
              <w:spacing w:before="60" w:after="60"/>
              <w:jc w:val="left"/>
              <w:rPr>
                <w:del w:id="926" w:author="Jason Rhee" w:date="2024-10-23T17:20:00Z" w16du:dateUtc="2024-10-23T06:20:00Z"/>
                <w:rFonts w:eastAsiaTheme="minorEastAsia" w:cs="Arial"/>
                <w:b/>
                <w:lang w:eastAsia="ko-KR"/>
              </w:rPr>
            </w:pPr>
            <w:del w:id="927" w:author="Jason Rhee" w:date="2024-10-23T17:20:00Z" w16du:dateUtc="2024-10-23T06:20:00Z">
              <w:r w:rsidDel="00381FC9">
                <w:rPr>
                  <w:rFonts w:eastAsiaTheme="minorEastAsia" w:cs="Arial" w:hint="eastAsia"/>
                  <w:b/>
                  <w:lang w:eastAsia="ko-KR"/>
                </w:rPr>
                <w:delText>2.1</w:delText>
              </w:r>
              <w:r w:rsidR="003E054A" w:rsidDel="00381FC9">
                <w:rPr>
                  <w:rFonts w:eastAsiaTheme="minorEastAsia" w:cs="Arial" w:hint="eastAsia"/>
                  <w:b/>
                  <w:lang w:eastAsia="ko-KR"/>
                </w:rPr>
                <w:delText>, 18.4</w:delText>
              </w:r>
            </w:del>
          </w:p>
        </w:tc>
      </w:tr>
      <w:tr w:rsidR="009C6828" w:rsidRPr="008D0CFF" w:rsidDel="00381FC9" w14:paraId="3923FADF" w14:textId="51EBA5B2" w:rsidTr="00CA0081">
        <w:trPr>
          <w:cantSplit/>
          <w:del w:id="928" w:author="Jason Rhee" w:date="2024-10-23T17:20:00Z"/>
        </w:trPr>
        <w:tc>
          <w:tcPr>
            <w:tcW w:w="7230" w:type="dxa"/>
          </w:tcPr>
          <w:p w14:paraId="5802B9E9" w14:textId="7EC7C4DB" w:rsidR="009C6828" w:rsidDel="00381FC9" w:rsidRDefault="009C6828" w:rsidP="00AB32A8">
            <w:pPr>
              <w:suppressAutoHyphens/>
              <w:spacing w:before="60" w:after="60"/>
              <w:jc w:val="left"/>
              <w:rPr>
                <w:del w:id="929" w:author="Jason Rhee" w:date="2024-10-23T17:20:00Z" w16du:dateUtc="2024-10-23T06:20:00Z"/>
                <w:rFonts w:eastAsiaTheme="minorEastAsia" w:cs="Arial"/>
                <w:lang w:eastAsia="ko-KR"/>
              </w:rPr>
            </w:pPr>
            <w:del w:id="930" w:author="Jason Rhee" w:date="2024-10-23T17:20:00Z" w16du:dateUtc="2024-10-23T06:20:00Z">
              <w:r w:rsidDel="00381FC9">
                <w:rPr>
                  <w:rFonts w:cs="Arial"/>
                </w:rPr>
                <w:delText>Definition for “UKCM Service Provider” added.</w:delText>
              </w:r>
            </w:del>
          </w:p>
        </w:tc>
        <w:tc>
          <w:tcPr>
            <w:tcW w:w="2126" w:type="dxa"/>
          </w:tcPr>
          <w:p w14:paraId="7BA30C83" w14:textId="082015A9" w:rsidR="009C6828" w:rsidDel="00381FC9" w:rsidRDefault="009C6828" w:rsidP="00AB32A8">
            <w:pPr>
              <w:suppressAutoHyphens/>
              <w:spacing w:before="60" w:after="60"/>
              <w:jc w:val="left"/>
              <w:rPr>
                <w:del w:id="931" w:author="Jason Rhee" w:date="2024-10-23T17:20:00Z" w16du:dateUtc="2024-10-23T06:20:00Z"/>
                <w:rFonts w:eastAsiaTheme="minorEastAsia" w:cs="Arial"/>
                <w:b/>
                <w:lang w:eastAsia="ko-KR"/>
              </w:rPr>
            </w:pPr>
            <w:del w:id="932" w:author="Jason Rhee" w:date="2024-10-23T17:20:00Z" w16du:dateUtc="2024-10-23T06:20:00Z">
              <w:r w:rsidDel="00381FC9">
                <w:rPr>
                  <w:rFonts w:cs="Arial"/>
                  <w:b/>
                </w:rPr>
                <w:delText>3.2</w:delText>
              </w:r>
            </w:del>
          </w:p>
        </w:tc>
      </w:tr>
      <w:tr w:rsidR="00D1558C" w:rsidRPr="008D0CFF" w:rsidDel="00381FC9" w14:paraId="7CFB9472" w14:textId="5C0C3983" w:rsidTr="00CA0081">
        <w:trPr>
          <w:cantSplit/>
          <w:del w:id="933" w:author="Jason Rhee" w:date="2024-10-23T17:20:00Z"/>
        </w:trPr>
        <w:tc>
          <w:tcPr>
            <w:tcW w:w="7230" w:type="dxa"/>
          </w:tcPr>
          <w:p w14:paraId="114E56F8" w14:textId="3F31FF23" w:rsidR="00D1558C" w:rsidRPr="00AB32A8" w:rsidDel="00381FC9" w:rsidRDefault="00160CE0" w:rsidP="00AB32A8">
            <w:pPr>
              <w:suppressAutoHyphens/>
              <w:spacing w:before="60" w:after="60"/>
              <w:jc w:val="left"/>
              <w:rPr>
                <w:del w:id="934" w:author="Jason Rhee" w:date="2024-10-23T17:20:00Z" w16du:dateUtc="2024-10-23T06:20:00Z"/>
                <w:rFonts w:eastAsiaTheme="minorEastAsia" w:cs="Arial"/>
                <w:lang w:eastAsia="ko-KR"/>
              </w:rPr>
            </w:pPr>
            <w:del w:id="935" w:author="Jason Rhee" w:date="2024-10-23T17:20:00Z" w16du:dateUtc="2024-10-23T06:20:00Z">
              <w:r w:rsidDel="00381FC9">
                <w:rPr>
                  <w:rFonts w:eastAsiaTheme="minorEastAsia" w:cs="Arial" w:hint="eastAsia"/>
                  <w:lang w:eastAsia="ko-KR"/>
                </w:rPr>
                <w:delText xml:space="preserve">Emphasis of S-421 as preferred method of providing route information for S-129. </w:delText>
              </w:r>
            </w:del>
          </w:p>
        </w:tc>
        <w:tc>
          <w:tcPr>
            <w:tcW w:w="2126" w:type="dxa"/>
          </w:tcPr>
          <w:p w14:paraId="056B35CC" w14:textId="6A7D17F0" w:rsidR="00D1558C" w:rsidRPr="00AB32A8" w:rsidDel="00381FC9" w:rsidRDefault="00160CE0" w:rsidP="00AB32A8">
            <w:pPr>
              <w:suppressAutoHyphens/>
              <w:spacing w:before="60" w:after="60"/>
              <w:jc w:val="left"/>
              <w:rPr>
                <w:del w:id="936" w:author="Jason Rhee" w:date="2024-10-23T17:20:00Z" w16du:dateUtc="2024-10-23T06:20:00Z"/>
                <w:rFonts w:eastAsiaTheme="minorEastAsia" w:cs="Arial"/>
                <w:b/>
                <w:lang w:eastAsia="ko-KR"/>
              </w:rPr>
            </w:pPr>
            <w:del w:id="937" w:author="Jason Rhee" w:date="2024-10-23T17:20:00Z" w16du:dateUtc="2024-10-23T06:20:00Z">
              <w:r w:rsidDel="00381FC9">
                <w:rPr>
                  <w:rFonts w:eastAsiaTheme="minorEastAsia" w:cs="Arial" w:hint="eastAsia"/>
                  <w:b/>
                  <w:lang w:eastAsia="ko-KR"/>
                </w:rPr>
                <w:delText>4.1</w:delText>
              </w:r>
              <w:r w:rsidR="00146090" w:rsidDel="00381FC9">
                <w:rPr>
                  <w:rFonts w:eastAsiaTheme="minorEastAsia" w:cs="Arial" w:hint="eastAsia"/>
                  <w:b/>
                  <w:lang w:eastAsia="ko-KR"/>
                </w:rPr>
                <w:delText>, 7.1, .7.2.1.1</w:delText>
              </w:r>
              <w:r w:rsidR="005373BE" w:rsidDel="00381FC9">
                <w:rPr>
                  <w:rFonts w:eastAsiaTheme="minorEastAsia" w:cs="Arial" w:hint="eastAsia"/>
                  <w:b/>
                  <w:lang w:eastAsia="ko-KR"/>
                </w:rPr>
                <w:delText>, 19.2</w:delText>
              </w:r>
              <w:r w:rsidR="00AA3BC2" w:rsidDel="00381FC9">
                <w:rPr>
                  <w:rFonts w:eastAsiaTheme="minorEastAsia" w:cs="Arial" w:hint="eastAsia"/>
                  <w:b/>
                  <w:lang w:eastAsia="ko-KR"/>
                </w:rPr>
                <w:delText xml:space="preserve">, </w:delText>
              </w:r>
              <w:r w:rsidR="00AA3BC2" w:rsidRPr="00AB32A8" w:rsidDel="00381FC9">
                <w:rPr>
                  <w:rFonts w:eastAsiaTheme="minorEastAsia" w:cs="Arial"/>
                  <w:bCs/>
                  <w:lang w:eastAsia="ko-KR"/>
                </w:rPr>
                <w:delText>C.3.3, C.3.4</w:delText>
              </w:r>
            </w:del>
          </w:p>
        </w:tc>
      </w:tr>
      <w:tr w:rsidR="00DD30A6" w:rsidRPr="008D0CFF" w:rsidDel="00381FC9" w14:paraId="6D97E8B3" w14:textId="120B94A5" w:rsidTr="00CA0081">
        <w:trPr>
          <w:cantSplit/>
          <w:del w:id="938" w:author="Jason Rhee" w:date="2024-10-23T17:20:00Z"/>
        </w:trPr>
        <w:tc>
          <w:tcPr>
            <w:tcW w:w="7230" w:type="dxa"/>
          </w:tcPr>
          <w:p w14:paraId="34F837E8" w14:textId="143CF43D" w:rsidR="00DD30A6" w:rsidDel="00381FC9" w:rsidRDefault="00E84F38" w:rsidP="00AB32A8">
            <w:pPr>
              <w:suppressAutoHyphens/>
              <w:spacing w:before="60" w:after="60"/>
              <w:jc w:val="left"/>
              <w:rPr>
                <w:del w:id="939" w:author="Jason Rhee" w:date="2024-10-23T17:20:00Z" w16du:dateUtc="2024-10-23T06:20:00Z"/>
                <w:rFonts w:eastAsiaTheme="minorEastAsia" w:cs="Arial"/>
                <w:lang w:eastAsia="ko-KR"/>
              </w:rPr>
            </w:pPr>
            <w:del w:id="940" w:author="Jason Rhee" w:date="2024-10-23T17:20:00Z" w16du:dateUtc="2024-10-23T06:20:00Z">
              <w:r w:rsidDel="00381FC9">
                <w:rPr>
                  <w:rFonts w:eastAsiaTheme="minorEastAsia" w:cs="Arial" w:hint="eastAsia"/>
                  <w:lang w:eastAsia="ko-KR"/>
                </w:rPr>
                <w:delText>Amended UnderKeelClearancePlan as FeatureType, not MetaFeatureType</w:delText>
              </w:r>
              <w:r w:rsidR="007C7DC3" w:rsidDel="00381FC9">
                <w:rPr>
                  <w:rFonts w:eastAsiaTheme="minorEastAsia" w:cs="Arial" w:hint="eastAsia"/>
                  <w:lang w:eastAsia="ko-KR"/>
                </w:rPr>
                <w:delText>.</w:delText>
              </w:r>
            </w:del>
          </w:p>
        </w:tc>
        <w:tc>
          <w:tcPr>
            <w:tcW w:w="2126" w:type="dxa"/>
          </w:tcPr>
          <w:p w14:paraId="31859AFF" w14:textId="0B0320BC" w:rsidR="00DD30A6" w:rsidDel="00381FC9" w:rsidRDefault="004567BB" w:rsidP="00AB32A8">
            <w:pPr>
              <w:suppressAutoHyphens/>
              <w:spacing w:before="60" w:after="60"/>
              <w:jc w:val="left"/>
              <w:rPr>
                <w:del w:id="941" w:author="Jason Rhee" w:date="2024-10-23T17:20:00Z" w16du:dateUtc="2024-10-23T06:20:00Z"/>
                <w:rFonts w:eastAsiaTheme="minorEastAsia" w:cs="Arial"/>
                <w:b/>
                <w:lang w:eastAsia="ko-KR"/>
              </w:rPr>
            </w:pPr>
            <w:del w:id="942" w:author="Jason Rhee" w:date="2024-10-23T17:20:00Z" w16du:dateUtc="2024-10-23T06:20:00Z">
              <w:r w:rsidDel="00381FC9">
                <w:rPr>
                  <w:rFonts w:eastAsiaTheme="minorEastAsia" w:cs="Arial" w:hint="eastAsia"/>
                  <w:b/>
                  <w:lang w:eastAsia="ko-KR"/>
                </w:rPr>
                <w:delText xml:space="preserve">7.1, </w:delText>
              </w:r>
              <w:r w:rsidR="00F4471E" w:rsidDel="00381FC9">
                <w:rPr>
                  <w:rFonts w:eastAsiaTheme="minorEastAsia" w:cs="Arial" w:hint="eastAsia"/>
                  <w:b/>
                  <w:lang w:eastAsia="ko-KR"/>
                </w:rPr>
                <w:delText>7.2.1.1, C.7.1</w:delText>
              </w:r>
            </w:del>
          </w:p>
        </w:tc>
      </w:tr>
      <w:tr w:rsidR="00AD7320" w:rsidRPr="008D0CFF" w:rsidDel="00381FC9" w14:paraId="4212FD11" w14:textId="5F8CF60C" w:rsidTr="00CA0081">
        <w:trPr>
          <w:cantSplit/>
          <w:del w:id="943" w:author="Jason Rhee" w:date="2024-10-23T17:20:00Z"/>
        </w:trPr>
        <w:tc>
          <w:tcPr>
            <w:tcW w:w="7230" w:type="dxa"/>
          </w:tcPr>
          <w:p w14:paraId="6022E17D" w14:textId="1DD925AE" w:rsidR="00AD7320" w:rsidDel="00381FC9" w:rsidRDefault="00871D38" w:rsidP="00AB32A8">
            <w:pPr>
              <w:suppressAutoHyphens/>
              <w:spacing w:before="60" w:after="60"/>
              <w:jc w:val="left"/>
              <w:rPr>
                <w:del w:id="944" w:author="Jason Rhee" w:date="2024-10-23T17:20:00Z" w16du:dateUtc="2024-10-23T06:20:00Z"/>
                <w:rFonts w:eastAsiaTheme="minorEastAsia" w:cs="Arial"/>
                <w:lang w:eastAsia="ko-KR"/>
              </w:rPr>
            </w:pPr>
            <w:del w:id="945" w:author="Jason Rhee" w:date="2024-10-23T17:20:00Z" w16du:dateUtc="2024-10-23T06:20:00Z">
              <w:r w:rsidDel="00381FC9">
                <w:rPr>
                  <w:rFonts w:eastAsiaTheme="minorEastAsia" w:cs="Arial" w:hint="eastAsia"/>
                  <w:lang w:eastAsia="ko-KR"/>
                </w:rPr>
                <w:delText>Data model UML diagram updated to reflect updates</w:delText>
              </w:r>
              <w:r w:rsidR="007C7DC3" w:rsidDel="00381FC9">
                <w:rPr>
                  <w:rFonts w:eastAsiaTheme="minorEastAsia" w:cs="Arial" w:hint="eastAsia"/>
                  <w:lang w:eastAsia="ko-KR"/>
                </w:rPr>
                <w:delText>.</w:delText>
              </w:r>
            </w:del>
          </w:p>
        </w:tc>
        <w:tc>
          <w:tcPr>
            <w:tcW w:w="2126" w:type="dxa"/>
          </w:tcPr>
          <w:p w14:paraId="35315EEA" w14:textId="150E4580" w:rsidR="00AD7320" w:rsidDel="00381FC9" w:rsidRDefault="00871D38" w:rsidP="00AB32A8">
            <w:pPr>
              <w:suppressAutoHyphens/>
              <w:spacing w:before="60" w:after="60"/>
              <w:jc w:val="left"/>
              <w:rPr>
                <w:del w:id="946" w:author="Jason Rhee" w:date="2024-10-23T17:20:00Z" w16du:dateUtc="2024-10-23T06:20:00Z"/>
                <w:rFonts w:eastAsiaTheme="minorEastAsia" w:cs="Arial"/>
                <w:b/>
                <w:lang w:eastAsia="ko-KR"/>
              </w:rPr>
            </w:pPr>
            <w:del w:id="947" w:author="Jason Rhee" w:date="2024-10-23T17:20:00Z" w16du:dateUtc="2024-10-23T06:20:00Z">
              <w:r w:rsidDel="00381FC9">
                <w:rPr>
                  <w:rFonts w:eastAsiaTheme="minorEastAsia" w:cs="Arial" w:hint="eastAsia"/>
                  <w:b/>
                  <w:lang w:eastAsia="ko-KR"/>
                </w:rPr>
                <w:delText>7.2</w:delText>
              </w:r>
            </w:del>
          </w:p>
        </w:tc>
      </w:tr>
      <w:tr w:rsidR="00325F62" w:rsidRPr="008D0CFF" w:rsidDel="00381FC9" w14:paraId="67772074" w14:textId="5530C07A" w:rsidTr="00CA0081">
        <w:trPr>
          <w:cantSplit/>
          <w:del w:id="948" w:author="Jason Rhee" w:date="2024-10-23T17:20:00Z"/>
        </w:trPr>
        <w:tc>
          <w:tcPr>
            <w:tcW w:w="7230" w:type="dxa"/>
          </w:tcPr>
          <w:p w14:paraId="406BA13F" w14:textId="550822CC" w:rsidR="00325F62" w:rsidDel="00381FC9" w:rsidRDefault="00325F62" w:rsidP="00AB32A8">
            <w:pPr>
              <w:suppressAutoHyphens/>
              <w:spacing w:before="60" w:after="60"/>
              <w:jc w:val="left"/>
              <w:rPr>
                <w:del w:id="949" w:author="Jason Rhee" w:date="2024-10-23T17:20:00Z" w16du:dateUtc="2024-10-23T06:20:00Z"/>
                <w:rFonts w:eastAsiaTheme="minorEastAsia" w:cs="Arial"/>
                <w:lang w:eastAsia="ko-KR"/>
              </w:rPr>
            </w:pPr>
            <w:del w:id="950" w:author="Jason Rhee" w:date="2024-10-23T17:20:00Z" w16du:dateUtc="2024-10-23T06:20:00Z">
              <w:r w:rsidDel="00381FC9">
                <w:rPr>
                  <w:rFonts w:eastAsiaTheme="minorEastAsia" w:cs="Arial" w:hint="eastAsia"/>
                  <w:lang w:eastAsia="ko-KR"/>
                </w:rPr>
                <w:delText>UnderKeelClearancePlanArea feature added</w:delText>
              </w:r>
              <w:r w:rsidR="007C7DC3" w:rsidDel="00381FC9">
                <w:rPr>
                  <w:rFonts w:eastAsiaTheme="minorEastAsia" w:cs="Arial" w:hint="eastAsia"/>
                  <w:lang w:eastAsia="ko-KR"/>
                </w:rPr>
                <w:delText>.</w:delText>
              </w:r>
            </w:del>
          </w:p>
        </w:tc>
        <w:tc>
          <w:tcPr>
            <w:tcW w:w="2126" w:type="dxa"/>
          </w:tcPr>
          <w:p w14:paraId="7C15B2BE" w14:textId="0AC225CC" w:rsidR="00325F62" w:rsidDel="00381FC9" w:rsidRDefault="000640C7" w:rsidP="00B447BA">
            <w:pPr>
              <w:suppressAutoHyphens/>
              <w:spacing w:before="60" w:after="60"/>
              <w:jc w:val="left"/>
              <w:rPr>
                <w:del w:id="951" w:author="Jason Rhee" w:date="2024-10-23T17:20:00Z" w16du:dateUtc="2024-10-23T06:20:00Z"/>
                <w:rFonts w:eastAsiaTheme="minorEastAsia" w:cs="Arial"/>
                <w:b/>
                <w:lang w:eastAsia="ko-KR"/>
              </w:rPr>
            </w:pPr>
            <w:del w:id="952" w:author="Jason Rhee" w:date="2024-10-23T17:20:00Z" w16du:dateUtc="2024-10-23T06:20:00Z">
              <w:r w:rsidDel="00381FC9">
                <w:rPr>
                  <w:rFonts w:eastAsiaTheme="minorEastAsia" w:cs="Arial" w:hint="eastAsia"/>
                  <w:b/>
                  <w:lang w:eastAsia="ko-KR"/>
                </w:rPr>
                <w:delText xml:space="preserve">7.2, </w:delText>
              </w:r>
              <w:r w:rsidR="00712F29" w:rsidDel="00381FC9">
                <w:rPr>
                  <w:rFonts w:eastAsiaTheme="minorEastAsia" w:cs="Arial" w:hint="eastAsia"/>
                  <w:b/>
                  <w:lang w:eastAsia="ko-KR"/>
                </w:rPr>
                <w:delText xml:space="preserve">7.2.1.2, </w:delText>
              </w:r>
              <w:r w:rsidR="00A7728A" w:rsidDel="00381FC9">
                <w:rPr>
                  <w:rFonts w:eastAsiaTheme="minorEastAsia" w:cs="Arial" w:hint="eastAsia"/>
                  <w:b/>
                  <w:lang w:eastAsia="ko-KR"/>
                </w:rPr>
                <w:delText xml:space="preserve">7.2.2, </w:delText>
              </w:r>
              <w:r w:rsidR="00A7667C" w:rsidRPr="00AB32A8" w:rsidDel="00381FC9">
                <w:rPr>
                  <w:rFonts w:eastAsiaTheme="minorEastAsia" w:cs="Arial"/>
                  <w:bCs/>
                  <w:lang w:eastAsia="ko-KR"/>
                </w:rPr>
                <w:delText>9</w:delText>
              </w:r>
              <w:r w:rsidR="00A7667C" w:rsidDel="00381FC9">
                <w:rPr>
                  <w:rFonts w:eastAsiaTheme="minorEastAsia" w:cs="Arial" w:hint="eastAsia"/>
                  <w:b/>
                  <w:lang w:eastAsia="ko-KR"/>
                </w:rPr>
                <w:delText xml:space="preserve">, </w:delText>
              </w:r>
              <w:r w:rsidR="00B235BC" w:rsidDel="00381FC9">
                <w:rPr>
                  <w:rFonts w:eastAsiaTheme="minorEastAsia" w:cs="Arial" w:hint="eastAsia"/>
                  <w:b/>
                  <w:lang w:eastAsia="ko-KR"/>
                </w:rPr>
                <w:delText>A.2,</w:delText>
              </w:r>
              <w:r w:rsidR="00B235BC" w:rsidRPr="00625D4D" w:rsidDel="00381FC9">
                <w:rPr>
                  <w:rFonts w:eastAsiaTheme="minorEastAsia" w:cs="Arial" w:hint="eastAsia"/>
                  <w:b/>
                  <w:lang w:eastAsia="ko-KR"/>
                </w:rPr>
                <w:delText xml:space="preserve"> A.6</w:delText>
              </w:r>
              <w:r w:rsidR="00B235BC" w:rsidDel="00381FC9">
                <w:rPr>
                  <w:rFonts w:eastAsiaTheme="minorEastAsia" w:cs="Arial" w:hint="eastAsia"/>
                  <w:b/>
                  <w:lang w:eastAsia="ko-KR"/>
                </w:rPr>
                <w:delText>, B.2.3, B.2.5, B.2.7, C.6.1,C.7.2, D.9.2</w:delText>
              </w:r>
            </w:del>
          </w:p>
        </w:tc>
      </w:tr>
      <w:tr w:rsidR="00FA75DB" w:rsidRPr="008D0CFF" w:rsidDel="00381FC9" w14:paraId="4E4C9106" w14:textId="402F581F" w:rsidTr="00CA0081">
        <w:trPr>
          <w:cantSplit/>
          <w:del w:id="953" w:author="Jason Rhee" w:date="2024-10-23T17:20:00Z"/>
        </w:trPr>
        <w:tc>
          <w:tcPr>
            <w:tcW w:w="7230" w:type="dxa"/>
          </w:tcPr>
          <w:p w14:paraId="41938AF9" w14:textId="7257BB5A" w:rsidR="00FA75DB" w:rsidRPr="00FA75DB" w:rsidDel="00381FC9" w:rsidRDefault="00FA75DB" w:rsidP="00AB32A8">
            <w:pPr>
              <w:suppressAutoHyphens/>
              <w:spacing w:before="60" w:after="60"/>
              <w:jc w:val="left"/>
              <w:rPr>
                <w:del w:id="954" w:author="Jason Rhee" w:date="2024-10-23T17:20:00Z" w16du:dateUtc="2024-10-23T06:20:00Z"/>
                <w:rFonts w:eastAsiaTheme="minorEastAsia" w:cs="Arial"/>
                <w:lang w:eastAsia="ko-KR"/>
              </w:rPr>
            </w:pPr>
            <w:del w:id="955" w:author="Jason Rhee" w:date="2024-10-23T17:20:00Z" w16du:dateUtc="2024-10-23T06:20:00Z">
              <w:r w:rsidDel="00381FC9">
                <w:rPr>
                  <w:rFonts w:eastAsiaTheme="minorEastAsia" w:cs="Arial" w:hint="eastAsia"/>
                  <w:lang w:eastAsia="ko-KR"/>
                </w:rPr>
                <w:delText xml:space="preserve">Simple attribute </w:delText>
              </w:r>
              <w:r w:rsidDel="00381FC9">
                <w:rPr>
                  <w:rFonts w:eastAsiaTheme="minorEastAsia" w:cs="Arial"/>
                  <w:lang w:eastAsia="ko-KR"/>
                </w:rPr>
                <w:delText>“</w:delText>
              </w:r>
              <w:r w:rsidDel="00381FC9">
                <w:rPr>
                  <w:rFonts w:eastAsiaTheme="minorEastAsia" w:cs="Arial" w:hint="eastAsia"/>
                  <w:lang w:eastAsia="ko-KR"/>
                </w:rPr>
                <w:delText>name</w:delText>
              </w:r>
              <w:r w:rsidDel="00381FC9">
                <w:rPr>
                  <w:rFonts w:eastAsiaTheme="minorEastAsia" w:cs="Arial"/>
                  <w:lang w:eastAsia="ko-KR"/>
                </w:rPr>
                <w:delText>”</w:delText>
              </w:r>
              <w:r w:rsidDel="00381FC9">
                <w:rPr>
                  <w:rFonts w:eastAsiaTheme="minorEastAsia" w:cs="Arial" w:hint="eastAsia"/>
                  <w:lang w:eastAsia="ko-KR"/>
                </w:rPr>
                <w:delText xml:space="preserve"> replaced with complex attribute </w:delText>
              </w:r>
              <w:r w:rsidDel="00381FC9">
                <w:rPr>
                  <w:rFonts w:eastAsiaTheme="minorEastAsia" w:cs="Arial"/>
                  <w:lang w:eastAsia="ko-KR"/>
                </w:rPr>
                <w:delText>“</w:delText>
              </w:r>
              <w:r w:rsidDel="00381FC9">
                <w:rPr>
                  <w:rFonts w:eastAsiaTheme="minorEastAsia" w:cs="Arial" w:hint="eastAsia"/>
                  <w:lang w:eastAsia="ko-KR"/>
                </w:rPr>
                <w:delText>featureName</w:delText>
              </w:r>
              <w:r w:rsidDel="00381FC9">
                <w:rPr>
                  <w:rFonts w:eastAsiaTheme="minorEastAsia" w:cs="Arial"/>
                  <w:lang w:eastAsia="ko-KR"/>
                </w:rPr>
                <w:delText>”</w:delText>
              </w:r>
              <w:r w:rsidDel="00381FC9">
                <w:rPr>
                  <w:rFonts w:eastAsiaTheme="minorEastAsia" w:cs="Arial" w:hint="eastAsia"/>
                  <w:lang w:eastAsia="ko-KR"/>
                </w:rPr>
                <w:delText xml:space="preserve"> in UnderKeelClearanceControlPoint feature</w:delText>
              </w:r>
              <w:r w:rsidR="003F6B63" w:rsidDel="00381FC9">
                <w:rPr>
                  <w:rFonts w:eastAsiaTheme="minorEastAsia" w:cs="Arial" w:hint="eastAsia"/>
                  <w:lang w:eastAsia="ko-KR"/>
                </w:rPr>
                <w:delText xml:space="preserve">. A new attribute </w:delText>
              </w:r>
              <w:r w:rsidR="003F6B63" w:rsidDel="00381FC9">
                <w:rPr>
                  <w:rFonts w:eastAsiaTheme="minorEastAsia" w:cs="Arial"/>
                  <w:lang w:eastAsia="ko-KR"/>
                </w:rPr>
                <w:delText>“</w:delText>
              </w:r>
              <w:r w:rsidR="003F6B63" w:rsidDel="00381FC9">
                <w:rPr>
                  <w:rFonts w:eastAsiaTheme="minorEastAsia" w:cs="Arial" w:hint="eastAsia"/>
                  <w:lang w:eastAsia="ko-KR"/>
                </w:rPr>
                <w:delText>nameUsage</w:delText>
              </w:r>
              <w:r w:rsidR="003F6B63" w:rsidDel="00381FC9">
                <w:rPr>
                  <w:rFonts w:eastAsiaTheme="minorEastAsia" w:cs="Arial"/>
                  <w:lang w:eastAsia="ko-KR"/>
                </w:rPr>
                <w:delText>”</w:delText>
              </w:r>
              <w:r w:rsidR="003F6B63" w:rsidDel="00381FC9">
                <w:rPr>
                  <w:rFonts w:eastAsiaTheme="minorEastAsia" w:cs="Arial" w:hint="eastAsia"/>
                  <w:lang w:eastAsia="ko-KR"/>
                </w:rPr>
                <w:delText xml:space="preserve"> used as sub-attribute to </w:delText>
              </w:r>
              <w:r w:rsidR="003F6B63" w:rsidDel="00381FC9">
                <w:rPr>
                  <w:rFonts w:eastAsiaTheme="minorEastAsia" w:cs="Arial"/>
                  <w:lang w:eastAsia="ko-KR"/>
                </w:rPr>
                <w:delText>“</w:delText>
              </w:r>
              <w:r w:rsidR="003F6B63" w:rsidDel="00381FC9">
                <w:rPr>
                  <w:rFonts w:eastAsiaTheme="minorEastAsia" w:cs="Arial" w:hint="eastAsia"/>
                  <w:lang w:eastAsia="ko-KR"/>
                </w:rPr>
                <w:delText>featureName</w:delText>
              </w:r>
              <w:r w:rsidR="003F6B63" w:rsidDel="00381FC9">
                <w:rPr>
                  <w:rFonts w:eastAsiaTheme="minorEastAsia" w:cs="Arial"/>
                  <w:lang w:eastAsia="ko-KR"/>
                </w:rPr>
                <w:delText>”</w:delText>
              </w:r>
              <w:r w:rsidR="003F6B63" w:rsidDel="00381FC9">
                <w:rPr>
                  <w:rFonts w:eastAsiaTheme="minorEastAsia" w:cs="Arial" w:hint="eastAsia"/>
                  <w:lang w:eastAsia="ko-KR"/>
                </w:rPr>
                <w:delText>.</w:delText>
              </w:r>
            </w:del>
          </w:p>
        </w:tc>
        <w:tc>
          <w:tcPr>
            <w:tcW w:w="2126" w:type="dxa"/>
          </w:tcPr>
          <w:p w14:paraId="54474C72" w14:textId="48354F48" w:rsidR="00FA75DB" w:rsidDel="00381FC9" w:rsidRDefault="00EB2B76" w:rsidP="00B447BA">
            <w:pPr>
              <w:suppressAutoHyphens/>
              <w:spacing w:before="60" w:after="60"/>
              <w:jc w:val="left"/>
              <w:rPr>
                <w:del w:id="956" w:author="Jason Rhee" w:date="2024-10-23T17:20:00Z" w16du:dateUtc="2024-10-23T06:20:00Z"/>
                <w:rFonts w:eastAsiaTheme="minorEastAsia" w:cs="Arial"/>
                <w:b/>
                <w:lang w:eastAsia="ko-KR"/>
              </w:rPr>
            </w:pPr>
            <w:del w:id="957" w:author="Jason Rhee" w:date="2024-10-23T17:20:00Z" w16du:dateUtc="2024-10-23T06:20:00Z">
              <w:r w:rsidDel="00381FC9">
                <w:rPr>
                  <w:rFonts w:eastAsiaTheme="minorEastAsia" w:cs="Arial" w:hint="eastAsia"/>
                  <w:b/>
                  <w:lang w:eastAsia="ko-KR"/>
                </w:rPr>
                <w:delText xml:space="preserve">7.2, 7.2.1, </w:delText>
              </w:r>
              <w:r w:rsidR="009A6260" w:rsidDel="00381FC9">
                <w:rPr>
                  <w:rFonts w:eastAsiaTheme="minorEastAsia" w:cs="Arial" w:hint="eastAsia"/>
                  <w:b/>
                  <w:lang w:eastAsia="ko-KR"/>
                </w:rPr>
                <w:delText xml:space="preserve"> 7.2.3.2, 8.2.4.2, </w:delText>
              </w:r>
              <w:r w:rsidR="00147678" w:rsidDel="00381FC9">
                <w:rPr>
                  <w:rFonts w:eastAsiaTheme="minorEastAsia" w:cs="Arial" w:hint="eastAsia"/>
                  <w:b/>
                  <w:lang w:eastAsia="ko-KR"/>
                </w:rPr>
                <w:delText xml:space="preserve">A.5, </w:delText>
              </w:r>
              <w:r w:rsidR="004F3F6C" w:rsidDel="00381FC9">
                <w:rPr>
                  <w:rFonts w:eastAsiaTheme="minorEastAsia" w:cs="Arial" w:hint="eastAsia"/>
                  <w:b/>
                  <w:lang w:eastAsia="ko-KR"/>
                </w:rPr>
                <w:delText xml:space="preserve">A,8,9, </w:delText>
              </w:r>
              <w:r w:rsidR="00E92FDB" w:rsidDel="00381FC9">
                <w:rPr>
                  <w:rFonts w:eastAsiaTheme="minorEastAsia" w:cs="Arial" w:hint="eastAsia"/>
                  <w:b/>
                  <w:lang w:eastAsia="ko-KR"/>
                </w:rPr>
                <w:delText>B.2,</w:delText>
              </w:r>
              <w:r w:rsidR="007105A5" w:rsidDel="00381FC9">
                <w:rPr>
                  <w:rFonts w:eastAsiaTheme="minorEastAsia" w:cs="Arial" w:hint="eastAsia"/>
                  <w:b/>
                  <w:lang w:eastAsia="ko-KR"/>
                </w:rPr>
                <w:delText xml:space="preserve">5, B.2.11, </w:delText>
              </w:r>
              <w:r w:rsidR="00177013" w:rsidDel="00381FC9">
                <w:rPr>
                  <w:rFonts w:eastAsiaTheme="minorEastAsia" w:cs="Arial" w:hint="eastAsia"/>
                  <w:b/>
                  <w:lang w:eastAsia="ko-KR"/>
                </w:rPr>
                <w:delText>B.3.1</w:delText>
              </w:r>
              <w:r w:rsidR="007E6C94" w:rsidDel="00381FC9">
                <w:rPr>
                  <w:rFonts w:eastAsiaTheme="minorEastAsia" w:cs="Arial" w:hint="eastAsia"/>
                  <w:b/>
                  <w:lang w:eastAsia="ko-KR"/>
                </w:rPr>
                <w:delText xml:space="preserve">, </w:delText>
              </w:r>
              <w:r w:rsidR="007B6B5C" w:rsidDel="00381FC9">
                <w:rPr>
                  <w:rFonts w:eastAsiaTheme="minorEastAsia" w:cs="Arial" w:hint="eastAsia"/>
                  <w:b/>
                  <w:lang w:eastAsia="ko-KR"/>
                </w:rPr>
                <w:delText xml:space="preserve">C.4.1, </w:delText>
              </w:r>
              <w:r w:rsidR="00BF40B3" w:rsidDel="00381FC9">
                <w:rPr>
                  <w:rFonts w:eastAsiaTheme="minorEastAsia" w:cs="Arial" w:hint="eastAsia"/>
                  <w:b/>
                  <w:lang w:eastAsia="ko-KR"/>
                </w:rPr>
                <w:delText xml:space="preserve">C.5.2, </w:delText>
              </w:r>
              <w:r w:rsidR="00E13BF7" w:rsidDel="00381FC9">
                <w:rPr>
                  <w:rFonts w:eastAsiaTheme="minorEastAsia" w:cs="Arial" w:hint="eastAsia"/>
                  <w:b/>
                  <w:lang w:eastAsia="ko-KR"/>
                </w:rPr>
                <w:delText>C.7.5</w:delText>
              </w:r>
            </w:del>
          </w:p>
        </w:tc>
      </w:tr>
      <w:tr w:rsidR="00871D38" w:rsidRPr="008D0CFF" w:rsidDel="00381FC9" w14:paraId="0D53F995" w14:textId="7B2498A5" w:rsidTr="00CA0081">
        <w:trPr>
          <w:cantSplit/>
          <w:del w:id="958" w:author="Jason Rhee" w:date="2024-10-23T17:20:00Z"/>
        </w:trPr>
        <w:tc>
          <w:tcPr>
            <w:tcW w:w="7230" w:type="dxa"/>
          </w:tcPr>
          <w:p w14:paraId="19B77619" w14:textId="3DC78C6B" w:rsidR="00871D38" w:rsidDel="00381FC9" w:rsidRDefault="00834D9F" w:rsidP="00AB32A8">
            <w:pPr>
              <w:suppressAutoHyphens/>
              <w:spacing w:before="60" w:after="60"/>
              <w:jc w:val="left"/>
              <w:rPr>
                <w:del w:id="959" w:author="Jason Rhee" w:date="2024-10-23T17:20:00Z" w16du:dateUtc="2024-10-23T06:20:00Z"/>
                <w:rFonts w:eastAsiaTheme="minorEastAsia" w:cs="Arial"/>
                <w:lang w:eastAsia="ko-KR"/>
              </w:rPr>
            </w:pPr>
            <w:del w:id="960" w:author="Jason Rhee" w:date="2024-10-23T17:20:00Z" w16du:dateUtc="2024-10-23T06:20:00Z">
              <w:r w:rsidDel="00381FC9">
                <w:rPr>
                  <w:rFonts w:eastAsiaTheme="minorEastAsia" w:cs="Arial" w:hint="eastAsia"/>
                  <w:lang w:eastAsia="ko-KR"/>
                </w:rPr>
                <w:delText>interoperabilityIdentifier attribute added to all features</w:delText>
              </w:r>
              <w:r w:rsidR="007C7DC3" w:rsidDel="00381FC9">
                <w:rPr>
                  <w:rFonts w:eastAsiaTheme="minorEastAsia" w:cs="Arial" w:hint="eastAsia"/>
                  <w:lang w:eastAsia="ko-KR"/>
                </w:rPr>
                <w:delText>.</w:delText>
              </w:r>
            </w:del>
          </w:p>
        </w:tc>
        <w:tc>
          <w:tcPr>
            <w:tcW w:w="2126" w:type="dxa"/>
          </w:tcPr>
          <w:p w14:paraId="2E3A4ACA" w14:textId="3268D79E" w:rsidR="00871D38" w:rsidDel="00381FC9" w:rsidRDefault="00B447BA" w:rsidP="00AB32A8">
            <w:pPr>
              <w:suppressAutoHyphens/>
              <w:spacing w:before="60" w:after="60"/>
              <w:jc w:val="left"/>
              <w:rPr>
                <w:del w:id="961" w:author="Jason Rhee" w:date="2024-10-23T17:20:00Z" w16du:dateUtc="2024-10-23T06:20:00Z"/>
                <w:rFonts w:eastAsiaTheme="minorEastAsia" w:cs="Arial"/>
                <w:b/>
                <w:lang w:eastAsia="ko-KR"/>
              </w:rPr>
            </w:pPr>
            <w:del w:id="962" w:author="Jason Rhee" w:date="2024-10-23T17:20:00Z" w16du:dateUtc="2024-10-23T06:20:00Z">
              <w:r w:rsidDel="00381FC9">
                <w:rPr>
                  <w:rFonts w:eastAsiaTheme="minorEastAsia" w:cs="Arial" w:hint="eastAsia"/>
                  <w:b/>
                  <w:lang w:eastAsia="ko-KR"/>
                </w:rPr>
                <w:delText>7.2.1</w:delText>
              </w:r>
              <w:r w:rsidR="00803694" w:rsidDel="00381FC9">
                <w:rPr>
                  <w:rFonts w:eastAsiaTheme="minorEastAsia" w:cs="Arial" w:hint="eastAsia"/>
                  <w:b/>
                  <w:lang w:eastAsia="ko-KR"/>
                </w:rPr>
                <w:delText>.1</w:delText>
              </w:r>
              <w:r w:rsidDel="00381FC9">
                <w:rPr>
                  <w:rFonts w:eastAsiaTheme="minorEastAsia" w:cs="Arial" w:hint="eastAsia"/>
                  <w:b/>
                  <w:lang w:eastAsia="ko-KR"/>
                </w:rPr>
                <w:delText xml:space="preserve">, </w:delText>
              </w:r>
              <w:r w:rsidR="00803694" w:rsidDel="00381FC9">
                <w:rPr>
                  <w:rFonts w:eastAsiaTheme="minorEastAsia" w:cs="Arial" w:hint="eastAsia"/>
                  <w:b/>
                  <w:lang w:eastAsia="ko-KR"/>
                </w:rPr>
                <w:delText xml:space="preserve">7.2.1.2, 7.2.1.3, 7.2.1.4, 7.2.1.5, </w:delText>
              </w:r>
              <w:r w:rsidDel="00381FC9">
                <w:rPr>
                  <w:rFonts w:eastAsiaTheme="minorEastAsia" w:cs="Arial" w:hint="eastAsia"/>
                  <w:b/>
                  <w:lang w:eastAsia="ko-KR"/>
                </w:rPr>
                <w:delText>A.1, A.2, A.3, A.4, A.5, B.2.6, B.2.7, B.2.8, B.2.9</w:delText>
              </w:r>
              <w:r w:rsidR="004732A3" w:rsidDel="00381FC9">
                <w:rPr>
                  <w:rFonts w:eastAsiaTheme="minorEastAsia" w:cs="Arial" w:hint="eastAsia"/>
                  <w:b/>
                  <w:lang w:eastAsia="ko-KR"/>
                </w:rPr>
                <w:delText>, B.2.10</w:delText>
              </w:r>
              <w:r w:rsidR="00593EA5" w:rsidDel="00381FC9">
                <w:rPr>
                  <w:rFonts w:eastAsiaTheme="minorEastAsia" w:cs="Arial" w:hint="eastAsia"/>
                  <w:b/>
                  <w:lang w:eastAsia="ko-KR"/>
                </w:rPr>
                <w:delText>, C.3.11</w:delText>
              </w:r>
              <w:r w:rsidR="00FC5F9C" w:rsidDel="00381FC9">
                <w:rPr>
                  <w:rFonts w:eastAsiaTheme="minorEastAsia" w:cs="Arial" w:hint="eastAsia"/>
                  <w:b/>
                  <w:lang w:eastAsia="ko-KR"/>
                </w:rPr>
                <w:delText>, C.7.1, C.7.2, C.7.3, C.7.4, C.7.5</w:delText>
              </w:r>
            </w:del>
          </w:p>
        </w:tc>
      </w:tr>
      <w:tr w:rsidR="00834D9F" w:rsidRPr="008D0CFF" w:rsidDel="00381FC9" w14:paraId="57F10606" w14:textId="2F05ED95" w:rsidTr="00CA0081">
        <w:trPr>
          <w:cantSplit/>
          <w:del w:id="963" w:author="Jason Rhee" w:date="2024-10-23T17:20:00Z"/>
        </w:trPr>
        <w:tc>
          <w:tcPr>
            <w:tcW w:w="7230" w:type="dxa"/>
          </w:tcPr>
          <w:p w14:paraId="389B9065" w14:textId="10C4720D" w:rsidR="00834D9F" w:rsidDel="00381FC9" w:rsidRDefault="003845DE" w:rsidP="00AB32A8">
            <w:pPr>
              <w:suppressAutoHyphens/>
              <w:spacing w:before="60" w:after="60"/>
              <w:jc w:val="left"/>
              <w:rPr>
                <w:del w:id="964" w:author="Jason Rhee" w:date="2024-10-23T17:20:00Z" w16du:dateUtc="2024-10-23T06:20:00Z"/>
                <w:rFonts w:eastAsiaTheme="minorEastAsia" w:cs="Arial"/>
                <w:lang w:eastAsia="ko-KR"/>
              </w:rPr>
            </w:pPr>
            <w:del w:id="965" w:author="Jason Rhee" w:date="2024-10-23T17:20:00Z" w16du:dateUtc="2024-10-23T06:20:00Z">
              <w:r w:rsidDel="00381FC9">
                <w:rPr>
                  <w:rFonts w:eastAsiaTheme="minorEastAsia" w:cs="Arial" w:hint="eastAsia"/>
                  <w:lang w:eastAsia="ko-KR"/>
                </w:rPr>
                <w:delText>Featu</w:delText>
              </w:r>
              <w:r w:rsidR="00142361" w:rsidDel="00381FC9">
                <w:rPr>
                  <w:rFonts w:eastAsiaTheme="minorEastAsia" w:cs="Arial" w:hint="eastAsia"/>
                  <w:lang w:eastAsia="ko-KR"/>
                </w:rPr>
                <w:delText>re relationships amended from Aggregations to Compositions</w:delText>
              </w:r>
              <w:r w:rsidR="007C7DC3" w:rsidDel="00381FC9">
                <w:rPr>
                  <w:rFonts w:eastAsiaTheme="minorEastAsia" w:cs="Arial" w:hint="eastAsia"/>
                  <w:lang w:eastAsia="ko-KR"/>
                </w:rPr>
                <w:delText>.</w:delText>
              </w:r>
            </w:del>
          </w:p>
        </w:tc>
        <w:tc>
          <w:tcPr>
            <w:tcW w:w="2126" w:type="dxa"/>
          </w:tcPr>
          <w:p w14:paraId="42FF51C7" w14:textId="2AEF07AB" w:rsidR="00834D9F" w:rsidDel="00381FC9" w:rsidRDefault="00BA7D22" w:rsidP="00AB32A8">
            <w:pPr>
              <w:suppressAutoHyphens/>
              <w:spacing w:before="60" w:after="60"/>
              <w:jc w:val="left"/>
              <w:rPr>
                <w:del w:id="966" w:author="Jason Rhee" w:date="2024-10-23T17:20:00Z" w16du:dateUtc="2024-10-23T06:20:00Z"/>
                <w:rFonts w:eastAsiaTheme="minorEastAsia" w:cs="Arial"/>
                <w:b/>
                <w:lang w:eastAsia="ko-KR"/>
              </w:rPr>
            </w:pPr>
            <w:del w:id="967" w:author="Jason Rhee" w:date="2024-10-23T17:20:00Z" w16du:dateUtc="2024-10-23T06:20:00Z">
              <w:r w:rsidDel="00381FC9">
                <w:rPr>
                  <w:rFonts w:eastAsiaTheme="minorEastAsia" w:cs="Arial" w:hint="eastAsia"/>
                  <w:b/>
                  <w:lang w:eastAsia="ko-KR"/>
                </w:rPr>
                <w:delText xml:space="preserve">7.2.2, </w:delText>
              </w:r>
              <w:r w:rsidR="008C6850" w:rsidDel="00381FC9">
                <w:rPr>
                  <w:rFonts w:eastAsiaTheme="minorEastAsia" w:cs="Arial" w:hint="eastAsia"/>
                  <w:b/>
                  <w:lang w:eastAsia="ko-KR"/>
                </w:rPr>
                <w:delText>8.2.3.1, 8.2.3.2</w:delText>
              </w:r>
              <w:r w:rsidR="000B15B3" w:rsidDel="00381FC9">
                <w:rPr>
                  <w:rFonts w:eastAsiaTheme="minorEastAsia" w:cs="Arial" w:hint="eastAsia"/>
                  <w:b/>
                  <w:lang w:eastAsia="ko-KR"/>
                </w:rPr>
                <w:delText>, A.6</w:delText>
              </w:r>
              <w:r w:rsidR="00AA6349" w:rsidDel="00381FC9">
                <w:rPr>
                  <w:rFonts w:eastAsiaTheme="minorEastAsia" w:cs="Arial" w:hint="eastAsia"/>
                  <w:b/>
                  <w:lang w:eastAsia="ko-KR"/>
                </w:rPr>
                <w:delText>, C.6.1</w:delText>
              </w:r>
            </w:del>
          </w:p>
        </w:tc>
      </w:tr>
      <w:tr w:rsidR="008866D9" w:rsidRPr="008D0CFF" w:rsidDel="00381FC9" w14:paraId="743AAF24" w14:textId="67516236" w:rsidTr="00CA0081">
        <w:trPr>
          <w:cantSplit/>
          <w:del w:id="968" w:author="Jason Rhee" w:date="2024-10-23T17:20:00Z"/>
        </w:trPr>
        <w:tc>
          <w:tcPr>
            <w:tcW w:w="7230" w:type="dxa"/>
          </w:tcPr>
          <w:p w14:paraId="2B42E0E6" w14:textId="4EF10223" w:rsidR="008866D9" w:rsidDel="00381FC9" w:rsidRDefault="008866D9" w:rsidP="002204BA">
            <w:pPr>
              <w:suppressAutoHyphens/>
              <w:spacing w:before="60" w:after="60"/>
              <w:jc w:val="left"/>
              <w:rPr>
                <w:del w:id="969" w:author="Jason Rhee" w:date="2024-10-23T17:20:00Z" w16du:dateUtc="2024-10-23T06:20:00Z"/>
                <w:rFonts w:eastAsiaTheme="minorEastAsia" w:cs="Arial"/>
                <w:lang w:eastAsia="ko-KR"/>
              </w:rPr>
            </w:pPr>
            <w:del w:id="970" w:author="Jason Rhee" w:date="2024-10-23T17:20:00Z" w16du:dateUtc="2024-10-23T06:20:00Z">
              <w:r w:rsidDel="00381FC9">
                <w:rPr>
                  <w:rFonts w:eastAsiaTheme="minorEastAsia" w:cs="Arial" w:hint="eastAsia"/>
                  <w:lang w:eastAsia="ko-KR"/>
                </w:rPr>
                <w:delText>Association role names componentOf and consistsOf amended to theCollection and theComponent, respectively.</w:delText>
              </w:r>
            </w:del>
          </w:p>
        </w:tc>
        <w:tc>
          <w:tcPr>
            <w:tcW w:w="2126" w:type="dxa"/>
          </w:tcPr>
          <w:p w14:paraId="3FBA96DF" w14:textId="76DBBF93" w:rsidR="008866D9" w:rsidDel="00381FC9" w:rsidRDefault="00111CFF" w:rsidP="00B447BA">
            <w:pPr>
              <w:suppressAutoHyphens/>
              <w:spacing w:before="60" w:after="60"/>
              <w:jc w:val="left"/>
              <w:rPr>
                <w:del w:id="971" w:author="Jason Rhee" w:date="2024-10-23T17:20:00Z" w16du:dateUtc="2024-10-23T06:20:00Z"/>
                <w:rFonts w:eastAsiaTheme="minorEastAsia" w:cs="Arial"/>
                <w:b/>
                <w:lang w:eastAsia="ko-KR"/>
              </w:rPr>
            </w:pPr>
            <w:del w:id="972" w:author="Jason Rhee" w:date="2024-10-23T17:20:00Z" w16du:dateUtc="2024-10-23T06:20:00Z">
              <w:r w:rsidDel="00381FC9">
                <w:rPr>
                  <w:rFonts w:eastAsiaTheme="minorEastAsia" w:cs="Arial" w:hint="eastAsia"/>
                  <w:b/>
                  <w:lang w:eastAsia="ko-KR"/>
                </w:rPr>
                <w:delText xml:space="preserve">A.6, </w:delText>
              </w:r>
              <w:r w:rsidR="000A5998" w:rsidRPr="00AB32A8" w:rsidDel="00381FC9">
                <w:rPr>
                  <w:rFonts w:eastAsiaTheme="minorEastAsia" w:cs="Arial"/>
                  <w:bCs/>
                  <w:lang w:eastAsia="ko-KR"/>
                </w:rPr>
                <w:delText>B.2.6, B.2.7, B.2.8, B.2.9, B.2.10</w:delText>
              </w:r>
              <w:r w:rsidR="000A5998" w:rsidDel="00381FC9">
                <w:rPr>
                  <w:rFonts w:eastAsiaTheme="minorEastAsia" w:cs="Arial" w:hint="eastAsia"/>
                  <w:b/>
                  <w:lang w:eastAsia="ko-KR"/>
                </w:rPr>
                <w:delText xml:space="preserve">, </w:delText>
              </w:r>
              <w:r w:rsidR="00AE6EAE" w:rsidDel="00381FC9">
                <w:rPr>
                  <w:rFonts w:eastAsiaTheme="minorEastAsia" w:cs="Arial" w:hint="eastAsia"/>
                  <w:b/>
                  <w:lang w:eastAsia="ko-KR"/>
                </w:rPr>
                <w:delText>C.6.2, C.6.3</w:delText>
              </w:r>
            </w:del>
          </w:p>
        </w:tc>
      </w:tr>
      <w:tr w:rsidR="00871D38" w:rsidRPr="008D0CFF" w:rsidDel="00381FC9" w14:paraId="27464757" w14:textId="133A678F" w:rsidTr="00CA0081">
        <w:trPr>
          <w:cantSplit/>
          <w:del w:id="973" w:author="Jason Rhee" w:date="2024-10-23T17:20:00Z"/>
        </w:trPr>
        <w:tc>
          <w:tcPr>
            <w:tcW w:w="7230" w:type="dxa"/>
          </w:tcPr>
          <w:p w14:paraId="1092493C" w14:textId="14B1BBD0" w:rsidR="00871D38" w:rsidDel="00381FC9" w:rsidRDefault="00C462C5" w:rsidP="00AB32A8">
            <w:pPr>
              <w:suppressAutoHyphens/>
              <w:spacing w:before="60" w:after="60"/>
              <w:jc w:val="left"/>
              <w:rPr>
                <w:del w:id="974" w:author="Jason Rhee" w:date="2024-10-23T17:20:00Z" w16du:dateUtc="2024-10-23T06:20:00Z"/>
                <w:rFonts w:eastAsiaTheme="minorEastAsia" w:cs="Arial"/>
                <w:lang w:eastAsia="ko-KR"/>
              </w:rPr>
            </w:pPr>
            <w:del w:id="975" w:author="Jason Rhee" w:date="2024-10-23T17:20:00Z" w16du:dateUtc="2024-10-23T06:20:00Z">
              <w:r w:rsidDel="00381FC9">
                <w:rPr>
                  <w:rFonts w:eastAsiaTheme="minorEastAsia" w:cs="Arial" w:hint="eastAsia"/>
                  <w:lang w:eastAsia="ko-KR"/>
                </w:rPr>
                <w:delText>Specified a recommended dataset file size</w:delText>
              </w:r>
              <w:r w:rsidR="007C7DC3" w:rsidDel="00381FC9">
                <w:rPr>
                  <w:rFonts w:eastAsiaTheme="minorEastAsia" w:cs="Arial" w:hint="eastAsia"/>
                  <w:lang w:eastAsia="ko-KR"/>
                </w:rPr>
                <w:delText>.</w:delText>
              </w:r>
            </w:del>
          </w:p>
        </w:tc>
        <w:tc>
          <w:tcPr>
            <w:tcW w:w="2126" w:type="dxa"/>
          </w:tcPr>
          <w:p w14:paraId="57104C27" w14:textId="383CE56D" w:rsidR="00871D38" w:rsidDel="00381FC9" w:rsidRDefault="00190C69" w:rsidP="00AB32A8">
            <w:pPr>
              <w:suppressAutoHyphens/>
              <w:spacing w:before="60" w:after="60"/>
              <w:jc w:val="left"/>
              <w:rPr>
                <w:del w:id="976" w:author="Jason Rhee" w:date="2024-10-23T17:20:00Z" w16du:dateUtc="2024-10-23T06:20:00Z"/>
                <w:rFonts w:eastAsiaTheme="minorEastAsia" w:cs="Arial"/>
                <w:b/>
                <w:lang w:eastAsia="ko-KR"/>
              </w:rPr>
            </w:pPr>
            <w:del w:id="977" w:author="Jason Rhee" w:date="2024-10-23T17:20:00Z" w16du:dateUtc="2024-10-23T06:20:00Z">
              <w:r w:rsidRPr="00AB32A8" w:rsidDel="00381FC9">
                <w:rPr>
                  <w:rFonts w:eastAsiaTheme="minorEastAsia" w:cs="Arial"/>
                  <w:bCs/>
                  <w:lang w:eastAsia="ko-KR"/>
                </w:rPr>
                <w:delText>18.1</w:delText>
              </w:r>
              <w:r w:rsidDel="00381FC9">
                <w:rPr>
                  <w:rFonts w:eastAsiaTheme="minorEastAsia" w:cs="Arial" w:hint="eastAsia"/>
                  <w:b/>
                  <w:lang w:eastAsia="ko-KR"/>
                </w:rPr>
                <w:delText xml:space="preserve">, </w:delText>
              </w:r>
              <w:r w:rsidR="00C462C5" w:rsidDel="00381FC9">
                <w:rPr>
                  <w:rFonts w:eastAsiaTheme="minorEastAsia" w:cs="Arial" w:hint="eastAsia"/>
                  <w:b/>
                  <w:lang w:eastAsia="ko-KR"/>
                </w:rPr>
                <w:delText>18.2.2</w:delText>
              </w:r>
            </w:del>
          </w:p>
        </w:tc>
      </w:tr>
      <w:tr w:rsidR="00332A8F" w:rsidRPr="008D0CFF" w:rsidDel="00381FC9" w14:paraId="632E9A06" w14:textId="744DD249" w:rsidTr="00CA0081">
        <w:trPr>
          <w:cantSplit/>
          <w:del w:id="978" w:author="Jason Rhee" w:date="2024-10-23T17:20:00Z"/>
        </w:trPr>
        <w:tc>
          <w:tcPr>
            <w:tcW w:w="7230" w:type="dxa"/>
          </w:tcPr>
          <w:p w14:paraId="2B42ABA9" w14:textId="0B7A0632" w:rsidR="00332A8F" w:rsidDel="00381FC9" w:rsidRDefault="00332A8F" w:rsidP="00AB32A8">
            <w:pPr>
              <w:suppressAutoHyphens/>
              <w:spacing w:before="60" w:after="60"/>
              <w:jc w:val="left"/>
              <w:rPr>
                <w:del w:id="979" w:author="Jason Rhee" w:date="2024-10-23T17:20:00Z" w16du:dateUtc="2024-10-23T06:20:00Z"/>
                <w:rFonts w:eastAsiaTheme="minorEastAsia" w:cs="Arial"/>
                <w:lang w:eastAsia="ko-KR"/>
              </w:rPr>
            </w:pPr>
            <w:del w:id="980" w:author="Jason Rhee" w:date="2024-10-23T17:20:00Z" w16du:dateUtc="2024-10-23T06:20:00Z">
              <w:r w:rsidDel="00381FC9">
                <w:rPr>
                  <w:rFonts w:eastAsiaTheme="minorEastAsia" w:cs="Arial" w:hint="eastAsia"/>
                  <w:lang w:eastAsia="ko-KR"/>
                </w:rPr>
                <w:delText>Specified use of temporalExtent metadata as one of dataset cancellation methods</w:delText>
              </w:r>
              <w:r w:rsidR="007C7DC3" w:rsidDel="00381FC9">
                <w:rPr>
                  <w:rFonts w:eastAsiaTheme="minorEastAsia" w:cs="Arial" w:hint="eastAsia"/>
                  <w:lang w:eastAsia="ko-KR"/>
                </w:rPr>
                <w:delText>.</w:delText>
              </w:r>
            </w:del>
          </w:p>
        </w:tc>
        <w:tc>
          <w:tcPr>
            <w:tcW w:w="2126" w:type="dxa"/>
          </w:tcPr>
          <w:p w14:paraId="37C03143" w14:textId="01C4C1DC" w:rsidR="00332A8F" w:rsidDel="00381FC9" w:rsidRDefault="00332A8F" w:rsidP="00B447BA">
            <w:pPr>
              <w:suppressAutoHyphens/>
              <w:spacing w:before="60" w:after="60"/>
              <w:jc w:val="left"/>
              <w:rPr>
                <w:del w:id="981" w:author="Jason Rhee" w:date="2024-10-23T17:20:00Z" w16du:dateUtc="2024-10-23T06:20:00Z"/>
                <w:rFonts w:eastAsiaTheme="minorEastAsia" w:cs="Arial"/>
                <w:b/>
                <w:lang w:eastAsia="ko-KR"/>
              </w:rPr>
            </w:pPr>
            <w:del w:id="982" w:author="Jason Rhee" w:date="2024-10-23T17:20:00Z" w16du:dateUtc="2024-10-23T06:20:00Z">
              <w:r w:rsidDel="00381FC9">
                <w:rPr>
                  <w:rFonts w:eastAsiaTheme="minorEastAsia" w:cs="Arial" w:hint="eastAsia"/>
                  <w:b/>
                  <w:lang w:eastAsia="ko-KR"/>
                </w:rPr>
                <w:delText>18.2.1</w:delText>
              </w:r>
            </w:del>
          </w:p>
        </w:tc>
      </w:tr>
      <w:tr w:rsidR="00F162A3" w:rsidRPr="008D0CFF" w:rsidDel="00381FC9" w14:paraId="7284ED3A" w14:textId="1229398E" w:rsidTr="00CA0081">
        <w:trPr>
          <w:cantSplit/>
          <w:del w:id="983" w:author="Jason Rhee" w:date="2024-10-23T17:20:00Z"/>
        </w:trPr>
        <w:tc>
          <w:tcPr>
            <w:tcW w:w="7230" w:type="dxa"/>
          </w:tcPr>
          <w:p w14:paraId="656F6153" w14:textId="1068618A" w:rsidR="00F162A3" w:rsidDel="00381FC9" w:rsidRDefault="003C26AB" w:rsidP="00AB32A8">
            <w:pPr>
              <w:suppressAutoHyphens/>
              <w:spacing w:before="60" w:after="60"/>
              <w:jc w:val="left"/>
              <w:rPr>
                <w:del w:id="984" w:author="Jason Rhee" w:date="2024-10-23T17:20:00Z" w16du:dateUtc="2024-10-23T06:20:00Z"/>
                <w:rFonts w:eastAsiaTheme="minorEastAsia" w:cs="Arial"/>
                <w:lang w:eastAsia="ko-KR"/>
              </w:rPr>
            </w:pPr>
            <w:del w:id="985" w:author="Jason Rhee" w:date="2024-10-23T17:20:00Z" w16du:dateUtc="2024-10-23T06:20:00Z">
              <w:r w:rsidDel="00381FC9">
                <w:rPr>
                  <w:rFonts w:eastAsiaTheme="minorEastAsia" w:cs="Arial"/>
                  <w:lang w:eastAsia="ko-KR"/>
                </w:rPr>
                <w:delText xml:space="preserve">Feature </w:delText>
              </w:r>
              <w:r w:rsidR="007C7DC3" w:rsidDel="00381FC9">
                <w:rPr>
                  <w:rFonts w:eastAsiaTheme="minorEastAsia" w:cs="Arial" w:hint="eastAsia"/>
                  <w:lang w:eastAsia="ko-KR"/>
                </w:rPr>
                <w:delText xml:space="preserve">XSD diagrams </w:delText>
              </w:r>
              <w:r w:rsidR="007C7DC3" w:rsidDel="00381FC9">
                <w:rPr>
                  <w:rFonts w:eastAsiaTheme="minorEastAsia" w:cs="Arial"/>
                  <w:lang w:eastAsia="ko-KR"/>
                </w:rPr>
                <w:delText>updated</w:delText>
              </w:r>
              <w:r w:rsidR="008866D9" w:rsidDel="00381FC9">
                <w:rPr>
                  <w:rFonts w:eastAsiaTheme="minorEastAsia" w:cs="Arial" w:hint="eastAsia"/>
                  <w:lang w:eastAsia="ko-KR"/>
                </w:rPr>
                <w:delText>.</w:delText>
              </w:r>
            </w:del>
          </w:p>
        </w:tc>
        <w:tc>
          <w:tcPr>
            <w:tcW w:w="2126" w:type="dxa"/>
          </w:tcPr>
          <w:p w14:paraId="7CF58890" w14:textId="5E5F8975" w:rsidR="00F162A3" w:rsidDel="00381FC9" w:rsidRDefault="00081644" w:rsidP="00B447BA">
            <w:pPr>
              <w:suppressAutoHyphens/>
              <w:spacing w:before="60" w:after="60"/>
              <w:jc w:val="left"/>
              <w:rPr>
                <w:del w:id="986" w:author="Jason Rhee" w:date="2024-10-23T17:20:00Z" w16du:dateUtc="2024-10-23T06:20:00Z"/>
                <w:rFonts w:eastAsiaTheme="minorEastAsia" w:cs="Arial"/>
                <w:b/>
                <w:lang w:eastAsia="ko-KR"/>
              </w:rPr>
            </w:pPr>
            <w:del w:id="987" w:author="Jason Rhee" w:date="2024-10-23T17:20:00Z" w16du:dateUtc="2024-10-23T06:20:00Z">
              <w:r w:rsidDel="00381FC9">
                <w:rPr>
                  <w:rFonts w:eastAsiaTheme="minorEastAsia" w:cs="Arial" w:hint="eastAsia"/>
                  <w:b/>
                  <w:lang w:eastAsia="ko-KR"/>
                </w:rPr>
                <w:delText>B.2.5, B.2.6, B.2.7, B.2.8, B.2.9, B.2.10</w:delText>
              </w:r>
              <w:r w:rsidR="001F4052" w:rsidDel="00381FC9">
                <w:rPr>
                  <w:rFonts w:eastAsiaTheme="minorEastAsia" w:cs="Arial" w:hint="eastAsia"/>
                  <w:b/>
                  <w:lang w:eastAsia="ko-KR"/>
                </w:rPr>
                <w:delText>, B.3.2</w:delText>
              </w:r>
            </w:del>
          </w:p>
        </w:tc>
      </w:tr>
      <w:tr w:rsidR="00F162A3" w:rsidRPr="008D0CFF" w:rsidDel="00381FC9" w14:paraId="5A829E76" w14:textId="3CCD6EA9" w:rsidTr="00CA0081">
        <w:trPr>
          <w:cantSplit/>
          <w:del w:id="988" w:author="Jason Rhee" w:date="2024-10-23T17:20:00Z"/>
        </w:trPr>
        <w:tc>
          <w:tcPr>
            <w:tcW w:w="7230" w:type="dxa"/>
          </w:tcPr>
          <w:p w14:paraId="0A1A6F65" w14:textId="198999FC" w:rsidR="00F162A3" w:rsidDel="00381FC9" w:rsidRDefault="00326616" w:rsidP="00AB32A8">
            <w:pPr>
              <w:suppressAutoHyphens/>
              <w:spacing w:before="60" w:after="60"/>
              <w:jc w:val="left"/>
              <w:rPr>
                <w:del w:id="989" w:author="Jason Rhee" w:date="2024-10-23T17:20:00Z" w16du:dateUtc="2024-10-23T06:20:00Z"/>
                <w:rFonts w:eastAsiaTheme="minorEastAsia" w:cs="Arial"/>
                <w:lang w:eastAsia="ko-KR"/>
              </w:rPr>
            </w:pPr>
            <w:del w:id="990" w:author="Jason Rhee" w:date="2024-10-23T17:20:00Z" w16du:dateUtc="2024-10-23T06:20:00Z">
              <w:r w:rsidDel="00381FC9">
                <w:rPr>
                  <w:rFonts w:eastAsiaTheme="minorEastAsia" w:cs="Arial" w:hint="eastAsia"/>
                  <w:lang w:eastAsia="ko-KR"/>
                </w:rPr>
                <w:delText xml:space="preserve">Specified of unit of measurement for </w:delText>
              </w:r>
              <w:r w:rsidDel="00381FC9">
                <w:rPr>
                  <w:rFonts w:eastAsiaTheme="minorEastAsia" w:cs="Arial"/>
                  <w:lang w:eastAsia="ko-KR"/>
                </w:rPr>
                <w:delText>numerical</w:delText>
              </w:r>
              <w:r w:rsidDel="00381FC9">
                <w:rPr>
                  <w:rFonts w:eastAsiaTheme="minorEastAsia" w:cs="Arial" w:hint="eastAsia"/>
                  <w:lang w:eastAsia="ko-KR"/>
                </w:rPr>
                <w:delText xml:space="preserve"> attribut</w:delText>
              </w:r>
              <w:r w:rsidR="00D835D9" w:rsidDel="00381FC9">
                <w:rPr>
                  <w:rFonts w:eastAsiaTheme="minorEastAsia" w:cs="Arial" w:hint="eastAsia"/>
                  <w:lang w:eastAsia="ko-KR"/>
                </w:rPr>
                <w:delText>e</w:delText>
              </w:r>
              <w:r w:rsidDel="00381FC9">
                <w:rPr>
                  <w:rFonts w:eastAsiaTheme="minorEastAsia" w:cs="Arial" w:hint="eastAsia"/>
                  <w:lang w:eastAsia="ko-KR"/>
                </w:rPr>
                <w:delText>s</w:delText>
              </w:r>
              <w:r w:rsidR="00C56420" w:rsidDel="00381FC9">
                <w:rPr>
                  <w:rFonts w:eastAsiaTheme="minorEastAsia" w:cs="Arial" w:hint="eastAsia"/>
                  <w:lang w:eastAsia="ko-KR"/>
                </w:rPr>
                <w:delText xml:space="preserve"> </w:delText>
              </w:r>
              <w:r w:rsidR="00BE52A9" w:rsidDel="00381FC9">
                <w:rPr>
                  <w:rFonts w:eastAsiaTheme="minorEastAsia" w:cs="Arial"/>
                  <w:lang w:eastAsia="ko-KR"/>
                </w:rPr>
                <w:delText>–</w:delText>
              </w:r>
              <w:r w:rsidR="00BE52A9" w:rsidDel="00381FC9">
                <w:rPr>
                  <w:rFonts w:eastAsiaTheme="minorEastAsia" w:cs="Arial" w:hint="eastAsia"/>
                  <w:lang w:eastAsia="ko-KR"/>
                </w:rPr>
                <w:delText xml:space="preserve"> </w:delText>
              </w:r>
              <w:r w:rsidR="00C56420" w:rsidDel="00381FC9">
                <w:rPr>
                  <w:rFonts w:eastAsiaTheme="minorEastAsia" w:cs="Arial" w:hint="eastAsia"/>
                  <w:lang w:eastAsia="ko-KR"/>
                </w:rPr>
                <w:delText xml:space="preserve">maximumDraught, distanceAboveUkcLimit, </w:delText>
              </w:r>
              <w:r w:rsidR="00BE52A9" w:rsidDel="00381FC9">
                <w:rPr>
                  <w:rFonts w:eastAsiaTheme="minorEastAsia" w:cs="Arial" w:hint="eastAsia"/>
                  <w:lang w:eastAsia="ko-KR"/>
                </w:rPr>
                <w:delText xml:space="preserve">and </w:delText>
              </w:r>
              <w:r w:rsidR="00C56420" w:rsidDel="00381FC9">
                <w:rPr>
                  <w:rFonts w:eastAsiaTheme="minorEastAsia" w:cs="Arial" w:hint="eastAsia"/>
                  <w:lang w:eastAsia="ko-KR"/>
                </w:rPr>
                <w:delText>expectedPassingSpeed</w:delText>
              </w:r>
              <w:r w:rsidR="008866D9" w:rsidDel="00381FC9">
                <w:rPr>
                  <w:rFonts w:eastAsiaTheme="minorEastAsia" w:cs="Arial" w:hint="eastAsia"/>
                  <w:lang w:eastAsia="ko-KR"/>
                </w:rPr>
                <w:delText>.</w:delText>
              </w:r>
            </w:del>
          </w:p>
        </w:tc>
        <w:tc>
          <w:tcPr>
            <w:tcW w:w="2126" w:type="dxa"/>
          </w:tcPr>
          <w:p w14:paraId="33302EDD" w14:textId="78C1C5C7" w:rsidR="00F162A3" w:rsidDel="00381FC9" w:rsidRDefault="00D835D9" w:rsidP="00B447BA">
            <w:pPr>
              <w:suppressAutoHyphens/>
              <w:spacing w:before="60" w:after="60"/>
              <w:jc w:val="left"/>
              <w:rPr>
                <w:del w:id="991" w:author="Jason Rhee" w:date="2024-10-23T17:20:00Z" w16du:dateUtc="2024-10-23T06:20:00Z"/>
                <w:rFonts w:eastAsiaTheme="minorEastAsia" w:cs="Arial"/>
                <w:b/>
                <w:lang w:eastAsia="ko-KR"/>
              </w:rPr>
            </w:pPr>
            <w:del w:id="992" w:author="Jason Rhee" w:date="2024-10-23T17:20:00Z" w16du:dateUtc="2024-10-23T06:20:00Z">
              <w:r w:rsidDel="00381FC9">
                <w:rPr>
                  <w:rFonts w:eastAsiaTheme="minorEastAsia" w:cs="Arial" w:hint="eastAsia"/>
                  <w:b/>
                  <w:lang w:eastAsia="ko-KR"/>
                </w:rPr>
                <w:delText xml:space="preserve">8.3, </w:delText>
              </w:r>
              <w:r w:rsidR="00326616" w:rsidDel="00381FC9">
                <w:rPr>
                  <w:rFonts w:eastAsiaTheme="minorEastAsia" w:cs="Arial" w:hint="eastAsia"/>
                  <w:b/>
                  <w:lang w:eastAsia="ko-KR"/>
                </w:rPr>
                <w:delText xml:space="preserve">C.3.5, </w:delText>
              </w:r>
              <w:r w:rsidR="00807506" w:rsidDel="00381FC9">
                <w:rPr>
                  <w:rFonts w:eastAsiaTheme="minorEastAsia" w:cs="Arial" w:hint="eastAsia"/>
                  <w:b/>
                  <w:lang w:eastAsia="ko-KR"/>
                </w:rPr>
                <w:delText>C.3.6, C.3.10</w:delText>
              </w:r>
            </w:del>
          </w:p>
        </w:tc>
      </w:tr>
      <w:tr w:rsidR="00326616" w:rsidRPr="008D0CFF" w:rsidDel="00381FC9" w14:paraId="71ADF033" w14:textId="763BD4FC" w:rsidTr="00CA0081">
        <w:trPr>
          <w:cantSplit/>
          <w:del w:id="993" w:author="Jason Rhee" w:date="2024-10-23T17:20:00Z"/>
        </w:trPr>
        <w:tc>
          <w:tcPr>
            <w:tcW w:w="7230" w:type="dxa"/>
          </w:tcPr>
          <w:p w14:paraId="0D91C5C3" w14:textId="7F1D2D83" w:rsidR="00326616" w:rsidDel="00381FC9" w:rsidRDefault="00C56420" w:rsidP="00AB32A8">
            <w:pPr>
              <w:suppressAutoHyphens/>
              <w:spacing w:before="60" w:after="60"/>
              <w:jc w:val="left"/>
              <w:rPr>
                <w:del w:id="994" w:author="Jason Rhee" w:date="2024-10-23T17:20:00Z" w16du:dateUtc="2024-10-23T06:20:00Z"/>
                <w:rFonts w:eastAsiaTheme="minorEastAsia" w:cs="Arial"/>
                <w:lang w:eastAsia="ko-KR"/>
              </w:rPr>
            </w:pPr>
            <w:del w:id="995" w:author="Jason Rhee" w:date="2024-10-23T17:20:00Z" w16du:dateUtc="2024-10-23T06:20:00Z">
              <w:r w:rsidDel="00381FC9">
                <w:rPr>
                  <w:rFonts w:eastAsiaTheme="minorEastAsia" w:cs="Arial" w:hint="eastAsia"/>
                  <w:lang w:eastAsia="ko-KR"/>
                </w:rPr>
                <w:delText>Specified con</w:delText>
              </w:r>
              <w:r w:rsidR="00183DF1" w:rsidDel="00381FC9">
                <w:rPr>
                  <w:rFonts w:eastAsiaTheme="minorEastAsia" w:cs="Arial" w:hint="eastAsia"/>
                  <w:lang w:eastAsia="ko-KR"/>
                </w:rPr>
                <w:delText>straints</w:delText>
              </w:r>
              <w:r w:rsidR="00BE52A9" w:rsidDel="00381FC9">
                <w:rPr>
                  <w:rFonts w:eastAsiaTheme="minorEastAsia" w:cs="Arial" w:hint="eastAsia"/>
                  <w:lang w:eastAsia="ko-KR"/>
                </w:rPr>
                <w:delText xml:space="preserve"> to applicable attributes </w:delText>
              </w:r>
              <w:r w:rsidR="00BE52A9" w:rsidDel="00381FC9">
                <w:rPr>
                  <w:rFonts w:eastAsiaTheme="minorEastAsia" w:cs="Arial"/>
                  <w:lang w:eastAsia="ko-KR"/>
                </w:rPr>
                <w:delText>–</w:delText>
              </w:r>
              <w:r w:rsidR="00BE52A9" w:rsidDel="00381FC9">
                <w:rPr>
                  <w:rFonts w:eastAsiaTheme="minorEastAsia" w:cs="Arial" w:hint="eastAsia"/>
                  <w:lang w:eastAsia="ko-KR"/>
                </w:rPr>
                <w:delText xml:space="preserve"> maximumDraught, distanceAboveUkcLimit, expectedPassingSpeed, and interoperabilityIdentifier</w:delText>
              </w:r>
              <w:r w:rsidR="008866D9" w:rsidDel="00381FC9">
                <w:rPr>
                  <w:rFonts w:eastAsiaTheme="minorEastAsia" w:cs="Arial" w:hint="eastAsia"/>
                  <w:lang w:eastAsia="ko-KR"/>
                </w:rPr>
                <w:delText>.</w:delText>
              </w:r>
            </w:del>
          </w:p>
        </w:tc>
        <w:tc>
          <w:tcPr>
            <w:tcW w:w="2126" w:type="dxa"/>
          </w:tcPr>
          <w:p w14:paraId="2C5C72D4" w14:textId="39AB2875" w:rsidR="00326616" w:rsidDel="00381FC9" w:rsidRDefault="006126E1" w:rsidP="00B447BA">
            <w:pPr>
              <w:suppressAutoHyphens/>
              <w:spacing w:before="60" w:after="60"/>
              <w:jc w:val="left"/>
              <w:rPr>
                <w:del w:id="996" w:author="Jason Rhee" w:date="2024-10-23T17:20:00Z" w16du:dateUtc="2024-10-23T06:20:00Z"/>
                <w:rFonts w:eastAsiaTheme="minorEastAsia" w:cs="Arial"/>
                <w:b/>
                <w:lang w:eastAsia="ko-KR"/>
              </w:rPr>
            </w:pPr>
            <w:del w:id="997" w:author="Jason Rhee" w:date="2024-10-23T17:20:00Z" w16du:dateUtc="2024-10-23T06:20:00Z">
              <w:r w:rsidDel="00381FC9">
                <w:rPr>
                  <w:rFonts w:eastAsiaTheme="minorEastAsia" w:cs="Arial" w:hint="eastAsia"/>
                  <w:b/>
                  <w:lang w:eastAsia="ko-KR"/>
                </w:rPr>
                <w:delText>C.3.5, C.3.6, C.3.10, C.3.11</w:delText>
              </w:r>
            </w:del>
          </w:p>
        </w:tc>
      </w:tr>
      <w:tr w:rsidR="00C56420" w:rsidRPr="008D0CFF" w:rsidDel="00381FC9" w14:paraId="7104BACC" w14:textId="499FA664" w:rsidTr="00CA0081">
        <w:trPr>
          <w:cantSplit/>
          <w:del w:id="998" w:author="Jason Rhee" w:date="2024-10-23T17:20:00Z"/>
        </w:trPr>
        <w:tc>
          <w:tcPr>
            <w:tcW w:w="7230" w:type="dxa"/>
          </w:tcPr>
          <w:p w14:paraId="0C3BD729" w14:textId="0F03257B" w:rsidR="00C56420" w:rsidDel="00381FC9" w:rsidRDefault="009F2249" w:rsidP="00AB32A8">
            <w:pPr>
              <w:suppressAutoHyphens/>
              <w:spacing w:before="60" w:after="60"/>
              <w:jc w:val="left"/>
              <w:rPr>
                <w:del w:id="999" w:author="Jason Rhee" w:date="2024-10-23T17:20:00Z" w16du:dateUtc="2024-10-23T06:20:00Z"/>
                <w:rFonts w:eastAsiaTheme="minorEastAsia" w:cs="Arial"/>
                <w:lang w:eastAsia="ko-KR"/>
              </w:rPr>
            </w:pPr>
            <w:del w:id="1000" w:author="Jason Rhee" w:date="2024-10-23T17:20:00Z" w16du:dateUtc="2024-10-23T06:20:00Z">
              <w:r w:rsidDel="00381FC9">
                <w:rPr>
                  <w:rFonts w:eastAsiaTheme="minorEastAsia" w:cs="Arial" w:hint="eastAsia"/>
                  <w:lang w:eastAsia="ko-KR"/>
                </w:rPr>
                <w:delText>UnderKeelClearancePlan feature use type updated from meta to geographic</w:delText>
              </w:r>
              <w:r w:rsidR="000A3DE1" w:rsidDel="00381FC9">
                <w:rPr>
                  <w:rFonts w:eastAsiaTheme="minorEastAsia" w:cs="Arial" w:hint="eastAsia"/>
                  <w:lang w:eastAsia="ko-KR"/>
                </w:rPr>
                <w:delText>.</w:delText>
              </w:r>
            </w:del>
          </w:p>
        </w:tc>
        <w:tc>
          <w:tcPr>
            <w:tcW w:w="2126" w:type="dxa"/>
          </w:tcPr>
          <w:p w14:paraId="6EBA02A7" w14:textId="4A76C63B" w:rsidR="00C56420" w:rsidDel="00381FC9" w:rsidRDefault="009F2249" w:rsidP="00B447BA">
            <w:pPr>
              <w:suppressAutoHyphens/>
              <w:spacing w:before="60" w:after="60"/>
              <w:jc w:val="left"/>
              <w:rPr>
                <w:del w:id="1001" w:author="Jason Rhee" w:date="2024-10-23T17:20:00Z" w16du:dateUtc="2024-10-23T06:20:00Z"/>
                <w:rFonts w:eastAsiaTheme="minorEastAsia" w:cs="Arial"/>
                <w:b/>
                <w:lang w:eastAsia="ko-KR"/>
              </w:rPr>
            </w:pPr>
            <w:del w:id="1002" w:author="Jason Rhee" w:date="2024-10-23T17:20:00Z" w16du:dateUtc="2024-10-23T06:20:00Z">
              <w:r w:rsidDel="00381FC9">
                <w:rPr>
                  <w:rFonts w:eastAsiaTheme="minorEastAsia" w:cs="Arial" w:hint="eastAsia"/>
                  <w:b/>
                  <w:lang w:eastAsia="ko-KR"/>
                </w:rPr>
                <w:delText>C.7.1</w:delText>
              </w:r>
            </w:del>
          </w:p>
        </w:tc>
      </w:tr>
      <w:tr w:rsidR="008866D9" w:rsidRPr="008D0CFF" w:rsidDel="00381FC9" w14:paraId="3018CA6F" w14:textId="2255AFA6" w:rsidTr="00CA0081">
        <w:trPr>
          <w:cantSplit/>
          <w:del w:id="1003" w:author="Jason Rhee" w:date="2024-10-23T17:20:00Z"/>
        </w:trPr>
        <w:tc>
          <w:tcPr>
            <w:tcW w:w="7230" w:type="dxa"/>
          </w:tcPr>
          <w:p w14:paraId="31879E84" w14:textId="1B4F979C" w:rsidR="008866D9" w:rsidDel="00381FC9" w:rsidRDefault="00AB5132" w:rsidP="00AB32A8">
            <w:pPr>
              <w:suppressAutoHyphens/>
              <w:spacing w:before="60" w:after="60"/>
              <w:jc w:val="left"/>
              <w:rPr>
                <w:del w:id="1004" w:author="Jason Rhee" w:date="2024-10-23T17:20:00Z" w16du:dateUtc="2024-10-23T06:20:00Z"/>
                <w:rFonts w:eastAsiaTheme="minorEastAsia" w:cs="Arial"/>
                <w:lang w:eastAsia="ko-KR"/>
              </w:rPr>
            </w:pPr>
            <w:del w:id="1005" w:author="Jason Rhee" w:date="2024-10-23T17:20:00Z" w16du:dateUtc="2024-10-23T06:20:00Z">
              <w:r w:rsidDel="00381FC9">
                <w:rPr>
                  <w:rFonts w:eastAsiaTheme="minorEastAsia" w:cs="Arial" w:hint="eastAsia"/>
                  <w:lang w:eastAsia="ko-KR"/>
                </w:rPr>
                <w:delText>S</w:delText>
              </w:r>
              <w:r w:rsidR="0075378B" w:rsidDel="00381FC9">
                <w:rPr>
                  <w:rFonts w:eastAsiaTheme="minorEastAsia" w:cs="Arial" w:hint="eastAsia"/>
                  <w:lang w:eastAsia="ko-KR"/>
                </w:rPr>
                <w:delText>ymbols UKCCONPT</w:delText>
              </w:r>
              <w:r w:rsidDel="00381FC9">
                <w:rPr>
                  <w:rFonts w:eastAsiaTheme="minorEastAsia" w:cs="Arial" w:hint="eastAsia"/>
                  <w:lang w:eastAsia="ko-KR"/>
                </w:rPr>
                <w:delText xml:space="preserve">, </w:delText>
              </w:r>
              <w:r w:rsidR="0075378B" w:rsidDel="00381FC9">
                <w:rPr>
                  <w:rFonts w:eastAsiaTheme="minorEastAsia" w:cs="Arial" w:hint="eastAsia"/>
                  <w:lang w:eastAsia="ko-KR"/>
                </w:rPr>
                <w:delText>EMUKCARE</w:delText>
              </w:r>
              <w:r w:rsidDel="00381FC9">
                <w:rPr>
                  <w:rFonts w:eastAsiaTheme="minorEastAsia" w:cs="Arial" w:hint="eastAsia"/>
                  <w:lang w:eastAsia="ko-KR"/>
                </w:rPr>
                <w:delText>, and EMAREMG1</w:delText>
              </w:r>
              <w:r w:rsidR="0075378B" w:rsidDel="00381FC9">
                <w:rPr>
                  <w:rFonts w:eastAsiaTheme="minorEastAsia" w:cs="Arial" w:hint="eastAsia"/>
                  <w:lang w:eastAsia="ko-KR"/>
                </w:rPr>
                <w:delText xml:space="preserve"> added</w:delText>
              </w:r>
              <w:r w:rsidDel="00381FC9">
                <w:rPr>
                  <w:rFonts w:eastAsiaTheme="minorEastAsia" w:cs="Arial" w:hint="eastAsia"/>
                  <w:lang w:eastAsia="ko-KR"/>
                </w:rPr>
                <w:delText xml:space="preserve"> as symbols </w:delText>
              </w:r>
              <w:r w:rsidR="008717F6" w:rsidDel="00381FC9">
                <w:rPr>
                  <w:rFonts w:eastAsiaTheme="minorEastAsia" w:cs="Arial" w:hint="eastAsia"/>
                  <w:lang w:eastAsia="ko-KR"/>
                </w:rPr>
                <w:delText xml:space="preserve">used </w:delText>
              </w:r>
              <w:r w:rsidDel="00381FC9">
                <w:rPr>
                  <w:rFonts w:eastAsiaTheme="minorEastAsia" w:cs="Arial" w:hint="eastAsia"/>
                  <w:lang w:eastAsia="ko-KR"/>
                </w:rPr>
                <w:delText>in S-129 Portrayal Catalogue</w:delText>
              </w:r>
              <w:r w:rsidR="000A3DE1" w:rsidDel="00381FC9">
                <w:rPr>
                  <w:rFonts w:eastAsiaTheme="minorEastAsia" w:cs="Arial" w:hint="eastAsia"/>
                  <w:lang w:eastAsia="ko-KR"/>
                </w:rPr>
                <w:delText>.</w:delText>
              </w:r>
            </w:del>
          </w:p>
        </w:tc>
        <w:tc>
          <w:tcPr>
            <w:tcW w:w="2126" w:type="dxa"/>
          </w:tcPr>
          <w:p w14:paraId="3AD8F416" w14:textId="04A75432" w:rsidR="008866D9" w:rsidDel="00381FC9" w:rsidRDefault="0075378B" w:rsidP="00B447BA">
            <w:pPr>
              <w:suppressAutoHyphens/>
              <w:spacing w:before="60" w:after="60"/>
              <w:jc w:val="left"/>
              <w:rPr>
                <w:del w:id="1006" w:author="Jason Rhee" w:date="2024-10-23T17:20:00Z" w16du:dateUtc="2024-10-23T06:20:00Z"/>
                <w:rFonts w:eastAsiaTheme="minorEastAsia" w:cs="Arial"/>
                <w:b/>
                <w:lang w:eastAsia="ko-KR"/>
              </w:rPr>
            </w:pPr>
            <w:del w:id="1007" w:author="Jason Rhee" w:date="2024-10-23T17:20:00Z" w16du:dateUtc="2024-10-23T06:20:00Z">
              <w:r w:rsidDel="00381FC9">
                <w:rPr>
                  <w:rFonts w:eastAsiaTheme="minorEastAsia" w:cs="Arial" w:hint="eastAsia"/>
                  <w:b/>
                  <w:lang w:eastAsia="ko-KR"/>
                </w:rPr>
                <w:delText>D.4.1, D.4.2</w:delText>
              </w:r>
              <w:r w:rsidR="00640257" w:rsidDel="00381FC9">
                <w:rPr>
                  <w:rFonts w:eastAsiaTheme="minorEastAsia" w:cs="Arial" w:hint="eastAsia"/>
                  <w:b/>
                  <w:lang w:eastAsia="ko-KR"/>
                </w:rPr>
                <w:delText>, D.4.</w:delText>
              </w:r>
              <w:r w:rsidR="00640257" w:rsidDel="00381FC9">
                <w:rPr>
                  <w:rFonts w:eastAsiaTheme="minorEastAsia" w:cs="Arial"/>
                  <w:b/>
                  <w:lang w:eastAsia="ko-KR"/>
                </w:rPr>
                <w:delText>3</w:delText>
              </w:r>
            </w:del>
          </w:p>
        </w:tc>
      </w:tr>
      <w:tr w:rsidR="0075378B" w:rsidRPr="008D0CFF" w:rsidDel="00381FC9" w14:paraId="54D9D83E" w14:textId="119CA552" w:rsidTr="00CA0081">
        <w:trPr>
          <w:cantSplit/>
          <w:del w:id="1008" w:author="Jason Rhee" w:date="2024-10-23T17:20:00Z"/>
        </w:trPr>
        <w:tc>
          <w:tcPr>
            <w:tcW w:w="7230" w:type="dxa"/>
          </w:tcPr>
          <w:p w14:paraId="44CDB745" w14:textId="55952763" w:rsidR="0075378B" w:rsidDel="00381FC9" w:rsidRDefault="008717F6" w:rsidP="00AB32A8">
            <w:pPr>
              <w:suppressAutoHyphens/>
              <w:spacing w:before="60" w:after="60"/>
              <w:jc w:val="left"/>
              <w:rPr>
                <w:del w:id="1009" w:author="Jason Rhee" w:date="2024-10-23T17:20:00Z" w16du:dateUtc="2024-10-23T06:20:00Z"/>
                <w:rFonts w:eastAsiaTheme="minorEastAsia" w:cs="Arial"/>
                <w:lang w:eastAsia="ko-KR"/>
              </w:rPr>
            </w:pPr>
            <w:del w:id="1010" w:author="Jason Rhee" w:date="2024-10-23T17:20:00Z" w16du:dateUtc="2024-10-23T06:20:00Z">
              <w:r w:rsidDel="00381FC9">
                <w:rPr>
                  <w:rFonts w:eastAsiaTheme="minorEastAsia" w:cs="Arial" w:hint="eastAsia"/>
                  <w:lang w:eastAsia="ko-KR"/>
                </w:rPr>
                <w:delText>LineStyle UKCARE01 added as LineStyle used in S-129 Portrayal Catalogue.</w:delText>
              </w:r>
            </w:del>
          </w:p>
        </w:tc>
        <w:tc>
          <w:tcPr>
            <w:tcW w:w="2126" w:type="dxa"/>
          </w:tcPr>
          <w:p w14:paraId="22FCBC8B" w14:textId="789F4811" w:rsidR="0075378B" w:rsidDel="00381FC9" w:rsidRDefault="008717F6" w:rsidP="00B447BA">
            <w:pPr>
              <w:suppressAutoHyphens/>
              <w:spacing w:before="60" w:after="60"/>
              <w:jc w:val="left"/>
              <w:rPr>
                <w:del w:id="1011" w:author="Jason Rhee" w:date="2024-10-23T17:20:00Z" w16du:dateUtc="2024-10-23T06:20:00Z"/>
                <w:rFonts w:eastAsiaTheme="minorEastAsia" w:cs="Arial"/>
                <w:b/>
                <w:lang w:eastAsia="ko-KR"/>
              </w:rPr>
            </w:pPr>
            <w:del w:id="1012" w:author="Jason Rhee" w:date="2024-10-23T17:20:00Z" w16du:dateUtc="2024-10-23T06:20:00Z">
              <w:r w:rsidDel="00381FC9">
                <w:rPr>
                  <w:rFonts w:eastAsiaTheme="minorEastAsia" w:cs="Arial" w:hint="eastAsia"/>
                  <w:b/>
                  <w:lang w:eastAsia="ko-KR"/>
                </w:rPr>
                <w:delText>D.5.1</w:delText>
              </w:r>
            </w:del>
          </w:p>
        </w:tc>
      </w:tr>
      <w:tr w:rsidR="00B13FD7" w:rsidRPr="008D0CFF" w:rsidDel="00381FC9" w14:paraId="479BD7D1" w14:textId="0298DD0E" w:rsidTr="00CA0081">
        <w:trPr>
          <w:cantSplit/>
          <w:del w:id="1013" w:author="Jason Rhee" w:date="2024-10-23T17:20:00Z"/>
        </w:trPr>
        <w:tc>
          <w:tcPr>
            <w:tcW w:w="7230" w:type="dxa"/>
          </w:tcPr>
          <w:p w14:paraId="62424CA2" w14:textId="571FA1C3" w:rsidR="00B13FD7" w:rsidDel="00381FC9" w:rsidRDefault="00A52594" w:rsidP="00AB32A8">
            <w:pPr>
              <w:suppressAutoHyphens/>
              <w:spacing w:before="60" w:after="60"/>
              <w:jc w:val="left"/>
              <w:rPr>
                <w:del w:id="1014" w:author="Jason Rhee" w:date="2024-10-23T17:20:00Z" w16du:dateUtc="2024-10-23T06:20:00Z"/>
                <w:rFonts w:eastAsiaTheme="minorEastAsia" w:cs="Arial"/>
                <w:lang w:eastAsia="ko-KR"/>
              </w:rPr>
            </w:pPr>
            <w:del w:id="1015" w:author="Jason Rhee" w:date="2024-10-23T17:20:00Z" w16du:dateUtc="2024-10-23T06:20:00Z">
              <w:r w:rsidDel="00381FC9">
                <w:rPr>
                  <w:rFonts w:eastAsiaTheme="minorEastAsia" w:cs="Arial" w:hint="eastAsia"/>
                  <w:lang w:eastAsia="ko-KR"/>
                </w:rPr>
                <w:delText xml:space="preserve">Contents of </w:delText>
              </w:r>
              <w:r w:rsidR="00B13FD7" w:rsidDel="00381FC9">
                <w:rPr>
                  <w:rFonts w:eastAsiaTheme="minorEastAsia" w:cs="Arial" w:hint="eastAsia"/>
                  <w:lang w:eastAsia="ko-KR"/>
                </w:rPr>
                <w:delText xml:space="preserve">Area Fills section </w:delText>
              </w:r>
              <w:r w:rsidR="00B13FD7" w:rsidDel="00381FC9">
                <w:rPr>
                  <w:rFonts w:eastAsiaTheme="minorEastAsia" w:cs="Arial"/>
                  <w:lang w:eastAsia="ko-KR"/>
                </w:rPr>
                <w:delText>removed</w:delText>
              </w:r>
              <w:r w:rsidR="00E14CB1" w:rsidDel="00381FC9">
                <w:rPr>
                  <w:rFonts w:eastAsiaTheme="minorEastAsia" w:cs="Arial" w:hint="eastAsia"/>
                  <w:lang w:eastAsia="ko-KR"/>
                </w:rPr>
                <w:delText xml:space="preserve"> under A</w:delText>
              </w:r>
              <w:r w:rsidR="00E14CB1" w:rsidDel="00381FC9">
                <w:rPr>
                  <w:rFonts w:eastAsiaTheme="minorEastAsia" w:cs="Arial"/>
                  <w:lang w:eastAsia="ko-KR"/>
                </w:rPr>
                <w:delText>n</w:delText>
              </w:r>
              <w:r w:rsidR="00E14CB1" w:rsidDel="00381FC9">
                <w:rPr>
                  <w:rFonts w:eastAsiaTheme="minorEastAsia" w:cs="Arial" w:hint="eastAsia"/>
                  <w:lang w:eastAsia="ko-KR"/>
                </w:rPr>
                <w:delText>nex D</w:delText>
              </w:r>
              <w:r w:rsidR="00B13FD7" w:rsidDel="00381FC9">
                <w:rPr>
                  <w:rFonts w:eastAsiaTheme="minorEastAsia" w:cs="Arial" w:hint="eastAsia"/>
                  <w:lang w:eastAsia="ko-KR"/>
                </w:rPr>
                <w:delText xml:space="preserve">, as </w:delText>
              </w:r>
              <w:r w:rsidR="00E14CB1" w:rsidDel="00381FC9">
                <w:rPr>
                  <w:rFonts w:eastAsiaTheme="minorEastAsia" w:cs="Arial" w:hint="eastAsia"/>
                  <w:lang w:eastAsia="ko-KR"/>
                </w:rPr>
                <w:delText xml:space="preserve">area fills </w:delText>
              </w:r>
              <w:r w:rsidR="00B13FD7" w:rsidDel="00381FC9">
                <w:rPr>
                  <w:rFonts w:eastAsiaTheme="minorEastAsia" w:cs="Arial" w:hint="eastAsia"/>
                  <w:lang w:eastAsia="ko-KR"/>
                </w:rPr>
                <w:delText>unused in S-129 Portrayal Catalogue</w:delText>
              </w:r>
            </w:del>
          </w:p>
        </w:tc>
        <w:tc>
          <w:tcPr>
            <w:tcW w:w="2126" w:type="dxa"/>
          </w:tcPr>
          <w:p w14:paraId="2482C3BC" w14:textId="1857FD30" w:rsidR="00B13FD7" w:rsidDel="00381FC9" w:rsidRDefault="00C86A53" w:rsidP="00B447BA">
            <w:pPr>
              <w:suppressAutoHyphens/>
              <w:spacing w:before="60" w:after="60"/>
              <w:jc w:val="left"/>
              <w:rPr>
                <w:del w:id="1016" w:author="Jason Rhee" w:date="2024-10-23T17:20:00Z" w16du:dateUtc="2024-10-23T06:20:00Z"/>
                <w:rFonts w:eastAsiaTheme="minorEastAsia" w:cs="Arial"/>
                <w:b/>
                <w:lang w:eastAsia="ko-KR"/>
              </w:rPr>
            </w:pPr>
            <w:del w:id="1017" w:author="Jason Rhee" w:date="2024-10-23T17:20:00Z" w16du:dateUtc="2024-10-23T06:20:00Z">
              <w:r w:rsidDel="00381FC9">
                <w:rPr>
                  <w:rFonts w:eastAsiaTheme="minorEastAsia" w:cs="Arial" w:hint="eastAsia"/>
                  <w:b/>
                  <w:lang w:eastAsia="ko-KR"/>
                </w:rPr>
                <w:delText>D.6</w:delText>
              </w:r>
            </w:del>
          </w:p>
        </w:tc>
      </w:tr>
      <w:tr w:rsidR="00897C6C" w:rsidRPr="008D0CFF" w:rsidDel="00381FC9" w14:paraId="53FF0705" w14:textId="74DD9762" w:rsidTr="00CA0081">
        <w:trPr>
          <w:cantSplit/>
          <w:del w:id="1018" w:author="Jason Rhee" w:date="2024-10-23T17:20:00Z"/>
        </w:trPr>
        <w:tc>
          <w:tcPr>
            <w:tcW w:w="7230" w:type="dxa"/>
          </w:tcPr>
          <w:p w14:paraId="03B62BF6" w14:textId="3A38362C" w:rsidR="00897C6C" w:rsidDel="00381FC9" w:rsidRDefault="00897C6C" w:rsidP="00AB32A8">
            <w:pPr>
              <w:suppressAutoHyphens/>
              <w:spacing w:before="60" w:after="60"/>
              <w:jc w:val="left"/>
              <w:rPr>
                <w:del w:id="1019" w:author="Jason Rhee" w:date="2024-10-23T17:20:00Z" w16du:dateUtc="2024-10-23T06:20:00Z"/>
                <w:rFonts w:eastAsiaTheme="minorEastAsia" w:cs="Arial"/>
                <w:lang w:eastAsia="ko-KR"/>
              </w:rPr>
            </w:pPr>
            <w:del w:id="1020" w:author="Jason Rhee" w:date="2024-10-23T17:20:00Z" w16du:dateUtc="2024-10-23T06:20:00Z">
              <w:r w:rsidDel="00381FC9">
                <w:rPr>
                  <w:rFonts w:eastAsiaTheme="minorEastAsia" w:cs="Arial" w:hint="eastAsia"/>
                  <w:lang w:eastAsia="ko-KR"/>
                </w:rPr>
                <w:delText>New ViewingGroup</w:delText>
              </w:r>
              <w:r w:rsidR="004C01C7" w:rsidDel="00381FC9">
                <w:rPr>
                  <w:rFonts w:eastAsiaTheme="minorEastAsia" w:cs="Arial" w:hint="eastAsia"/>
                  <w:lang w:eastAsia="ko-KR"/>
                </w:rPr>
                <w:delText>s</w:delText>
              </w:r>
              <w:r w:rsidDel="00381FC9">
                <w:rPr>
                  <w:rFonts w:eastAsiaTheme="minorEastAsia" w:cs="Arial" w:hint="eastAsia"/>
                  <w:lang w:eastAsia="ko-KR"/>
                </w:rPr>
                <w:delText xml:space="preserve"> added to cater for display of </w:delText>
              </w:r>
              <w:r w:rsidR="004C01C7" w:rsidDel="00381FC9">
                <w:rPr>
                  <w:rFonts w:eastAsiaTheme="minorEastAsia" w:cs="Arial" w:hint="eastAsia"/>
                  <w:lang w:eastAsia="ko-KR"/>
                </w:rPr>
                <w:delText>different S-129 feature</w:delText>
              </w:r>
            </w:del>
          </w:p>
        </w:tc>
        <w:tc>
          <w:tcPr>
            <w:tcW w:w="2126" w:type="dxa"/>
          </w:tcPr>
          <w:p w14:paraId="7EC12D97" w14:textId="762B4406" w:rsidR="00897C6C" w:rsidDel="00381FC9" w:rsidRDefault="00A6375E" w:rsidP="00B447BA">
            <w:pPr>
              <w:suppressAutoHyphens/>
              <w:spacing w:before="60" w:after="60"/>
              <w:jc w:val="left"/>
              <w:rPr>
                <w:del w:id="1021" w:author="Jason Rhee" w:date="2024-10-23T17:20:00Z" w16du:dateUtc="2024-10-23T06:20:00Z"/>
                <w:rFonts w:eastAsiaTheme="minorEastAsia" w:cs="Arial"/>
                <w:b/>
                <w:lang w:eastAsia="ko-KR"/>
              </w:rPr>
            </w:pPr>
            <w:del w:id="1022" w:author="Jason Rhee" w:date="2024-10-23T17:20:00Z" w16du:dateUtc="2024-10-23T06:20:00Z">
              <w:r w:rsidDel="00381FC9">
                <w:rPr>
                  <w:rFonts w:eastAsiaTheme="minorEastAsia" w:cs="Arial" w:hint="eastAsia"/>
                  <w:b/>
                  <w:lang w:eastAsia="ko-KR"/>
                </w:rPr>
                <w:delText>D.</w:delText>
              </w:r>
              <w:r w:rsidR="004C01C7" w:rsidDel="00381FC9">
                <w:rPr>
                  <w:rFonts w:eastAsiaTheme="minorEastAsia" w:cs="Arial" w:hint="eastAsia"/>
                  <w:b/>
                  <w:lang w:eastAsia="ko-KR"/>
                </w:rPr>
                <w:delText>8</w:delText>
              </w:r>
            </w:del>
          </w:p>
        </w:tc>
      </w:tr>
      <w:tr w:rsidR="00A52594" w:rsidRPr="008D0CFF" w:rsidDel="00381FC9" w14:paraId="03C7D4B0" w14:textId="44B8F6F0" w:rsidTr="00CA0081">
        <w:trPr>
          <w:cantSplit/>
          <w:del w:id="1023" w:author="Jason Rhee" w:date="2024-10-23T17:20:00Z"/>
        </w:trPr>
        <w:tc>
          <w:tcPr>
            <w:tcW w:w="7230" w:type="dxa"/>
          </w:tcPr>
          <w:p w14:paraId="344C5FAC" w14:textId="10ED7224" w:rsidR="00A52594" w:rsidDel="00381FC9" w:rsidRDefault="00A60E2A" w:rsidP="00AB32A8">
            <w:pPr>
              <w:suppressAutoHyphens/>
              <w:spacing w:before="60" w:after="60"/>
              <w:jc w:val="left"/>
              <w:rPr>
                <w:del w:id="1024" w:author="Jason Rhee" w:date="2024-10-23T17:20:00Z" w16du:dateUtc="2024-10-23T06:20:00Z"/>
                <w:rFonts w:eastAsiaTheme="minorEastAsia" w:cs="Arial"/>
                <w:lang w:eastAsia="ko-KR"/>
              </w:rPr>
            </w:pPr>
            <w:del w:id="1025" w:author="Jason Rhee" w:date="2024-10-23T17:20:00Z" w16du:dateUtc="2024-10-23T06:20:00Z">
              <w:r w:rsidDel="00381FC9">
                <w:rPr>
                  <w:rFonts w:eastAsiaTheme="minorEastAsia" w:cs="Arial" w:hint="eastAsia"/>
                  <w:lang w:eastAsia="ko-KR"/>
                </w:rPr>
                <w:delText>Viewing Group Layers section added to outline available viewingGroupLayers</w:delText>
              </w:r>
            </w:del>
          </w:p>
        </w:tc>
        <w:tc>
          <w:tcPr>
            <w:tcW w:w="2126" w:type="dxa"/>
          </w:tcPr>
          <w:p w14:paraId="70FF0DF8" w14:textId="4810B9E9" w:rsidR="00A52594" w:rsidDel="00381FC9" w:rsidRDefault="00A60E2A" w:rsidP="00B447BA">
            <w:pPr>
              <w:suppressAutoHyphens/>
              <w:spacing w:before="60" w:after="60"/>
              <w:jc w:val="left"/>
              <w:rPr>
                <w:del w:id="1026" w:author="Jason Rhee" w:date="2024-10-23T17:20:00Z" w16du:dateUtc="2024-10-23T06:20:00Z"/>
                <w:rFonts w:eastAsiaTheme="minorEastAsia" w:cs="Arial"/>
                <w:b/>
                <w:lang w:eastAsia="ko-KR"/>
              </w:rPr>
            </w:pPr>
            <w:del w:id="1027" w:author="Jason Rhee" w:date="2024-10-23T17:20:00Z" w16du:dateUtc="2024-10-23T06:20:00Z">
              <w:r w:rsidDel="00381FC9">
                <w:rPr>
                  <w:rFonts w:eastAsiaTheme="minorEastAsia" w:cs="Arial" w:hint="eastAsia"/>
                  <w:b/>
                  <w:lang w:eastAsia="ko-KR"/>
                </w:rPr>
                <w:delText>D.9</w:delText>
              </w:r>
            </w:del>
          </w:p>
        </w:tc>
      </w:tr>
      <w:tr w:rsidR="005562F5" w:rsidRPr="008D0CFF" w:rsidDel="00381FC9" w14:paraId="6E96C014" w14:textId="0460F73F" w:rsidTr="00CA0081">
        <w:trPr>
          <w:cantSplit/>
          <w:del w:id="1028" w:author="Jason Rhee" w:date="2024-10-23T17:20:00Z"/>
        </w:trPr>
        <w:tc>
          <w:tcPr>
            <w:tcW w:w="7230" w:type="dxa"/>
          </w:tcPr>
          <w:p w14:paraId="2F27946C" w14:textId="3D26A0D5" w:rsidR="005562F5" w:rsidDel="00381FC9" w:rsidRDefault="005562F5" w:rsidP="00AB32A8">
            <w:pPr>
              <w:suppressAutoHyphens/>
              <w:spacing w:before="60" w:after="60"/>
              <w:jc w:val="left"/>
              <w:rPr>
                <w:del w:id="1029" w:author="Jason Rhee" w:date="2024-10-23T17:20:00Z" w16du:dateUtc="2024-10-23T06:20:00Z"/>
                <w:rFonts w:eastAsiaTheme="minorEastAsia" w:cs="Arial"/>
                <w:lang w:eastAsia="ko-KR"/>
              </w:rPr>
            </w:pPr>
            <w:del w:id="1030" w:author="Jason Rhee" w:date="2024-10-23T17:20:00Z" w16du:dateUtc="2024-10-23T06:20:00Z">
              <w:r w:rsidDel="00381FC9">
                <w:rPr>
                  <w:rFonts w:eastAsiaTheme="minorEastAsia" w:cs="Arial"/>
                  <w:lang w:eastAsia="ko-KR"/>
                </w:rPr>
                <w:delText>“</w:delText>
              </w:r>
              <w:r w:rsidDel="00381FC9">
                <w:rPr>
                  <w:rFonts w:eastAsiaTheme="minorEastAsia" w:cs="Arial" w:hint="eastAsia"/>
                  <w:lang w:eastAsia="ko-KR"/>
                </w:rPr>
                <w:delText>PlanBoundaries</w:delText>
              </w:r>
              <w:r w:rsidDel="00381FC9">
                <w:rPr>
                  <w:rFonts w:eastAsiaTheme="minorEastAsia" w:cs="Arial"/>
                  <w:lang w:eastAsia="ko-KR"/>
                </w:rPr>
                <w:delText>”</w:delText>
              </w:r>
              <w:r w:rsidDel="00381FC9">
                <w:rPr>
                  <w:rFonts w:eastAsiaTheme="minorEastAsia" w:cs="Arial" w:hint="eastAsia"/>
                  <w:lang w:eastAsia="ko-KR"/>
                </w:rPr>
                <w:delText xml:space="preserve"> context parameter added to enable option to toggle on/off embedded symbol line style for UnderKeelClearancePlanArea features</w:delText>
              </w:r>
            </w:del>
          </w:p>
        </w:tc>
        <w:tc>
          <w:tcPr>
            <w:tcW w:w="2126" w:type="dxa"/>
          </w:tcPr>
          <w:p w14:paraId="1C75CF19" w14:textId="08677786" w:rsidR="005562F5" w:rsidDel="00381FC9" w:rsidRDefault="005562F5" w:rsidP="00B447BA">
            <w:pPr>
              <w:suppressAutoHyphens/>
              <w:spacing w:before="60" w:after="60"/>
              <w:jc w:val="left"/>
              <w:rPr>
                <w:del w:id="1031" w:author="Jason Rhee" w:date="2024-10-23T17:20:00Z" w16du:dateUtc="2024-10-23T06:20:00Z"/>
                <w:rFonts w:eastAsiaTheme="minorEastAsia" w:cs="Arial"/>
                <w:b/>
                <w:lang w:eastAsia="ko-KR"/>
              </w:rPr>
            </w:pPr>
            <w:del w:id="1032" w:author="Jason Rhee" w:date="2024-10-23T17:20:00Z" w16du:dateUtc="2024-10-23T06:20:00Z">
              <w:r w:rsidDel="00381FC9">
                <w:rPr>
                  <w:rFonts w:eastAsiaTheme="minorEastAsia" w:cs="Arial" w:hint="eastAsia"/>
                  <w:b/>
                  <w:lang w:eastAsia="ko-KR"/>
                </w:rPr>
                <w:delText>D.</w:delText>
              </w:r>
              <w:r w:rsidR="00A60E2A" w:rsidDel="00381FC9">
                <w:rPr>
                  <w:rFonts w:eastAsiaTheme="minorEastAsia" w:cs="Arial" w:hint="eastAsia"/>
                  <w:b/>
                  <w:lang w:eastAsia="ko-KR"/>
                </w:rPr>
                <w:delText>10</w:delText>
              </w:r>
            </w:del>
          </w:p>
        </w:tc>
      </w:tr>
      <w:tr w:rsidR="00AD7320" w:rsidRPr="008D0CFF" w:rsidDel="00381FC9" w14:paraId="13F45CB6" w14:textId="7DC17E97" w:rsidTr="00CA0081">
        <w:trPr>
          <w:cantSplit/>
          <w:del w:id="1033" w:author="Jason Rhee" w:date="2024-10-23T17:20:00Z"/>
        </w:trPr>
        <w:tc>
          <w:tcPr>
            <w:tcW w:w="7230" w:type="dxa"/>
          </w:tcPr>
          <w:p w14:paraId="677BAF74" w14:textId="241BBB25" w:rsidR="00AD7320" w:rsidDel="00381FC9" w:rsidRDefault="00AD7320" w:rsidP="00AB32A8">
            <w:pPr>
              <w:suppressAutoHyphens/>
              <w:spacing w:before="60" w:after="60"/>
              <w:jc w:val="left"/>
              <w:rPr>
                <w:del w:id="1034" w:author="Jason Rhee" w:date="2024-10-23T17:20:00Z" w16du:dateUtc="2024-10-23T06:20:00Z"/>
                <w:rFonts w:eastAsiaTheme="minorEastAsia" w:cs="Arial"/>
                <w:lang w:eastAsia="ko-KR"/>
              </w:rPr>
            </w:pPr>
            <w:del w:id="1035" w:author="Jason Rhee" w:date="2024-10-23T17:20:00Z" w16du:dateUtc="2024-10-23T06:20:00Z">
              <w:r w:rsidDel="00381FC9">
                <w:rPr>
                  <w:rFonts w:eastAsiaTheme="minorEastAsia" w:cs="Arial" w:hint="eastAsia"/>
                  <w:lang w:eastAsia="ko-KR"/>
                </w:rPr>
                <w:delText>Removed list of Validation Checks (due to being moved to S-158)</w:delText>
              </w:r>
              <w:r w:rsidR="007C7DC3" w:rsidDel="00381FC9">
                <w:rPr>
                  <w:rFonts w:eastAsiaTheme="minorEastAsia" w:cs="Arial" w:hint="eastAsia"/>
                  <w:lang w:eastAsia="ko-KR"/>
                </w:rPr>
                <w:delText>.</w:delText>
              </w:r>
            </w:del>
          </w:p>
        </w:tc>
        <w:tc>
          <w:tcPr>
            <w:tcW w:w="2126" w:type="dxa"/>
          </w:tcPr>
          <w:p w14:paraId="0F06D3B4" w14:textId="7F29B2E9" w:rsidR="00AD7320" w:rsidDel="00381FC9" w:rsidRDefault="00D33C25" w:rsidP="00AB32A8">
            <w:pPr>
              <w:suppressAutoHyphens/>
              <w:spacing w:before="60" w:after="60"/>
              <w:jc w:val="left"/>
              <w:rPr>
                <w:del w:id="1036" w:author="Jason Rhee" w:date="2024-10-23T17:20:00Z" w16du:dateUtc="2024-10-23T06:20:00Z"/>
                <w:rFonts w:eastAsiaTheme="minorEastAsia" w:cs="Arial"/>
                <w:b/>
                <w:lang w:eastAsia="ko-KR"/>
              </w:rPr>
            </w:pPr>
            <w:del w:id="1037" w:author="Jason Rhee" w:date="2024-10-23T17:20:00Z" w16du:dateUtc="2024-10-23T06:20:00Z">
              <w:r w:rsidDel="00381FC9">
                <w:rPr>
                  <w:rFonts w:eastAsiaTheme="minorEastAsia" w:cs="Arial" w:hint="eastAsia"/>
                  <w:b/>
                  <w:lang w:eastAsia="ko-KR"/>
                </w:rPr>
                <w:delText>Annex E</w:delText>
              </w:r>
            </w:del>
          </w:p>
        </w:tc>
      </w:tr>
      <w:tr w:rsidR="008D3453" w:rsidRPr="008D0CFF" w14:paraId="4B959F89" w14:textId="77777777" w:rsidTr="00CA0081">
        <w:trPr>
          <w:cantSplit/>
          <w:ins w:id="1038" w:author="Jason Rhee" w:date="2024-10-23T17:09:00Z"/>
        </w:trPr>
        <w:tc>
          <w:tcPr>
            <w:tcW w:w="7230" w:type="dxa"/>
          </w:tcPr>
          <w:p w14:paraId="6B204E7C" w14:textId="5E9F72A3" w:rsidR="008D3453" w:rsidRDefault="008D3453" w:rsidP="00AB32A8">
            <w:pPr>
              <w:suppressAutoHyphens/>
              <w:spacing w:before="60" w:after="60"/>
              <w:jc w:val="left"/>
              <w:rPr>
                <w:ins w:id="1039" w:author="Jason Rhee" w:date="2024-10-23T17:09:00Z" w16du:dateUtc="2024-10-23T06:09:00Z"/>
                <w:rFonts w:eastAsiaTheme="minorEastAsia" w:cs="Arial"/>
                <w:lang w:eastAsia="ko-KR"/>
              </w:rPr>
            </w:pPr>
            <w:ins w:id="1040" w:author="Jason Rhee" w:date="2024-10-23T17:10:00Z" w16du:dateUtc="2024-10-23T06:10:00Z">
              <w:r>
                <w:rPr>
                  <w:rFonts w:eastAsiaTheme="minorEastAsia" w:cs="Arial"/>
                  <w:lang w:eastAsia="ko-KR"/>
                </w:rPr>
                <w:t xml:space="preserve">Added “Alerts and Indication” subclause to clarify </w:t>
              </w:r>
            </w:ins>
            <w:ins w:id="1041" w:author="Jason Rhee" w:date="2024-10-23T17:11:00Z" w16du:dateUtc="2024-10-23T06:11:00Z">
              <w:r>
                <w:rPr>
                  <w:rFonts w:eastAsiaTheme="minorEastAsia" w:cs="Arial"/>
                  <w:lang w:eastAsia="ko-KR"/>
                </w:rPr>
                <w:t xml:space="preserve">that </w:t>
              </w:r>
            </w:ins>
            <w:ins w:id="1042" w:author="Jason Rhee" w:date="2024-10-23T17:10:00Z" w16du:dateUtc="2024-10-23T06:10:00Z">
              <w:r>
                <w:rPr>
                  <w:rFonts w:eastAsiaTheme="minorEastAsia" w:cs="Arial"/>
                  <w:lang w:eastAsia="ko-KR"/>
                </w:rPr>
                <w:t xml:space="preserve">no alarms </w:t>
              </w:r>
            </w:ins>
            <w:ins w:id="1043" w:author="Jason Rhee" w:date="2024-10-23T17:11:00Z" w16du:dateUtc="2024-10-23T06:11:00Z">
              <w:r>
                <w:rPr>
                  <w:rFonts w:eastAsiaTheme="minorEastAsia" w:cs="Arial"/>
                  <w:lang w:eastAsia="ko-KR"/>
                </w:rPr>
                <w:t>are triggered by S-129 datasets</w:t>
              </w:r>
            </w:ins>
            <w:ins w:id="1044" w:author="Jason Rhee" w:date="2024-10-24T10:54:00Z" w16du:dateUtc="2024-10-23T23:54:00Z">
              <w:r w:rsidR="00911312">
                <w:rPr>
                  <w:rFonts w:eastAsiaTheme="minorEastAsia" w:cs="Arial" w:hint="eastAsia"/>
                  <w:lang w:eastAsia="ko-KR"/>
                </w:rPr>
                <w:t>.</w:t>
              </w:r>
            </w:ins>
          </w:p>
        </w:tc>
        <w:tc>
          <w:tcPr>
            <w:tcW w:w="2126" w:type="dxa"/>
          </w:tcPr>
          <w:p w14:paraId="516FDD9D" w14:textId="4A580D1A" w:rsidR="008D3453" w:rsidRDefault="008D3453" w:rsidP="00AB32A8">
            <w:pPr>
              <w:suppressAutoHyphens/>
              <w:spacing w:before="60" w:after="60"/>
              <w:jc w:val="left"/>
              <w:rPr>
                <w:ins w:id="1045" w:author="Jason Rhee" w:date="2024-10-23T17:09:00Z" w16du:dateUtc="2024-10-23T06:09:00Z"/>
                <w:rFonts w:eastAsiaTheme="minorEastAsia" w:cs="Arial"/>
                <w:b/>
                <w:lang w:eastAsia="ko-KR"/>
              </w:rPr>
            </w:pPr>
            <w:ins w:id="1046" w:author="Jason Rhee" w:date="2024-10-23T17:10:00Z" w16du:dateUtc="2024-10-23T06:10:00Z">
              <w:r>
                <w:rPr>
                  <w:rFonts w:eastAsiaTheme="minorEastAsia" w:cs="Arial"/>
                  <w:b/>
                  <w:lang w:eastAsia="ko-KR"/>
                </w:rPr>
                <w:t>1, 1.5</w:t>
              </w:r>
            </w:ins>
          </w:p>
        </w:tc>
      </w:tr>
      <w:tr w:rsidR="00CB4650" w:rsidRPr="008D0CFF" w14:paraId="1CA17F08" w14:textId="77777777" w:rsidTr="00CA0081">
        <w:trPr>
          <w:cantSplit/>
          <w:ins w:id="1047" w:author="Jason Rhee" w:date="2024-10-24T10:52:00Z"/>
        </w:trPr>
        <w:tc>
          <w:tcPr>
            <w:tcW w:w="7230" w:type="dxa"/>
          </w:tcPr>
          <w:p w14:paraId="354789DB" w14:textId="12F0DB91" w:rsidR="00CB4650" w:rsidRDefault="00107896" w:rsidP="00AB32A8">
            <w:pPr>
              <w:suppressAutoHyphens/>
              <w:spacing w:before="60" w:after="60"/>
              <w:jc w:val="left"/>
              <w:rPr>
                <w:ins w:id="1048" w:author="Jason Rhee" w:date="2024-10-24T10:52:00Z" w16du:dateUtc="2024-10-23T23:52:00Z"/>
                <w:rFonts w:eastAsiaTheme="minorEastAsia" w:cs="Arial"/>
                <w:lang w:eastAsia="ko-KR"/>
              </w:rPr>
            </w:pPr>
            <w:ins w:id="1049" w:author="Jason Rhee" w:date="2024-10-24T10:53:00Z" w16du:dateUtc="2024-10-23T23:53:00Z">
              <w:r>
                <w:rPr>
                  <w:rFonts w:eastAsiaTheme="minorEastAsia" w:cs="Arial" w:hint="eastAsia"/>
                  <w:lang w:eastAsia="ko-KR"/>
                </w:rPr>
                <w:t>Clarified that S-129 is generally intended to be used with S-101 ENC</w:t>
              </w:r>
            </w:ins>
            <w:ins w:id="1050" w:author="Jason Rhee" w:date="2024-10-24T10:54:00Z" w16du:dateUtc="2024-10-23T23:54:00Z">
              <w:r w:rsidR="00911312">
                <w:rPr>
                  <w:rFonts w:eastAsiaTheme="minorEastAsia" w:cs="Arial" w:hint="eastAsia"/>
                  <w:lang w:eastAsia="ko-KR"/>
                </w:rPr>
                <w:t>.</w:t>
              </w:r>
            </w:ins>
          </w:p>
        </w:tc>
        <w:tc>
          <w:tcPr>
            <w:tcW w:w="2126" w:type="dxa"/>
          </w:tcPr>
          <w:p w14:paraId="148064A3" w14:textId="177FB2F5" w:rsidR="00CB4650" w:rsidRDefault="00CB4650" w:rsidP="00AB32A8">
            <w:pPr>
              <w:suppressAutoHyphens/>
              <w:spacing w:before="60" w:after="60"/>
              <w:jc w:val="left"/>
              <w:rPr>
                <w:ins w:id="1051" w:author="Jason Rhee" w:date="2024-10-24T10:52:00Z" w16du:dateUtc="2024-10-23T23:52:00Z"/>
                <w:rFonts w:eastAsiaTheme="minorEastAsia" w:cs="Arial"/>
                <w:b/>
                <w:lang w:eastAsia="ko-KR"/>
              </w:rPr>
            </w:pPr>
            <w:ins w:id="1052" w:author="Jason Rhee" w:date="2024-10-24T10:52:00Z" w16du:dateUtc="2024-10-23T23:52:00Z">
              <w:r>
                <w:rPr>
                  <w:rFonts w:eastAsiaTheme="minorEastAsia" w:cs="Arial"/>
                  <w:b/>
                  <w:lang w:eastAsia="ko-KR"/>
                </w:rPr>
                <w:t>7.1, 9, 10</w:t>
              </w:r>
            </w:ins>
          </w:p>
        </w:tc>
      </w:tr>
      <w:tr w:rsidR="008A0580" w:rsidRPr="008D0CFF" w14:paraId="6A5D421C" w14:textId="77777777" w:rsidTr="00CA0081">
        <w:trPr>
          <w:cantSplit/>
          <w:ins w:id="1053" w:author="Jason Rhee" w:date="2024-10-24T10:37:00Z"/>
        </w:trPr>
        <w:tc>
          <w:tcPr>
            <w:tcW w:w="7230" w:type="dxa"/>
          </w:tcPr>
          <w:p w14:paraId="680F6933" w14:textId="54F8E22D" w:rsidR="008A0580" w:rsidRDefault="003B330A" w:rsidP="00AB32A8">
            <w:pPr>
              <w:suppressAutoHyphens/>
              <w:spacing w:before="60" w:after="60"/>
              <w:jc w:val="left"/>
              <w:rPr>
                <w:ins w:id="1054" w:author="Jason Rhee" w:date="2024-10-24T10:37:00Z" w16du:dateUtc="2024-10-23T23:37:00Z"/>
                <w:rFonts w:eastAsiaTheme="minorEastAsia" w:cs="Arial"/>
                <w:lang w:eastAsia="ko-KR"/>
              </w:rPr>
            </w:pPr>
            <w:ins w:id="1055" w:author="Jason Rhee" w:date="2024-10-24T10:48:00Z" w16du:dateUtc="2024-10-23T23:48:00Z">
              <w:r>
                <w:rPr>
                  <w:rFonts w:eastAsiaTheme="minorEastAsia" w:cs="Arial"/>
                  <w:lang w:eastAsia="ko-KR"/>
                </w:rPr>
                <w:t>Included S-104 and S-111 as other products, which may optionally be used with S-129.</w:t>
              </w:r>
            </w:ins>
          </w:p>
        </w:tc>
        <w:tc>
          <w:tcPr>
            <w:tcW w:w="2126" w:type="dxa"/>
          </w:tcPr>
          <w:p w14:paraId="3243B400" w14:textId="340D9592" w:rsidR="008A0580" w:rsidRDefault="008A0580" w:rsidP="00AB32A8">
            <w:pPr>
              <w:suppressAutoHyphens/>
              <w:spacing w:before="60" w:after="60"/>
              <w:jc w:val="left"/>
              <w:rPr>
                <w:ins w:id="1056" w:author="Jason Rhee" w:date="2024-10-24T10:37:00Z" w16du:dateUtc="2024-10-23T23:37:00Z"/>
                <w:rFonts w:eastAsiaTheme="minorEastAsia" w:cs="Arial"/>
                <w:b/>
                <w:lang w:eastAsia="ko-KR"/>
              </w:rPr>
            </w:pPr>
            <w:ins w:id="1057" w:author="Jason Rhee" w:date="2024-10-24T10:37:00Z" w16du:dateUtc="2024-10-23T23:37:00Z">
              <w:r>
                <w:rPr>
                  <w:rFonts w:eastAsiaTheme="minorEastAsia" w:cs="Arial"/>
                  <w:b/>
                  <w:lang w:eastAsia="ko-KR"/>
                </w:rPr>
                <w:t>7.1, 9</w:t>
              </w:r>
            </w:ins>
          </w:p>
        </w:tc>
      </w:tr>
      <w:tr w:rsidR="00CD7C7D" w:rsidRPr="008D0CFF" w14:paraId="2199C5CE" w14:textId="77777777" w:rsidTr="00CA0081">
        <w:trPr>
          <w:cantSplit/>
          <w:ins w:id="1058" w:author="Jason Rhee" w:date="2024-10-24T10:30:00Z"/>
        </w:trPr>
        <w:tc>
          <w:tcPr>
            <w:tcW w:w="7230" w:type="dxa"/>
          </w:tcPr>
          <w:p w14:paraId="5354E3ED" w14:textId="2BFAED14" w:rsidR="00CD7C7D" w:rsidRDefault="00CD7C7D" w:rsidP="00AB32A8">
            <w:pPr>
              <w:suppressAutoHyphens/>
              <w:spacing w:before="60" w:after="60"/>
              <w:jc w:val="left"/>
              <w:rPr>
                <w:ins w:id="1059" w:author="Jason Rhee" w:date="2024-10-24T10:30:00Z" w16du:dateUtc="2024-10-23T23:30:00Z"/>
                <w:rFonts w:eastAsiaTheme="minorEastAsia" w:cs="Arial"/>
                <w:lang w:eastAsia="ko-KR"/>
              </w:rPr>
            </w:pPr>
            <w:ins w:id="1060" w:author="Jason Rhee" w:date="2024-10-24T10:31:00Z" w16du:dateUtc="2024-10-23T23:31:00Z">
              <w:r>
                <w:rPr>
                  <w:rFonts w:eastAsiaTheme="minorEastAsia" w:cs="Arial"/>
                  <w:lang w:eastAsia="ko-KR"/>
                </w:rPr>
                <w:t xml:space="preserve">Amended </w:t>
              </w:r>
              <w:r w:rsidR="005302C1">
                <w:rPr>
                  <w:rFonts w:eastAsiaTheme="minorEastAsia" w:cs="Arial"/>
                  <w:lang w:eastAsia="ko-KR"/>
                </w:rPr>
                <w:t xml:space="preserve">paragraph to </w:t>
              </w:r>
              <w:r w:rsidR="005D7C8D">
                <w:rPr>
                  <w:rFonts w:eastAsiaTheme="minorEastAsia" w:cs="Arial"/>
                  <w:lang w:eastAsia="ko-KR"/>
                </w:rPr>
                <w:t>outline that S-129 datasets can temporally overlap</w:t>
              </w:r>
            </w:ins>
            <w:ins w:id="1061" w:author="Jason Rhee" w:date="2024-10-24T10:54:00Z" w16du:dateUtc="2024-10-23T23:54:00Z">
              <w:r w:rsidR="00911312">
                <w:rPr>
                  <w:rFonts w:eastAsiaTheme="minorEastAsia" w:cs="Arial" w:hint="eastAsia"/>
                  <w:lang w:eastAsia="ko-KR"/>
                </w:rPr>
                <w:t>.</w:t>
              </w:r>
            </w:ins>
          </w:p>
        </w:tc>
        <w:tc>
          <w:tcPr>
            <w:tcW w:w="2126" w:type="dxa"/>
          </w:tcPr>
          <w:p w14:paraId="7AB8E0EC" w14:textId="69F399B3" w:rsidR="00CD7C7D" w:rsidRDefault="00CD7C7D" w:rsidP="00AB32A8">
            <w:pPr>
              <w:suppressAutoHyphens/>
              <w:spacing w:before="60" w:after="60"/>
              <w:jc w:val="left"/>
              <w:rPr>
                <w:ins w:id="1062" w:author="Jason Rhee" w:date="2024-10-24T10:30:00Z" w16du:dateUtc="2024-10-23T23:30:00Z"/>
                <w:rFonts w:eastAsiaTheme="minorEastAsia" w:cs="Arial"/>
                <w:b/>
                <w:lang w:eastAsia="ko-KR"/>
              </w:rPr>
            </w:pPr>
            <w:ins w:id="1063" w:author="Jason Rhee" w:date="2024-10-24T10:30:00Z" w16du:dateUtc="2024-10-23T23:30:00Z">
              <w:r>
                <w:rPr>
                  <w:rFonts w:eastAsiaTheme="minorEastAsia" w:cs="Arial"/>
                  <w:b/>
                  <w:lang w:eastAsia="ko-KR"/>
                </w:rPr>
                <w:t>17.9</w:t>
              </w:r>
            </w:ins>
          </w:p>
        </w:tc>
      </w:tr>
      <w:tr w:rsidR="003C5C76" w:rsidRPr="008D0CFF" w14:paraId="510BF308" w14:textId="77777777" w:rsidTr="00CA0081">
        <w:trPr>
          <w:cantSplit/>
          <w:ins w:id="1064" w:author="Jason Rhee" w:date="2024-10-23T17:12:00Z"/>
        </w:trPr>
        <w:tc>
          <w:tcPr>
            <w:tcW w:w="7230" w:type="dxa"/>
          </w:tcPr>
          <w:p w14:paraId="44B20232" w14:textId="75665448" w:rsidR="003C5C76" w:rsidRDefault="00105E93" w:rsidP="00AB32A8">
            <w:pPr>
              <w:suppressAutoHyphens/>
              <w:spacing w:before="60" w:after="60"/>
              <w:jc w:val="left"/>
              <w:rPr>
                <w:ins w:id="1065" w:author="Jason Rhee" w:date="2024-10-23T17:12:00Z" w16du:dateUtc="2024-10-23T06:12:00Z"/>
                <w:rFonts w:eastAsiaTheme="minorEastAsia" w:cs="Arial"/>
                <w:lang w:eastAsia="ko-KR"/>
              </w:rPr>
            </w:pPr>
            <w:ins w:id="1066" w:author="Jason Rhee" w:date="2024-10-23T17:12:00Z" w16du:dateUtc="2024-10-23T06:12:00Z">
              <w:r>
                <w:rPr>
                  <w:rFonts w:eastAsiaTheme="minorEastAsia" w:cs="Arial"/>
                  <w:lang w:eastAsia="ko-KR"/>
                </w:rPr>
                <w:t>Correcte</w:t>
              </w:r>
            </w:ins>
            <w:ins w:id="1067" w:author="Jason Rhee" w:date="2024-10-23T17:20:00Z" w16du:dateUtc="2024-10-23T06:20:00Z">
              <w:r w:rsidR="00381FC9">
                <w:rPr>
                  <w:rFonts w:eastAsiaTheme="minorEastAsia" w:cs="Arial"/>
                  <w:lang w:eastAsia="ko-KR"/>
                </w:rPr>
                <w:t>d</w:t>
              </w:r>
            </w:ins>
            <w:ins w:id="1068" w:author="Jason Rhee" w:date="2024-10-23T17:12:00Z" w16du:dateUtc="2024-10-23T06:12:00Z">
              <w:r>
                <w:rPr>
                  <w:rFonts w:eastAsiaTheme="minorEastAsia" w:cs="Arial"/>
                  <w:lang w:eastAsia="ko-KR"/>
                </w:rPr>
                <w:t xml:space="preserve"> Feature Catalogue name in Feature Catalogue header information</w:t>
              </w:r>
            </w:ins>
            <w:ins w:id="1069" w:author="Jason Rhee" w:date="2024-10-24T10:54:00Z" w16du:dateUtc="2024-10-23T23:54:00Z">
              <w:r w:rsidR="00911312">
                <w:rPr>
                  <w:rFonts w:eastAsiaTheme="minorEastAsia" w:cs="Arial" w:hint="eastAsia"/>
                  <w:lang w:eastAsia="ko-KR"/>
                </w:rPr>
                <w:t>.</w:t>
              </w:r>
            </w:ins>
          </w:p>
        </w:tc>
        <w:tc>
          <w:tcPr>
            <w:tcW w:w="2126" w:type="dxa"/>
          </w:tcPr>
          <w:p w14:paraId="7C0B1AB1" w14:textId="580B3120" w:rsidR="003C5C76" w:rsidRDefault="00105E93" w:rsidP="00AB32A8">
            <w:pPr>
              <w:suppressAutoHyphens/>
              <w:spacing w:before="60" w:after="60"/>
              <w:jc w:val="left"/>
              <w:rPr>
                <w:ins w:id="1070" w:author="Jason Rhee" w:date="2024-10-23T17:12:00Z" w16du:dateUtc="2024-10-23T06:12:00Z"/>
                <w:rFonts w:eastAsiaTheme="minorEastAsia" w:cs="Arial"/>
                <w:b/>
                <w:lang w:eastAsia="ko-KR"/>
              </w:rPr>
            </w:pPr>
            <w:ins w:id="1071" w:author="Jason Rhee" w:date="2024-10-23T17:12:00Z" w16du:dateUtc="2024-10-23T06:12:00Z">
              <w:r>
                <w:rPr>
                  <w:rFonts w:eastAsiaTheme="minorEastAsia" w:cs="Arial"/>
                  <w:b/>
                  <w:lang w:eastAsia="ko-KR"/>
                </w:rPr>
                <w:t>C.1</w:t>
              </w:r>
            </w:ins>
          </w:p>
        </w:tc>
      </w:tr>
      <w:tr w:rsidR="009304F4" w:rsidRPr="008D0CFF" w14:paraId="5D5F2E9F" w14:textId="77777777" w:rsidTr="00CA0081">
        <w:trPr>
          <w:cantSplit/>
          <w:ins w:id="1072" w:author="Jason Rhee" w:date="2024-10-23T17:13:00Z"/>
        </w:trPr>
        <w:tc>
          <w:tcPr>
            <w:tcW w:w="7230" w:type="dxa"/>
          </w:tcPr>
          <w:p w14:paraId="62597D6E" w14:textId="6969F7F7" w:rsidR="009304F4" w:rsidRDefault="009304F4" w:rsidP="00AB32A8">
            <w:pPr>
              <w:suppressAutoHyphens/>
              <w:spacing w:before="60" w:after="60"/>
              <w:jc w:val="left"/>
              <w:rPr>
                <w:ins w:id="1073" w:author="Jason Rhee" w:date="2024-10-23T17:13:00Z" w16du:dateUtc="2024-10-23T06:13:00Z"/>
                <w:rFonts w:eastAsiaTheme="minorEastAsia" w:cs="Arial"/>
                <w:lang w:eastAsia="ko-KR"/>
              </w:rPr>
            </w:pPr>
            <w:ins w:id="1074" w:author="Jason Rhee" w:date="2024-10-23T17:13:00Z" w16du:dateUtc="2024-10-23T06:13:00Z">
              <w:r>
                <w:rPr>
                  <w:rFonts w:eastAsiaTheme="minorEastAsia" w:cs="Arial"/>
                  <w:lang w:eastAsia="ko-KR"/>
                </w:rPr>
                <w:t>Removed constraint in distanceAboveUKCLimit attribute</w:t>
              </w:r>
            </w:ins>
            <w:ins w:id="1075" w:author="Jason Rhee" w:date="2024-10-24T10:54:00Z" w16du:dateUtc="2024-10-23T23:54:00Z">
              <w:r w:rsidR="00911312">
                <w:rPr>
                  <w:rFonts w:eastAsiaTheme="minorEastAsia" w:cs="Arial" w:hint="eastAsia"/>
                  <w:lang w:eastAsia="ko-KR"/>
                </w:rPr>
                <w:t>.</w:t>
              </w:r>
            </w:ins>
          </w:p>
        </w:tc>
        <w:tc>
          <w:tcPr>
            <w:tcW w:w="2126" w:type="dxa"/>
          </w:tcPr>
          <w:p w14:paraId="1E2DC805" w14:textId="5A858BD8" w:rsidR="009304F4" w:rsidRDefault="009304F4" w:rsidP="00AB32A8">
            <w:pPr>
              <w:suppressAutoHyphens/>
              <w:spacing w:before="60" w:after="60"/>
              <w:jc w:val="left"/>
              <w:rPr>
                <w:ins w:id="1076" w:author="Jason Rhee" w:date="2024-10-23T17:13:00Z" w16du:dateUtc="2024-10-23T06:13:00Z"/>
                <w:rFonts w:eastAsiaTheme="minorEastAsia" w:cs="Arial"/>
                <w:b/>
                <w:lang w:eastAsia="ko-KR"/>
              </w:rPr>
            </w:pPr>
            <w:ins w:id="1077" w:author="Jason Rhee" w:date="2024-10-23T17:13:00Z" w16du:dateUtc="2024-10-23T06:13:00Z">
              <w:r>
                <w:rPr>
                  <w:rFonts w:eastAsiaTheme="minorEastAsia" w:cs="Arial"/>
                  <w:b/>
                  <w:lang w:eastAsia="ko-KR"/>
                </w:rPr>
                <w:t>C.3.6</w:t>
              </w:r>
            </w:ins>
          </w:p>
        </w:tc>
      </w:tr>
      <w:tr w:rsidR="00C36C92" w:rsidRPr="008D0CFF" w14:paraId="6FB4B376" w14:textId="77777777" w:rsidTr="00CA0081">
        <w:trPr>
          <w:cantSplit/>
          <w:ins w:id="1078" w:author="Jason Rhee" w:date="2024-10-23T17:13:00Z"/>
        </w:trPr>
        <w:tc>
          <w:tcPr>
            <w:tcW w:w="7230" w:type="dxa"/>
          </w:tcPr>
          <w:p w14:paraId="7BEA3C73" w14:textId="10F9A992" w:rsidR="00C36C92" w:rsidRDefault="00C36C92" w:rsidP="00AB32A8">
            <w:pPr>
              <w:suppressAutoHyphens/>
              <w:spacing w:before="60" w:after="60"/>
              <w:jc w:val="left"/>
              <w:rPr>
                <w:ins w:id="1079" w:author="Jason Rhee" w:date="2024-10-23T17:13:00Z" w16du:dateUtc="2024-10-23T06:13:00Z"/>
                <w:rFonts w:eastAsiaTheme="minorEastAsia" w:cs="Arial"/>
                <w:lang w:eastAsia="ko-KR"/>
              </w:rPr>
            </w:pPr>
            <w:ins w:id="1080" w:author="Jason Rhee" w:date="2024-10-23T17:14:00Z" w16du:dateUtc="2024-10-23T06:14:00Z">
              <w:r>
                <w:rPr>
                  <w:rFonts w:eastAsiaTheme="minorEastAsia" w:cs="Arial"/>
                  <w:lang w:eastAsia="ko-KR"/>
                </w:rPr>
                <w:t>Removed constraint in interoperabilityIdentifier attribute</w:t>
              </w:r>
            </w:ins>
            <w:ins w:id="1081" w:author="Jason Rhee" w:date="2024-10-24T10:54:00Z" w16du:dateUtc="2024-10-23T23:54:00Z">
              <w:r w:rsidR="00911312">
                <w:rPr>
                  <w:rFonts w:eastAsiaTheme="minorEastAsia" w:cs="Arial" w:hint="eastAsia"/>
                  <w:lang w:eastAsia="ko-KR"/>
                </w:rPr>
                <w:t>.</w:t>
              </w:r>
            </w:ins>
          </w:p>
        </w:tc>
        <w:tc>
          <w:tcPr>
            <w:tcW w:w="2126" w:type="dxa"/>
          </w:tcPr>
          <w:p w14:paraId="641E0BB9" w14:textId="3A3BC701" w:rsidR="00C36C92" w:rsidRDefault="00C36C92" w:rsidP="00AB32A8">
            <w:pPr>
              <w:suppressAutoHyphens/>
              <w:spacing w:before="60" w:after="60"/>
              <w:jc w:val="left"/>
              <w:rPr>
                <w:ins w:id="1082" w:author="Jason Rhee" w:date="2024-10-23T17:13:00Z" w16du:dateUtc="2024-10-23T06:13:00Z"/>
                <w:rFonts w:eastAsiaTheme="minorEastAsia" w:cs="Arial"/>
                <w:b/>
                <w:lang w:eastAsia="ko-KR"/>
              </w:rPr>
            </w:pPr>
            <w:ins w:id="1083" w:author="Jason Rhee" w:date="2024-10-23T17:13:00Z" w16du:dateUtc="2024-10-23T06:13:00Z">
              <w:r>
                <w:rPr>
                  <w:rFonts w:eastAsiaTheme="minorEastAsia" w:cs="Arial"/>
                  <w:b/>
                  <w:lang w:eastAsia="ko-KR"/>
                </w:rPr>
                <w:t>C.3.12</w:t>
              </w:r>
            </w:ins>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2"/>
          <w:footerReference w:type="default" r:id="rId23"/>
          <w:headerReference w:type="first" r:id="rId24"/>
          <w:footerReference w:type="first" r:id="rId25"/>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094" w:name="_Toc180596503"/>
      <w:bookmarkStart w:id="1095" w:name="_Toc180752513"/>
      <w:r w:rsidRPr="0031303F">
        <w:lastRenderedPageBreak/>
        <w:t>Overview</w:t>
      </w:r>
      <w:bookmarkEnd w:id="916"/>
      <w:bookmarkEnd w:id="917"/>
      <w:bookmarkEnd w:id="918"/>
      <w:bookmarkEnd w:id="919"/>
      <w:bookmarkEnd w:id="920"/>
      <w:bookmarkEnd w:id="921"/>
      <w:bookmarkEnd w:id="922"/>
      <w:bookmarkEnd w:id="1094"/>
      <w:bookmarkEnd w:id="1095"/>
    </w:p>
    <w:p w14:paraId="238F0C79" w14:textId="13E5D1F3" w:rsidR="00063DA7" w:rsidRPr="0031303F" w:rsidRDefault="00063DA7" w:rsidP="00B3435A">
      <w:pPr>
        <w:pStyle w:val="Heading2"/>
      </w:pPr>
      <w:bookmarkStart w:id="1096" w:name="_Toc127463811"/>
      <w:bookmarkStart w:id="1097" w:name="_Toc128125437"/>
      <w:bookmarkStart w:id="1098" w:name="_Toc141176162"/>
      <w:bookmarkStart w:id="1099" w:name="_Toc141176317"/>
      <w:bookmarkStart w:id="1100" w:name="_Toc141176948"/>
      <w:bookmarkStart w:id="1101" w:name="_Toc180596504"/>
      <w:bookmarkStart w:id="1102" w:name="_Toc180752514"/>
      <w:r w:rsidRPr="0031303F">
        <w:t>Introduction</w:t>
      </w:r>
      <w:bookmarkEnd w:id="1096"/>
      <w:bookmarkEnd w:id="1097"/>
      <w:bookmarkEnd w:id="1098"/>
      <w:bookmarkEnd w:id="1099"/>
      <w:bookmarkEnd w:id="1100"/>
      <w:bookmarkEnd w:id="1101"/>
      <w:bookmarkEnd w:id="1102"/>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1103" w:name="_Toc127463812"/>
      <w:bookmarkStart w:id="1104" w:name="_Toc128125438"/>
      <w:bookmarkStart w:id="1105" w:name="_Toc141176163"/>
      <w:bookmarkStart w:id="1106" w:name="_Toc141176318"/>
      <w:bookmarkStart w:id="1107" w:name="_Toc141176949"/>
      <w:bookmarkStart w:id="1108" w:name="_Toc180596505"/>
      <w:bookmarkStart w:id="1109" w:name="_Toc180752515"/>
      <w:r>
        <w:t>Initial v</w:t>
      </w:r>
      <w:r w:rsidR="00AD71E7" w:rsidRPr="00D129DC">
        <w:t>oyage planning</w:t>
      </w:r>
      <w:r>
        <w:t xml:space="preserve"> to navigate through a </w:t>
      </w:r>
      <w:bookmarkEnd w:id="1103"/>
      <w:bookmarkEnd w:id="1104"/>
      <w:bookmarkEnd w:id="1105"/>
      <w:bookmarkEnd w:id="1106"/>
      <w:bookmarkEnd w:id="1107"/>
      <w:r w:rsidR="00E855CB">
        <w:t>UKCM Operational Area</w:t>
      </w:r>
      <w:bookmarkEnd w:id="1108"/>
      <w:bookmarkEnd w:id="1109"/>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1110" w:name="_Toc127463813"/>
      <w:bookmarkStart w:id="1111" w:name="_Toc128125439"/>
      <w:bookmarkStart w:id="1112" w:name="_Toc141176164"/>
      <w:bookmarkStart w:id="1113" w:name="_Toc141176319"/>
      <w:bookmarkStart w:id="1114" w:name="_Toc141176950"/>
      <w:bookmarkStart w:id="1115" w:name="_Toc180596506"/>
      <w:bookmarkStart w:id="1116" w:name="_Toc180752516"/>
      <w:r w:rsidRPr="004112DA">
        <w:t>Refined voyage planning</w:t>
      </w:r>
      <w:r w:rsidR="004F5C1F">
        <w:t xml:space="preserve"> to navigate through a </w:t>
      </w:r>
      <w:bookmarkEnd w:id="1110"/>
      <w:bookmarkEnd w:id="1111"/>
      <w:bookmarkEnd w:id="1112"/>
      <w:bookmarkEnd w:id="1113"/>
      <w:bookmarkEnd w:id="1114"/>
      <w:r w:rsidR="00E855CB">
        <w:t>UKCM Operational Area</w:t>
      </w:r>
      <w:bookmarkEnd w:id="1115"/>
      <w:bookmarkEnd w:id="1116"/>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1117" w:name="_Toc127463814"/>
      <w:bookmarkStart w:id="1118" w:name="_Toc128125440"/>
      <w:bookmarkStart w:id="1119" w:name="_Toc141176165"/>
      <w:bookmarkStart w:id="1120" w:name="_Toc141176320"/>
      <w:bookmarkStart w:id="1121" w:name="_Toc141176951"/>
      <w:bookmarkStart w:id="1122" w:name="_Toc180596507"/>
      <w:bookmarkStart w:id="1123" w:name="_Toc180752517"/>
      <w:r w:rsidRPr="00EB5805">
        <w:t>Voyage monitoring</w:t>
      </w:r>
      <w:bookmarkEnd w:id="1117"/>
      <w:bookmarkEnd w:id="1118"/>
      <w:bookmarkEnd w:id="1119"/>
      <w:bookmarkEnd w:id="1120"/>
      <w:bookmarkEnd w:id="1121"/>
      <w:bookmarkEnd w:id="1122"/>
      <w:bookmarkEnd w:id="1123"/>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2B2C1550" w:rsidR="0091091B" w:rsidRDefault="00DC193F" w:rsidP="001B5935">
      <w:pPr>
        <w:pStyle w:val="Heading2"/>
        <w:rPr>
          <w:ins w:id="1124" w:author="Jason Rhee" w:date="2024-10-22T15:40:00Z" w16du:dateUtc="2024-10-22T04:40:00Z"/>
        </w:rPr>
      </w:pPr>
      <w:bookmarkStart w:id="1125" w:name="_Toc180596508"/>
      <w:bookmarkStart w:id="1126" w:name="_Toc180752518"/>
      <w:ins w:id="1127" w:author="Jason Rhee" w:date="2024-10-22T15:40:00Z" w16du:dateUtc="2024-10-22T04:40:00Z">
        <w:r>
          <w:lastRenderedPageBreak/>
          <w:t>Alerts and Indications</w:t>
        </w:r>
        <w:bookmarkEnd w:id="1125"/>
        <w:bookmarkEnd w:id="1126"/>
      </w:ins>
    </w:p>
    <w:p w14:paraId="7A76D2B4" w14:textId="0AAE6F70" w:rsidR="00DC193F" w:rsidRDefault="00DC193F">
      <w:pPr>
        <w:rPr>
          <w:ins w:id="1128" w:author="Jason Rhee" w:date="2024-10-22T15:40:00Z" w16du:dateUtc="2024-10-22T04:40:00Z"/>
        </w:rPr>
        <w:pPrChange w:id="1129" w:author="Jason Rhee" w:date="2024-10-22T15:40:00Z" w16du:dateUtc="2024-10-22T04:40:00Z">
          <w:pPr>
            <w:pStyle w:val="Heading2"/>
          </w:pPr>
        </w:pPrChange>
      </w:pPr>
      <w:ins w:id="1130" w:author="Jason Rhee" w:date="2024-10-22T15:40:00Z" w16du:dateUtc="2024-10-22T04:40:00Z">
        <w:r>
          <w:t>The intent behind the inclusion of the S-129 product as an information layer within the IHO’s S-100 framework is to enhance navigational awareness without introducing additional complexity or operational risks. S-129, which provides mariners with a depiction of UKC ‘go’ and no-go’ areas for a given route and time, offers valuable situational data that complements other navigational products like S-101 and S-102/S-104. However, to ensure that this supplementary information does not inadvertently overload the user or cause unnecessary confusion, the S-129 layer is designed to be non-intrusive, providing visual information only, without triggering any alarms. This approach maintains a clear separation between crucial navigational alarms and non-essential data displays, ensuring that mariners can prioritize safety-critical alerts.</w:t>
        </w:r>
      </w:ins>
    </w:p>
    <w:p w14:paraId="4E0869C6" w14:textId="3B7E2EEA" w:rsidR="00DC193F" w:rsidRPr="0031303F" w:rsidRDefault="00DC193F" w:rsidP="00DC193F">
      <w:ins w:id="1131" w:author="Jason Rhee" w:date="2024-10-22T15:40:00Z" w16du:dateUtc="2024-10-22T04:40:00Z">
        <w:r>
          <w:t>The decision not to have S-129 trigger any alarms is also based on the need to preserve the integrity and reliability of existing Electronic Chart Display and Information System (ECDIS) alarms generated via S-101 for ENC data and the combined alarms produced from bathymetric and water level information in S-102/S-104. If the S-129 layer were to issue alarms, it could interfere with or mask more critical alarms required for safe navigation, leading to potential navigational errors or delayed responses. Therefore, by providing S-129 as an information layer only, the system ensures a cleaner, more intuitive user experience without diminishing the operational importance of other safety-related ECDIS functions.</w:t>
        </w:r>
      </w:ins>
    </w:p>
    <w:p w14:paraId="6C74EB45" w14:textId="71E63B34" w:rsidR="00816736" w:rsidRPr="0031303F" w:rsidRDefault="00AC2813" w:rsidP="002721B0">
      <w:pPr>
        <w:pStyle w:val="Heading1"/>
      </w:pPr>
      <w:bookmarkStart w:id="1132" w:name="_Toc127463815"/>
      <w:bookmarkStart w:id="1133" w:name="_Toc128125441"/>
      <w:bookmarkStart w:id="1134" w:name="_Toc141176166"/>
      <w:bookmarkStart w:id="1135" w:name="_Toc141176321"/>
      <w:bookmarkStart w:id="1136" w:name="_Toc141176952"/>
      <w:bookmarkStart w:id="1137" w:name="_Toc180596509"/>
      <w:bookmarkStart w:id="1138" w:name="_Toc180752519"/>
      <w:r w:rsidRPr="0031303F">
        <w:t>References</w:t>
      </w:r>
      <w:bookmarkEnd w:id="1132"/>
      <w:bookmarkEnd w:id="1133"/>
      <w:bookmarkEnd w:id="1134"/>
      <w:bookmarkEnd w:id="1135"/>
      <w:bookmarkEnd w:id="1136"/>
      <w:bookmarkEnd w:id="1137"/>
      <w:bookmarkEnd w:id="1138"/>
    </w:p>
    <w:p w14:paraId="5C72B1EC" w14:textId="156ED1E3" w:rsidR="00542BB7" w:rsidRDefault="00542BB7" w:rsidP="00B3435A">
      <w:pPr>
        <w:pStyle w:val="Heading2"/>
      </w:pPr>
      <w:bookmarkStart w:id="1139" w:name="_Toc127463816"/>
      <w:bookmarkStart w:id="1140" w:name="_Toc128125442"/>
      <w:bookmarkStart w:id="1141" w:name="_Toc141176167"/>
      <w:bookmarkStart w:id="1142" w:name="_Toc141176322"/>
      <w:bookmarkStart w:id="1143" w:name="_Toc141176953"/>
      <w:bookmarkStart w:id="1144" w:name="_Toc180596510"/>
      <w:bookmarkStart w:id="1145" w:name="_Toc180752520"/>
      <w:r>
        <w:t>Normative</w:t>
      </w:r>
      <w:bookmarkEnd w:id="1139"/>
      <w:bookmarkEnd w:id="1140"/>
      <w:bookmarkEnd w:id="1141"/>
      <w:bookmarkEnd w:id="1142"/>
      <w:bookmarkEnd w:id="1143"/>
      <w:bookmarkEnd w:id="1144"/>
      <w:bookmarkEnd w:id="1145"/>
    </w:p>
    <w:p w14:paraId="37208E51" w14:textId="77777777" w:rsidR="00542BB7" w:rsidRDefault="00542BB7" w:rsidP="52D1A980">
      <w:pPr>
        <w:rPr>
          <w:rFonts w:cs="Arial"/>
          <w:lang w:eastAsia="en-GB"/>
        </w:rPr>
      </w:pPr>
      <w:commentRangeStart w:id="1146"/>
      <w:commentRangeStart w:id="1147"/>
      <w:r w:rsidRPr="52D1A980">
        <w:rPr>
          <w:rFonts w:cs="Arial"/>
          <w:lang w:eastAsia="en-GB"/>
        </w:rPr>
        <w:t>The following normative documents contain provisions that, through reference in this text, constitute provisions of this document.</w:t>
      </w:r>
      <w:commentRangeEnd w:id="1146"/>
      <w:r>
        <w:rPr>
          <w:rStyle w:val="CommentReference"/>
        </w:rPr>
        <w:commentReference w:id="1146"/>
      </w:r>
      <w:commentRangeEnd w:id="1147"/>
      <w:r w:rsidR="00DC0DC4">
        <w:rPr>
          <w:rStyle w:val="CommentReference"/>
          <w:rFonts w:eastAsia="MS Mincho"/>
          <w:szCs w:val="20"/>
          <w:lang w:eastAsia="ja-JP"/>
        </w:rPr>
        <w:commentReference w:id="1147"/>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327623E1" w:rsidR="00C45ECD" w:rsidRPr="00D129DC" w:rsidRDefault="00542BB7" w:rsidP="52D1A980">
      <w:pPr>
        <w:ind w:left="2552" w:hanging="2552"/>
        <w:rPr>
          <w:rFonts w:cs="Arial"/>
          <w:lang w:eastAsia="en-GB"/>
        </w:rPr>
      </w:pPr>
      <w:r w:rsidRPr="52D1A980">
        <w:rPr>
          <w:rFonts w:cs="Arial"/>
          <w:lang w:eastAsia="en-GB"/>
        </w:rPr>
        <w:t xml:space="preserve">IHO </w:t>
      </w:r>
      <w:r w:rsidR="00C45ECD" w:rsidRPr="52D1A980">
        <w:rPr>
          <w:rFonts w:cs="Arial"/>
          <w:lang w:eastAsia="en-GB"/>
        </w:rPr>
        <w:t>S-52</w:t>
      </w:r>
      <w:r>
        <w:tab/>
      </w:r>
      <w:r w:rsidR="00C45ECD" w:rsidRPr="52D1A980">
        <w:rPr>
          <w:rFonts w:cs="Arial"/>
          <w:lang w:eastAsia="en-GB"/>
        </w:rPr>
        <w:t>IHO Specifications for Chart Content and Display Aspects of ECDIS</w:t>
      </w:r>
      <w:ins w:id="1148" w:author="Perryman, Lindsay" w:date="2024-10-23T07:24:00Z">
        <w:r w:rsidR="61886523" w:rsidRPr="52D1A980">
          <w:rPr>
            <w:rFonts w:cs="Arial"/>
            <w:lang w:eastAsia="en-GB"/>
          </w:rPr>
          <w:t xml:space="preserve"> </w:t>
        </w:r>
      </w:ins>
      <w:r w:rsidR="00537114" w:rsidRPr="52D1A980">
        <w:rPr>
          <w:rFonts w:cs="Arial"/>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lastRenderedPageBreak/>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149" w:name="_Toc225648275"/>
      <w:bookmarkStart w:id="1150"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1151" w:name="_Toc127463817"/>
      <w:bookmarkStart w:id="1152" w:name="_Toc128125443"/>
      <w:bookmarkStart w:id="1153" w:name="_Toc141176168"/>
      <w:bookmarkStart w:id="1154" w:name="_Toc141176323"/>
      <w:bookmarkStart w:id="1155" w:name="_Toc141176954"/>
      <w:bookmarkStart w:id="1156" w:name="_Toc180596511"/>
      <w:bookmarkStart w:id="1157" w:name="_Toc180752521"/>
      <w:r w:rsidRPr="00D129DC">
        <w:t>Terms</w:t>
      </w:r>
      <w:r w:rsidR="00101C6B">
        <w:t>,</w:t>
      </w:r>
      <w:r w:rsidRPr="00D129DC">
        <w:t xml:space="preserve"> Definitions</w:t>
      </w:r>
      <w:bookmarkEnd w:id="1149"/>
      <w:bookmarkEnd w:id="1150"/>
      <w:r w:rsidR="00101C6B">
        <w:t xml:space="preserve"> and Abbreviations</w:t>
      </w:r>
      <w:bookmarkEnd w:id="1151"/>
      <w:bookmarkEnd w:id="1152"/>
      <w:bookmarkEnd w:id="1153"/>
      <w:bookmarkEnd w:id="1154"/>
      <w:bookmarkEnd w:id="1155"/>
      <w:bookmarkEnd w:id="1156"/>
      <w:bookmarkEnd w:id="1157"/>
    </w:p>
    <w:p w14:paraId="28A61A09" w14:textId="021084BD" w:rsidR="00D85C4B" w:rsidRPr="00101C6B" w:rsidRDefault="00D85C4B" w:rsidP="00B3435A">
      <w:pPr>
        <w:pStyle w:val="Heading2"/>
      </w:pPr>
      <w:bookmarkStart w:id="1158" w:name="_Toc127463818"/>
      <w:bookmarkStart w:id="1159" w:name="_Toc128125444"/>
      <w:bookmarkStart w:id="1160" w:name="_Toc141176169"/>
      <w:bookmarkStart w:id="1161" w:name="_Toc141176324"/>
      <w:bookmarkStart w:id="1162" w:name="_Toc141176955"/>
      <w:bookmarkStart w:id="1163" w:name="_Toc180596512"/>
      <w:bookmarkStart w:id="1164" w:name="_Toc180752522"/>
      <w:r w:rsidRPr="00101C6B">
        <w:t>Use of Language</w:t>
      </w:r>
      <w:bookmarkEnd w:id="1158"/>
      <w:bookmarkEnd w:id="1159"/>
      <w:bookmarkEnd w:id="1160"/>
      <w:bookmarkEnd w:id="1161"/>
      <w:bookmarkEnd w:id="1162"/>
      <w:bookmarkEnd w:id="1163"/>
      <w:bookmarkEnd w:id="1164"/>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1165" w:name="_Toc127463819"/>
      <w:bookmarkStart w:id="1166" w:name="_Toc128125445"/>
      <w:bookmarkStart w:id="1167" w:name="_Toc141176170"/>
      <w:bookmarkStart w:id="1168" w:name="_Toc141176325"/>
      <w:bookmarkStart w:id="1169" w:name="_Toc141176956"/>
      <w:bookmarkStart w:id="1170" w:name="_Toc180596513"/>
      <w:bookmarkStart w:id="1171" w:name="_Toc180752523"/>
      <w:r>
        <w:t>Terms and Definitions</w:t>
      </w:r>
      <w:bookmarkEnd w:id="1165"/>
      <w:bookmarkEnd w:id="1166"/>
      <w:bookmarkEnd w:id="1167"/>
      <w:bookmarkEnd w:id="1168"/>
      <w:bookmarkEnd w:id="1169"/>
      <w:bookmarkEnd w:id="1170"/>
      <w:bookmarkEnd w:id="11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lastRenderedPageBreak/>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lastRenderedPageBreak/>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1172" w:name="_Toc225648276"/>
      <w:bookmarkStart w:id="1173" w:name="_Toc225065133"/>
      <w:bookmarkStart w:id="1174" w:name="_Toc127463820"/>
      <w:bookmarkStart w:id="1175" w:name="_Toc128125446"/>
      <w:bookmarkStart w:id="1176" w:name="_Toc141176171"/>
      <w:bookmarkStart w:id="1177" w:name="_Toc141176326"/>
      <w:bookmarkStart w:id="1178" w:name="_Toc141176957"/>
      <w:bookmarkStart w:id="1179" w:name="_Toc180596514"/>
      <w:bookmarkStart w:id="1180" w:name="_Toc180752524"/>
      <w:r w:rsidRPr="00D129DC">
        <w:t>Abbreviations</w:t>
      </w:r>
      <w:bookmarkEnd w:id="1172"/>
      <w:bookmarkEnd w:id="1173"/>
      <w:bookmarkEnd w:id="1174"/>
      <w:bookmarkEnd w:id="1175"/>
      <w:bookmarkEnd w:id="1176"/>
      <w:bookmarkEnd w:id="1177"/>
      <w:bookmarkEnd w:id="1178"/>
      <w:bookmarkEnd w:id="1179"/>
      <w:bookmarkEnd w:id="1180"/>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9D0580"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AIS</w:t>
      </w:r>
      <w:r w:rsidRPr="009D0580">
        <w:rPr>
          <w:color w:val="auto"/>
        </w:rPr>
        <w:tab/>
      </w:r>
      <w:r w:rsidRPr="009D0580">
        <w:rPr>
          <w:rStyle w:val="acronymChar"/>
          <w:rFonts w:eastAsia="MS Mincho"/>
          <w:i w:val="0"/>
          <w:color w:val="auto"/>
          <w:lang w:val="en-GB"/>
        </w:rPr>
        <w:t>Automatic Identification System</w:t>
      </w:r>
    </w:p>
    <w:p w14:paraId="4C9F6196"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009D0580">
        <w:rPr>
          <w:rStyle w:val="acronymChar"/>
          <w:rFonts w:eastAsia="MS Mincho"/>
          <w:i w:val="0"/>
          <w:color w:val="auto"/>
          <w:lang w:val="en-GB"/>
        </w:rPr>
        <w:t>BAG</w:t>
      </w:r>
      <w:r w:rsidRPr="009D0580">
        <w:rPr>
          <w:color w:val="auto"/>
        </w:rPr>
        <w:tab/>
      </w:r>
      <w:r w:rsidR="00C55D16" w:rsidRPr="52D1A980">
        <w:rPr>
          <w:rStyle w:val="acronymChar"/>
          <w:rFonts w:eastAsia="MS Mincho"/>
          <w:i w:val="0"/>
          <w:color w:val="auto"/>
          <w:lang w:val="en-GB"/>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1181" w:name="_Toc127463821"/>
      <w:bookmarkStart w:id="1182" w:name="_Toc128125447"/>
      <w:bookmarkStart w:id="1183" w:name="_Toc141176172"/>
      <w:bookmarkStart w:id="1184" w:name="_Toc141176327"/>
      <w:bookmarkStart w:id="1185" w:name="_Toc141176958"/>
      <w:bookmarkStart w:id="1186" w:name="_Toc180596515"/>
      <w:bookmarkStart w:id="1187" w:name="_Toc180752525"/>
      <w:r>
        <w:t>Specification Description</w:t>
      </w:r>
      <w:bookmarkEnd w:id="1181"/>
      <w:bookmarkEnd w:id="1182"/>
      <w:bookmarkEnd w:id="1183"/>
      <w:bookmarkEnd w:id="1184"/>
      <w:bookmarkEnd w:id="1185"/>
      <w:bookmarkEnd w:id="1186"/>
      <w:bookmarkEnd w:id="1187"/>
    </w:p>
    <w:p w14:paraId="0FCD3F86" w14:textId="33ED454D" w:rsidR="00C92C5E" w:rsidRDefault="00731D5E" w:rsidP="00B3435A">
      <w:pPr>
        <w:pStyle w:val="Heading2"/>
      </w:pPr>
      <w:bookmarkStart w:id="1188" w:name="_Toc127463822"/>
      <w:bookmarkStart w:id="1189" w:name="_Toc128125448"/>
      <w:bookmarkStart w:id="1190" w:name="_Toc141176173"/>
      <w:bookmarkStart w:id="1191" w:name="_Toc141176328"/>
      <w:bookmarkStart w:id="1192" w:name="_Toc141176959"/>
      <w:bookmarkStart w:id="1193" w:name="_Toc180596516"/>
      <w:bookmarkStart w:id="1194" w:name="_Toc180752526"/>
      <w:r>
        <w:t>S-129</w:t>
      </w:r>
      <w:r w:rsidR="007919F3">
        <w:t xml:space="preserve"> General</w:t>
      </w:r>
      <w:r>
        <w:t xml:space="preserve"> </w:t>
      </w:r>
      <w:r w:rsidR="00650C8E">
        <w:t xml:space="preserve">Data Product </w:t>
      </w:r>
      <w:r>
        <w:t>Description</w:t>
      </w:r>
      <w:bookmarkEnd w:id="1188"/>
      <w:bookmarkEnd w:id="1189"/>
      <w:bookmarkEnd w:id="1190"/>
      <w:bookmarkEnd w:id="1191"/>
      <w:bookmarkEnd w:id="1192"/>
      <w:bookmarkEnd w:id="1193"/>
      <w:bookmarkEnd w:id="1194"/>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lastRenderedPageBreak/>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195" w:name="_Toc127463823"/>
      <w:bookmarkStart w:id="1196" w:name="_Toc128125449"/>
      <w:bookmarkStart w:id="1197" w:name="_Toc141176174"/>
      <w:bookmarkStart w:id="1198" w:name="_Toc141176329"/>
      <w:bookmarkStart w:id="1199" w:name="_Toc141176960"/>
      <w:bookmarkStart w:id="1200" w:name="_Toc180596517"/>
      <w:bookmarkStart w:id="1201" w:name="_Toc180752527"/>
      <w:r w:rsidRPr="00D129DC">
        <w:t>Data</w:t>
      </w:r>
      <w:r>
        <w:t xml:space="preserve"> Product </w:t>
      </w:r>
      <w:r w:rsidR="0066549D">
        <w:t>Specification</w:t>
      </w:r>
      <w:r w:rsidR="001221F6" w:rsidRPr="00D129DC">
        <w:t xml:space="preserve"> </w:t>
      </w:r>
      <w:r w:rsidR="004D61E5">
        <w:t>M</w:t>
      </w:r>
      <w:r w:rsidR="001221F6" w:rsidRPr="00D129DC">
        <w:t>etadata</w:t>
      </w:r>
      <w:bookmarkEnd w:id="1195"/>
      <w:bookmarkEnd w:id="1196"/>
      <w:bookmarkEnd w:id="1197"/>
      <w:bookmarkEnd w:id="1198"/>
      <w:bookmarkEnd w:id="1199"/>
      <w:bookmarkEnd w:id="1200"/>
      <w:bookmarkEnd w:id="1201"/>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1FD5FDC0" w:rsidR="000F2AEA" w:rsidRPr="004B6C2C" w:rsidRDefault="008D49AA" w:rsidP="52D1A980">
      <w:pPr>
        <w:pStyle w:val="Label1"/>
        <w:spacing w:before="0" w:line="240" w:lineRule="auto"/>
        <w:ind w:left="2127" w:hanging="2127"/>
        <w:rPr>
          <w:rFonts w:cs="Arial"/>
        </w:rPr>
      </w:pPr>
      <w:commentRangeStart w:id="1202"/>
      <w:commentRangeStart w:id="1203"/>
      <w:r w:rsidRPr="52D1A980">
        <w:rPr>
          <w:sz w:val="22"/>
        </w:rPr>
        <w:t>S-1</w:t>
      </w:r>
      <w:r w:rsidR="00966798" w:rsidRPr="52D1A980">
        <w:rPr>
          <w:sz w:val="22"/>
        </w:rPr>
        <w:t>29</w:t>
      </w:r>
      <w:r w:rsidR="000F2AEA" w:rsidRPr="52D1A980">
        <w:rPr>
          <w:sz w:val="22"/>
        </w:rPr>
        <w:t xml:space="preserve"> Version:</w:t>
      </w:r>
      <w:r w:rsidR="000F2AEA" w:rsidRPr="52D1A980">
        <w:rPr>
          <w:rFonts w:cs="Arial"/>
        </w:rPr>
        <w:t xml:space="preserve"> </w:t>
      </w:r>
      <w:r>
        <w:tab/>
      </w:r>
      <w:del w:id="1204" w:author="Jason Rhee" w:date="2024-10-25T16:20:00Z" w16du:dateUtc="2024-10-25T05:20:00Z">
        <w:r w:rsidR="00E01E14" w:rsidRPr="52D1A980" w:rsidDel="00C04819">
          <w:rPr>
            <w:rFonts w:cs="Arial"/>
            <w:b w:val="0"/>
          </w:rPr>
          <w:delText>1.</w:delText>
        </w:r>
      </w:del>
      <w:del w:id="1205" w:author="Jason Rhee" w:date="2024-10-22T15:29:00Z">
        <w:r w:rsidRPr="52D1A980" w:rsidDel="00145E83">
          <w:rPr>
            <w:rFonts w:eastAsiaTheme="minorEastAsia" w:cs="Arial"/>
            <w:b w:val="0"/>
            <w:lang w:eastAsia="ko-KR"/>
          </w:rPr>
          <w:delText>2</w:delText>
        </w:r>
      </w:del>
      <w:del w:id="1206" w:author="Jason Rhee" w:date="2024-10-25T16:20:00Z" w16du:dateUtc="2024-10-25T05:20:00Z">
        <w:r w:rsidR="00966798" w:rsidRPr="52D1A980" w:rsidDel="00C04819">
          <w:rPr>
            <w:rFonts w:cs="Arial"/>
            <w:b w:val="0"/>
          </w:rPr>
          <w:delText>.</w:delText>
        </w:r>
      </w:del>
      <w:del w:id="1207" w:author="Jason Rhee" w:date="2024-10-25T12:42:00Z" w16du:dateUtc="2024-10-25T01:42:00Z">
        <w:r w:rsidR="000D3C93" w:rsidRPr="52D1A980" w:rsidDel="00603CAF">
          <w:rPr>
            <w:rFonts w:cs="Arial"/>
            <w:b w:val="0"/>
          </w:rPr>
          <w:delText>0</w:delText>
        </w:r>
        <w:commentRangeEnd w:id="1202"/>
        <w:r w:rsidDel="00603CAF">
          <w:rPr>
            <w:rStyle w:val="CommentReference"/>
          </w:rPr>
          <w:commentReference w:id="1202"/>
        </w:r>
      </w:del>
      <w:commentRangeEnd w:id="1203"/>
      <w:del w:id="1208" w:author="Jason Rhee" w:date="2024-10-25T16:20:00Z" w16du:dateUtc="2024-10-25T05:20:00Z">
        <w:r w:rsidR="00220CF7" w:rsidDel="00C04819">
          <w:rPr>
            <w:rStyle w:val="CommentReference"/>
            <w:b w:val="0"/>
            <w:szCs w:val="20"/>
          </w:rPr>
          <w:commentReference w:id="1203"/>
        </w:r>
      </w:del>
      <w:ins w:id="1209" w:author="Jason Rhee" w:date="2024-10-25T16:20:00Z" w16du:dateUtc="2024-10-25T05:20:00Z">
        <w:r w:rsidR="00C04819">
          <w:rPr>
            <w:rFonts w:cs="Arial"/>
            <w:b w:val="0"/>
          </w:rPr>
          <w:t>2.0.0</w:t>
        </w:r>
      </w:ins>
    </w:p>
    <w:p w14:paraId="0745C966" w14:textId="1AC617B0"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del w:id="1210" w:author="Jason Rhee" w:date="2024-10-22T15:29:00Z" w16du:dateUtc="2024-10-22T04:29:00Z">
        <w:r w:rsidR="00145E83" w:rsidDel="00AA1517">
          <w:rPr>
            <w:rFonts w:eastAsiaTheme="minorEastAsia" w:cs="Arial" w:hint="eastAsia"/>
            <w:b w:val="0"/>
            <w:szCs w:val="20"/>
            <w:lang w:eastAsia="ko-KR"/>
          </w:rPr>
          <w:delText>July</w:delText>
        </w:r>
        <w:r w:rsidR="00145E83" w:rsidDel="00AA1517">
          <w:rPr>
            <w:rFonts w:cs="Arial"/>
            <w:b w:val="0"/>
            <w:szCs w:val="20"/>
          </w:rPr>
          <w:delText xml:space="preserve"> </w:delText>
        </w:r>
      </w:del>
      <w:ins w:id="1211" w:author="Jason Rhee" w:date="2024-10-25T12:42:00Z" w16du:dateUtc="2024-10-25T01:42:00Z">
        <w:r w:rsidR="00603CAF">
          <w:rPr>
            <w:rFonts w:eastAsiaTheme="minorEastAsia" w:cs="Arial"/>
            <w:b w:val="0"/>
            <w:szCs w:val="20"/>
            <w:lang w:eastAsia="ko-KR"/>
          </w:rPr>
          <w:t>October</w:t>
        </w:r>
      </w:ins>
      <w:ins w:id="1212" w:author="Jason Rhee" w:date="2024-10-22T15:29:00Z" w16du:dateUtc="2024-10-22T04:29:00Z">
        <w:r w:rsidR="00AA1517">
          <w:rPr>
            <w:rFonts w:cs="Arial"/>
            <w:b w:val="0"/>
            <w:szCs w:val="20"/>
          </w:rPr>
          <w:t xml:space="preserve"> </w:t>
        </w:r>
      </w:ins>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31"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32"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213" w:name="_Toc127463824"/>
      <w:bookmarkStart w:id="1214" w:name="_Toc128125450"/>
      <w:bookmarkStart w:id="1215" w:name="_Toc141176175"/>
      <w:bookmarkStart w:id="1216" w:name="_Toc141176330"/>
      <w:bookmarkStart w:id="1217" w:name="_Toc141176961"/>
      <w:bookmarkStart w:id="1218" w:name="_Toc180596518"/>
      <w:bookmarkStart w:id="1219" w:name="_Toc180752528"/>
      <w:r>
        <w:lastRenderedPageBreak/>
        <w:t xml:space="preserve">IHO </w:t>
      </w:r>
      <w:r w:rsidR="0066549D">
        <w:t>Product Specification</w:t>
      </w:r>
      <w:r w:rsidR="009F7443" w:rsidRPr="00D129DC">
        <w:t xml:space="preserve"> Maintenance</w:t>
      </w:r>
      <w:bookmarkEnd w:id="1213"/>
      <w:bookmarkEnd w:id="1214"/>
      <w:bookmarkEnd w:id="1215"/>
      <w:bookmarkEnd w:id="1216"/>
      <w:bookmarkEnd w:id="1217"/>
      <w:bookmarkEnd w:id="1218"/>
      <w:bookmarkEnd w:id="1219"/>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1E6B55B4" w:rsidR="001E561A" w:rsidRPr="00D129DC" w:rsidRDefault="001E561A" w:rsidP="52D1A980">
      <w:pPr>
        <w:autoSpaceDE w:val="0"/>
        <w:autoSpaceDN w:val="0"/>
        <w:adjustRightInd w:val="0"/>
        <w:rPr>
          <w:rFonts w:cs="Arial"/>
          <w:lang w:val="en-US"/>
        </w:rPr>
      </w:pPr>
      <w:r w:rsidRPr="52D1A980">
        <w:rPr>
          <w:rFonts w:cs="Arial"/>
          <w:color w:val="000000" w:themeColor="text1"/>
          <w:lang w:val="en-US"/>
        </w:rPr>
        <w:t xml:space="preserve">Changes in </w:t>
      </w:r>
      <w:del w:id="1220" w:author="Perryman, Lindsay" w:date="2024-10-23T07:27:00Z">
        <w:r w:rsidRPr="52D1A980" w:rsidDel="001E561A">
          <w:rPr>
            <w:rFonts w:cs="Arial"/>
            <w:color w:val="000000" w:themeColor="text1"/>
            <w:lang w:val="en-US"/>
          </w:rPr>
          <w:delText>a clarification</w:delText>
        </w:r>
      </w:del>
      <w:ins w:id="1221" w:author="Perryman, Lindsay" w:date="2024-10-23T07:27:00Z">
        <w:r w:rsidR="471D3D0F" w:rsidRPr="52D1A980">
          <w:rPr>
            <w:rFonts w:cs="Arial"/>
            <w:color w:val="000000" w:themeColor="text1"/>
            <w:lang w:val="en-US"/>
          </w:rPr>
          <w:t>clarifications</w:t>
        </w:r>
      </w:ins>
      <w:r w:rsidRPr="52D1A980">
        <w:rPr>
          <w:rFonts w:cs="Arial"/>
          <w:color w:val="000000" w:themeColor="text1"/>
          <w:lang w:val="en-US"/>
        </w:rPr>
        <w:t xml:space="preserve"> are minor and ensure backward compatibility with the previous versions within the same Edition</w:t>
      </w:r>
      <w:r w:rsidR="0066549D" w:rsidRPr="52D1A980">
        <w:rPr>
          <w:rFonts w:cs="Arial"/>
          <w:color w:val="000000" w:themeColor="text1"/>
          <w:lang w:val="en-US"/>
        </w:rPr>
        <w:t>.</w:t>
      </w:r>
      <w:r w:rsidR="004E1105" w:rsidRPr="52D1A980">
        <w:rPr>
          <w:rFonts w:cs="Arial"/>
          <w:color w:val="000000" w:themeColor="text1"/>
          <w:lang w:val="en-US"/>
        </w:rPr>
        <w:t xml:space="preserve"> </w:t>
      </w:r>
      <w:r w:rsidRPr="52D1A980">
        <w:rPr>
          <w:rFonts w:cs="Arial"/>
          <w:color w:val="000000" w:themeColor="text1"/>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222" w:name="_Toc127463825"/>
      <w:bookmarkStart w:id="1223" w:name="_Toc128125451"/>
      <w:bookmarkStart w:id="1224" w:name="_Toc141176176"/>
      <w:bookmarkStart w:id="1225" w:name="_Toc141176331"/>
      <w:bookmarkStart w:id="1226" w:name="_Toc141176962"/>
      <w:bookmarkStart w:id="1227" w:name="_Toc180596519"/>
      <w:bookmarkStart w:id="1228" w:name="_Toc180752529"/>
      <w:bookmarkStart w:id="1229" w:name="_Toc225648278"/>
      <w:bookmarkStart w:id="1230" w:name="_Toc225065135"/>
      <w:r>
        <w:t>Specification Scope</w:t>
      </w:r>
      <w:bookmarkEnd w:id="1222"/>
      <w:bookmarkEnd w:id="1223"/>
      <w:bookmarkEnd w:id="1224"/>
      <w:bookmarkEnd w:id="1225"/>
      <w:bookmarkEnd w:id="1226"/>
      <w:bookmarkEnd w:id="1227"/>
      <w:bookmarkEnd w:id="1228"/>
    </w:p>
    <w:bookmarkEnd w:id="1229"/>
    <w:bookmarkEnd w:id="1230"/>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lastRenderedPageBreak/>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231" w:name="_Toc225648279"/>
      <w:bookmarkStart w:id="1232" w:name="_Toc225065136"/>
      <w:bookmarkStart w:id="1233" w:name="_Toc127463826"/>
      <w:bookmarkStart w:id="1234" w:name="_Toc128125452"/>
      <w:bookmarkStart w:id="1235" w:name="_Toc141176177"/>
      <w:bookmarkStart w:id="1236" w:name="_Toc141176332"/>
      <w:bookmarkStart w:id="1237" w:name="_Toc141176963"/>
      <w:bookmarkStart w:id="1238" w:name="_Toc180596520"/>
      <w:bookmarkStart w:id="1239" w:name="_Toc180752530"/>
      <w:r w:rsidRPr="00D129DC">
        <w:t>Data</w:t>
      </w:r>
      <w:r w:rsidR="00944B04">
        <w:t>set</w:t>
      </w:r>
      <w:r w:rsidR="00A25574" w:rsidRPr="00D129DC">
        <w:t xml:space="preserve"> </w:t>
      </w:r>
      <w:bookmarkEnd w:id="1231"/>
      <w:bookmarkEnd w:id="1232"/>
      <w:r w:rsidR="00944B04">
        <w:t>I</w:t>
      </w:r>
      <w:r w:rsidR="00A25574" w:rsidRPr="00D129DC">
        <w:t>dentification</w:t>
      </w:r>
      <w:bookmarkEnd w:id="1233"/>
      <w:bookmarkEnd w:id="1234"/>
      <w:bookmarkEnd w:id="1235"/>
      <w:bookmarkEnd w:id="1236"/>
      <w:bookmarkEnd w:id="1237"/>
      <w:bookmarkEnd w:id="1238"/>
      <w:bookmarkEnd w:id="123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40" w:name="_Toc225648280"/>
      <w:bookmarkStart w:id="1241" w:name="_Toc225065137"/>
      <w:bookmarkStart w:id="1242" w:name="_Toc127463827"/>
      <w:bookmarkStart w:id="1243" w:name="_Toc128125453"/>
      <w:bookmarkStart w:id="1244" w:name="_Toc141176178"/>
      <w:bookmarkStart w:id="1245" w:name="_Toc141176333"/>
      <w:bookmarkStart w:id="1246" w:name="_Toc141176964"/>
      <w:bookmarkStart w:id="1247" w:name="_Toc180596521"/>
      <w:bookmarkStart w:id="1248" w:name="_Toc180752531"/>
      <w:r w:rsidRPr="00286A01">
        <w:t xml:space="preserve">Data </w:t>
      </w:r>
      <w:r w:rsidR="00944B04">
        <w:t>C</w:t>
      </w:r>
      <w:r w:rsidR="00E8406A" w:rsidRPr="00286A01">
        <w:t xml:space="preserve">ontent and </w:t>
      </w:r>
      <w:r w:rsidR="00944B04">
        <w:t>S</w:t>
      </w:r>
      <w:r w:rsidR="00E8406A" w:rsidRPr="00286A01">
        <w:t>tructure</w:t>
      </w:r>
      <w:bookmarkEnd w:id="1240"/>
      <w:bookmarkEnd w:id="1241"/>
      <w:bookmarkEnd w:id="1242"/>
      <w:bookmarkEnd w:id="1243"/>
      <w:bookmarkEnd w:id="1244"/>
      <w:bookmarkEnd w:id="1245"/>
      <w:bookmarkEnd w:id="1246"/>
      <w:bookmarkEnd w:id="1247"/>
      <w:bookmarkEnd w:id="1248"/>
    </w:p>
    <w:p w14:paraId="111B3B5A" w14:textId="77777777" w:rsidR="00A15E77" w:rsidRPr="00286A01" w:rsidRDefault="00A15E77" w:rsidP="00B3435A">
      <w:pPr>
        <w:pStyle w:val="Heading2"/>
      </w:pPr>
      <w:bookmarkStart w:id="1249" w:name="_Toc127463828"/>
      <w:bookmarkStart w:id="1250" w:name="_Toc128125454"/>
      <w:bookmarkStart w:id="1251" w:name="_Toc141176179"/>
      <w:bookmarkStart w:id="1252" w:name="_Toc141176334"/>
      <w:bookmarkStart w:id="1253" w:name="_Toc141176965"/>
      <w:bookmarkStart w:id="1254" w:name="_Toc180596522"/>
      <w:bookmarkStart w:id="1255" w:name="_Toc180752532"/>
      <w:bookmarkStart w:id="1256" w:name="_Toc225648281"/>
      <w:bookmarkStart w:id="1257" w:name="_Toc225065138"/>
      <w:r w:rsidRPr="00286A01">
        <w:t>Introduction</w:t>
      </w:r>
      <w:bookmarkEnd w:id="1249"/>
      <w:bookmarkEnd w:id="1250"/>
      <w:bookmarkEnd w:id="1251"/>
      <w:bookmarkEnd w:id="1252"/>
      <w:bookmarkEnd w:id="1253"/>
      <w:bookmarkEnd w:id="1254"/>
      <w:bookmarkEnd w:id="1255"/>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lastRenderedPageBreak/>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258"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258"/>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3E354133" w:rsidR="00454257" w:rsidRPr="00D129DC" w:rsidRDefault="00A302AF" w:rsidP="009666A1">
      <w:pPr>
        <w:spacing w:before="0"/>
      </w:pPr>
      <w:r w:rsidRPr="00D129DC">
        <w:t xml:space="preserve">S-129 datasets are </w:t>
      </w:r>
      <w:r w:rsidR="001C691F">
        <w:t xml:space="preserve">generally </w:t>
      </w:r>
      <w:r w:rsidRPr="00D129DC">
        <w:t xml:space="preserve">intended to be used with </w:t>
      </w:r>
      <w:ins w:id="1259" w:author="Jason Rhee" w:date="2024-10-24T00:57:00Z" w16du:dateUtc="2024-10-23T13:57:00Z">
        <w:r w:rsidR="000E5BDE">
          <w:rPr>
            <w:rFonts w:eastAsiaTheme="minorEastAsia" w:hint="eastAsia"/>
            <w:lang w:eastAsia="ko-KR"/>
          </w:rPr>
          <w:t xml:space="preserve">S-101 </w:t>
        </w:r>
      </w:ins>
      <w:r w:rsidRPr="00D129DC">
        <w:t xml:space="preserve">ENC, and optionally with S-102 </w:t>
      </w:r>
      <w:ins w:id="1260" w:author="Jason Rhee" w:date="2024-10-24T10:33:00Z" w16du:dateUtc="2024-10-23T23:33:00Z">
        <w:r w:rsidR="00F02044">
          <w:t>(</w:t>
        </w:r>
      </w:ins>
      <w:del w:id="1261" w:author="Jason Rhee" w:date="2024-10-24T10:33:00Z" w16du:dateUtc="2024-10-23T23:33:00Z">
        <w:r w:rsidR="009666A1" w:rsidDel="00F02044">
          <w:delText xml:space="preserve">bathymetric </w:delText>
        </w:r>
      </w:del>
      <w:ins w:id="1262" w:author="Jason Rhee" w:date="2024-10-24T10:33:00Z" w16du:dateUtc="2024-10-23T23:33:00Z">
        <w:r w:rsidR="00F02044">
          <w:t xml:space="preserve">Bathymetric </w:t>
        </w:r>
      </w:ins>
      <w:del w:id="1263" w:author="Jason Rhee" w:date="2024-10-24T10:33:00Z" w16du:dateUtc="2024-10-23T23:33:00Z">
        <w:r w:rsidR="009666A1" w:rsidDel="00F02044">
          <w:delText>surface</w:delText>
        </w:r>
        <w:r w:rsidRPr="00D129DC" w:rsidDel="00F02044">
          <w:delText xml:space="preserve"> </w:delText>
        </w:r>
      </w:del>
      <w:ins w:id="1264" w:author="Jason Rhee" w:date="2024-10-24T10:33:00Z" w16du:dateUtc="2024-10-23T23:33:00Z">
        <w:r w:rsidR="00F02044">
          <w:t xml:space="preserve">Surface), S-104 (Water Level Information for Surface Navigation), </w:t>
        </w:r>
      </w:ins>
      <w:ins w:id="1265" w:author="Jason Rhee" w:date="2024-10-24T10:34:00Z" w16du:dateUtc="2024-10-23T23:34:00Z">
        <w:r w:rsidR="00F02044">
          <w:t>or</w:t>
        </w:r>
      </w:ins>
      <w:ins w:id="1266" w:author="Jason Rhee" w:date="2024-10-24T10:33:00Z" w16du:dateUtc="2024-10-23T23:33:00Z">
        <w:r w:rsidR="00F02044">
          <w:t xml:space="preserve"> S-111 (</w:t>
        </w:r>
      </w:ins>
      <w:ins w:id="1267" w:author="Jason Rhee" w:date="2024-10-24T10:51:00Z" w16du:dateUtc="2024-10-23T23:51:00Z">
        <w:r w:rsidR="00FF03B2">
          <w:t>Surface Currents</w:t>
        </w:r>
      </w:ins>
      <w:ins w:id="1268" w:author="Jason Rhee" w:date="2024-10-24T10:34:00Z" w16du:dateUtc="2024-10-23T23:34:00Z">
        <w:r w:rsidR="00F02044">
          <w:t>)</w:t>
        </w:r>
      </w:ins>
      <w:ins w:id="1269" w:author="Jason Rhee" w:date="2024-10-24T10:33:00Z" w16du:dateUtc="2024-10-23T23:33:00Z">
        <w:r w:rsidR="00F02044" w:rsidRPr="00D129DC">
          <w:t xml:space="preserve"> </w:t>
        </w:r>
      </w:ins>
      <w:r w:rsidRPr="00D129DC">
        <w:t>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lastRenderedPageBreak/>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270" w:name="_Toc172898019"/>
      <w:bookmarkStart w:id="1271" w:name="_Ref534271179"/>
      <w:bookmarkStart w:id="1272" w:name="_Ref534271191"/>
      <w:bookmarkStart w:id="1273" w:name="_Toc127463829"/>
      <w:bookmarkStart w:id="1274" w:name="_Toc128125455"/>
      <w:bookmarkStart w:id="1275" w:name="_Toc141176180"/>
      <w:bookmarkStart w:id="1276" w:name="_Toc141176335"/>
      <w:bookmarkStart w:id="1277" w:name="_Toc141176966"/>
      <w:bookmarkStart w:id="1278" w:name="_Toc180596523"/>
      <w:bookmarkStart w:id="1279" w:name="_Toc180752533"/>
      <w:bookmarkEnd w:id="1270"/>
      <w:r w:rsidRPr="00A4129D">
        <w:lastRenderedPageBreak/>
        <w:t>Application Schema</w:t>
      </w:r>
      <w:bookmarkEnd w:id="1256"/>
      <w:bookmarkEnd w:id="1257"/>
      <w:bookmarkEnd w:id="1271"/>
      <w:bookmarkEnd w:id="1272"/>
      <w:bookmarkEnd w:id="1273"/>
      <w:bookmarkEnd w:id="1274"/>
      <w:bookmarkEnd w:id="1275"/>
      <w:bookmarkEnd w:id="1276"/>
      <w:bookmarkEnd w:id="1277"/>
      <w:bookmarkEnd w:id="1278"/>
      <w:bookmarkEnd w:id="1279"/>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5"/>
          <w:headerReference w:type="default" r:id="rId36"/>
          <w:footerReference w:type="even" r:id="rId37"/>
          <w:footerReference w:type="default" r:id="rId38"/>
          <w:pgSz w:w="16838" w:h="11906" w:orient="landscape"/>
          <w:pgMar w:top="1400" w:right="1440" w:bottom="1418" w:left="1440" w:header="720" w:footer="720" w:gutter="0"/>
          <w:cols w:space="720"/>
          <w:docGrid w:linePitch="272"/>
        </w:sectPr>
      </w:pPr>
      <w:bookmarkStart w:id="1290" w:name="_Ref534270722"/>
      <w:bookmarkStart w:id="1291"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290"/>
      <w:r w:rsidRPr="00195D9D">
        <w:rPr>
          <w:i/>
          <w:sz w:val="18"/>
          <w:szCs w:val="18"/>
        </w:rPr>
        <w:t>. S-129 Data Model</w:t>
      </w:r>
      <w:bookmarkEnd w:id="1291"/>
    </w:p>
    <w:p w14:paraId="5B787C87" w14:textId="77777777" w:rsidR="00453950" w:rsidRDefault="00453950" w:rsidP="002721B0">
      <w:pPr>
        <w:pStyle w:val="Heading3"/>
      </w:pPr>
      <w:bookmarkStart w:id="1292"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293"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293"/>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9"/>
          <w:footerReference w:type="default" r:id="rId40"/>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4D22EC3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del w:id="1299" w:author="Jason Rhee" w:date="2024-10-23T16:58:00Z" w16du:dateUtc="2024-10-23T05:58:00Z">
              <w:r w:rsidRPr="00891B68" w:rsidDel="00BF389D">
                <w:rPr>
                  <w:rFonts w:cs="Arial"/>
                  <w:sz w:val="18"/>
                  <w:szCs w:val="18"/>
                </w:rPr>
                <w:delText>prePlan</w:delText>
              </w:r>
            </w:del>
            <w:ins w:id="1300" w:author="Jason Rhee" w:date="2024-10-23T16:58:00Z" w16du:dateUtc="2024-10-23T05:58:00Z">
              <w:r w:rsidR="00BF389D">
                <w:rPr>
                  <w:rFonts w:cs="Arial"/>
                  <w:sz w:val="18"/>
                  <w:szCs w:val="18"/>
                </w:rPr>
                <w:t>Pre Plan</w:t>
              </w:r>
            </w:ins>
          </w:p>
          <w:p w14:paraId="7339700A" w14:textId="022ADB5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del w:id="1301" w:author="Jason Rhee" w:date="2024-10-23T16:58:00Z" w16du:dateUtc="2024-10-23T05:58:00Z">
              <w:r w:rsidRPr="00891B68" w:rsidDel="00EB2FAE">
                <w:rPr>
                  <w:rFonts w:cs="Arial"/>
                  <w:sz w:val="18"/>
                  <w:szCs w:val="18"/>
                </w:rPr>
                <w:delText>actualPlan</w:delText>
              </w:r>
            </w:del>
            <w:ins w:id="1302" w:author="Jason Rhee" w:date="2024-10-23T16:58:00Z" w16du:dateUtc="2024-10-23T05:58:00Z">
              <w:r w:rsidR="00EB2FAE">
                <w:rPr>
                  <w:rFonts w:cs="Arial"/>
                  <w:sz w:val="18"/>
                  <w:szCs w:val="18"/>
                </w:rPr>
                <w:t>Actual Plan</w:t>
              </w:r>
            </w:ins>
          </w:p>
          <w:p w14:paraId="7D8C25CB" w14:textId="1E75DFEC"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del w:id="1303" w:author="Jason Rhee" w:date="2024-10-23T16:58:00Z" w16du:dateUtc="2024-10-23T05:58:00Z">
              <w:r w:rsidRPr="00891B68" w:rsidDel="00EB2FAE">
                <w:rPr>
                  <w:rFonts w:cs="Arial"/>
                  <w:sz w:val="18"/>
                  <w:szCs w:val="18"/>
                </w:rPr>
                <w:delText>actualUpdate</w:delText>
              </w:r>
            </w:del>
            <w:ins w:id="1304" w:author="Jason Rhee" w:date="2024-10-23T16:58:00Z" w16du:dateUtc="2024-10-23T05:58:00Z">
              <w:r w:rsidR="00EB2FAE">
                <w:rPr>
                  <w:rFonts w:cs="Arial"/>
                  <w:sz w:val="18"/>
                  <w:szCs w:val="18"/>
                </w:rPr>
                <w:t>Actual Update</w:t>
              </w:r>
            </w:ins>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64215ADE"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del w:id="1305" w:author="Jason Rhee" w:date="2024-10-23T17:01:00Z" w16du:dateUtc="2024-10-23T06:01:00Z">
              <w:r w:rsidRPr="00891B68" w:rsidDel="000B152F">
                <w:rPr>
                  <w:rFonts w:cs="Arial"/>
                  <w:sz w:val="18"/>
                  <w:szCs w:val="18"/>
                </w:rPr>
                <w:delText>timeWindow</w:delText>
              </w:r>
            </w:del>
            <w:ins w:id="1306" w:author="Jason Rhee" w:date="2024-10-23T17:01:00Z" w16du:dateUtc="2024-10-23T06:01:00Z">
              <w:r w:rsidR="000B152F">
                <w:rPr>
                  <w:rFonts w:cs="Arial"/>
                  <w:sz w:val="18"/>
                  <w:szCs w:val="18"/>
                </w:rPr>
                <w:t>Time Window</w:t>
              </w:r>
            </w:ins>
          </w:p>
          <w:p w14:paraId="01C2ED17" w14:textId="765E6285"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del w:id="1307" w:author="Jason Rhee" w:date="2024-10-23T17:02:00Z" w16du:dateUtc="2024-10-23T06:02:00Z">
              <w:r w:rsidR="00A956AA" w:rsidDel="000B152F">
                <w:rPr>
                  <w:rFonts w:cs="Arial"/>
                  <w:sz w:val="18"/>
                  <w:szCs w:val="18"/>
                </w:rPr>
                <w:delText>maximumDraught</w:delText>
              </w:r>
            </w:del>
            <w:ins w:id="1308" w:author="Jason Rhee" w:date="2024-10-23T17:02:00Z" w16du:dateUtc="2024-10-23T06:02:00Z">
              <w:r w:rsidR="000B152F">
                <w:rPr>
                  <w:rFonts w:cs="Arial"/>
                  <w:sz w:val="18"/>
                  <w:szCs w:val="18"/>
                </w:rPr>
                <w:t>Maximum Draught</w:t>
              </w:r>
            </w:ins>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309" w:name="_Toc225648301"/>
      <w:bookmarkStart w:id="1310" w:name="_Toc225065158"/>
      <w:bookmarkStart w:id="1311" w:name="_Toc225648282"/>
      <w:bookmarkStart w:id="1312" w:name="_Toc225065139"/>
      <w:bookmarkEnd w:id="1292"/>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313" w:name="_Toc127463830"/>
      <w:bookmarkStart w:id="1314" w:name="_Toc128125456"/>
      <w:bookmarkStart w:id="1315" w:name="_Toc141176181"/>
      <w:bookmarkStart w:id="1316" w:name="_Toc141176336"/>
      <w:bookmarkStart w:id="1317" w:name="_Toc141176967"/>
      <w:bookmarkStart w:id="1318" w:name="_Toc180596524"/>
      <w:bookmarkStart w:id="1319" w:name="_Toc180752534"/>
      <w:r w:rsidRPr="00A4129D">
        <w:t>F</w:t>
      </w:r>
      <w:r w:rsidR="00596942" w:rsidRPr="00A4129D">
        <w:t>eature Catalogue</w:t>
      </w:r>
      <w:bookmarkEnd w:id="1309"/>
      <w:bookmarkEnd w:id="1310"/>
      <w:bookmarkEnd w:id="1313"/>
      <w:bookmarkEnd w:id="1314"/>
      <w:bookmarkEnd w:id="1315"/>
      <w:bookmarkEnd w:id="1316"/>
      <w:bookmarkEnd w:id="1317"/>
      <w:bookmarkEnd w:id="1318"/>
      <w:bookmarkEnd w:id="1319"/>
    </w:p>
    <w:p w14:paraId="53FA5856" w14:textId="77777777" w:rsidR="00E65251" w:rsidRPr="009D1822" w:rsidRDefault="00E65251" w:rsidP="00B3435A">
      <w:pPr>
        <w:pStyle w:val="Heading2"/>
      </w:pPr>
      <w:bookmarkStart w:id="1320" w:name="_Toc127463831"/>
      <w:bookmarkStart w:id="1321" w:name="_Toc128125457"/>
      <w:bookmarkStart w:id="1322" w:name="_Toc141176182"/>
      <w:bookmarkStart w:id="1323" w:name="_Toc141176337"/>
      <w:bookmarkStart w:id="1324" w:name="_Toc141176968"/>
      <w:bookmarkStart w:id="1325" w:name="_Toc180596525"/>
      <w:bookmarkStart w:id="1326" w:name="_Toc180752535"/>
      <w:r w:rsidRPr="009D1822">
        <w:t>Introduction</w:t>
      </w:r>
      <w:bookmarkEnd w:id="1320"/>
      <w:bookmarkEnd w:id="1321"/>
      <w:bookmarkEnd w:id="1322"/>
      <w:bookmarkEnd w:id="1323"/>
      <w:bookmarkEnd w:id="1324"/>
      <w:bookmarkEnd w:id="1325"/>
      <w:bookmarkEnd w:id="1326"/>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327" w:name="_Toc127463832"/>
      <w:bookmarkStart w:id="1328" w:name="_Toc128125458"/>
      <w:bookmarkStart w:id="1329" w:name="_Toc141176183"/>
      <w:bookmarkStart w:id="1330" w:name="_Toc141176338"/>
      <w:bookmarkStart w:id="1331" w:name="_Toc141176969"/>
      <w:bookmarkStart w:id="1332" w:name="_Toc180596526"/>
      <w:bookmarkStart w:id="1333" w:name="_Toc180752536"/>
      <w:r w:rsidRPr="00A4129D">
        <w:t>Feature Types</w:t>
      </w:r>
      <w:bookmarkEnd w:id="1311"/>
      <w:bookmarkEnd w:id="1312"/>
      <w:bookmarkEnd w:id="1327"/>
      <w:bookmarkEnd w:id="1328"/>
      <w:bookmarkEnd w:id="1329"/>
      <w:bookmarkEnd w:id="1330"/>
      <w:bookmarkEnd w:id="1331"/>
      <w:bookmarkEnd w:id="1332"/>
      <w:bookmarkEnd w:id="1333"/>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334" w:name="_Toc225648283"/>
      <w:bookmarkStart w:id="1335"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334"/>
      <w:bookmarkEnd w:id="1335"/>
    </w:p>
    <w:p w14:paraId="46BDEEA9" w14:textId="77777777" w:rsidR="00D7007E" w:rsidRDefault="000771BD" w:rsidP="00060070">
      <w:pPr>
        <w:spacing w:before="0"/>
        <w:rPr>
          <w:lang w:val="en-US"/>
        </w:rPr>
      </w:pPr>
      <w:bookmarkStart w:id="1336" w:name="_Toc225648284"/>
      <w:bookmarkStart w:id="1337"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338" w:name="_Toc225648285"/>
      <w:bookmarkStart w:id="1339" w:name="_Toc225065142"/>
      <w:bookmarkEnd w:id="1336"/>
      <w:bookmarkEnd w:id="1337"/>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338"/>
      <w:bookmarkEnd w:id="1339"/>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340" w:name="_Toc225648292"/>
      <w:bookmarkStart w:id="1341" w:name="_Toc225065149"/>
      <w:r w:rsidRPr="00A4129D">
        <w:t>Attributes</w:t>
      </w:r>
      <w:bookmarkEnd w:id="1340"/>
      <w:bookmarkEnd w:id="1341"/>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342" w:name="_Ref534199920"/>
      <w:bookmarkStart w:id="1343"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342"/>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343"/>
    </w:p>
    <w:p w14:paraId="736C2653" w14:textId="7A0C3085" w:rsidR="0079766C" w:rsidRDefault="007E0252" w:rsidP="00736EF6">
      <w:pPr>
        <w:spacing w:before="0"/>
        <w:rPr>
          <w:rFonts w:eastAsia="MS Mincho" w:cs="Arial"/>
          <w:szCs w:val="20"/>
          <w:lang w:val="en-GB"/>
        </w:rPr>
      </w:pPr>
      <w:bookmarkStart w:id="1344" w:name="_Toc2256482951"/>
      <w:bookmarkStart w:id="1345"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344"/>
      <w:bookmarkEnd w:id="1345"/>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69687C1A">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346" w:name="_Toc127463833"/>
      <w:bookmarkStart w:id="1347" w:name="_Toc128125459"/>
      <w:bookmarkStart w:id="1348" w:name="_Toc141176184"/>
      <w:bookmarkStart w:id="1349" w:name="_Toc141176339"/>
      <w:bookmarkStart w:id="1350" w:name="_Toc141176970"/>
      <w:bookmarkStart w:id="1351" w:name="_Toc180596527"/>
      <w:bookmarkStart w:id="1352" w:name="_Toc180752537"/>
      <w:r w:rsidRPr="003458C9">
        <w:t>Units of measure</w:t>
      </w:r>
      <w:bookmarkEnd w:id="1346"/>
      <w:bookmarkEnd w:id="1347"/>
      <w:bookmarkEnd w:id="1348"/>
      <w:bookmarkEnd w:id="1349"/>
      <w:bookmarkEnd w:id="1350"/>
      <w:bookmarkEnd w:id="1351"/>
      <w:bookmarkEnd w:id="1352"/>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353" w:name="_Toc127463834"/>
      <w:bookmarkStart w:id="1354" w:name="_Toc128125460"/>
      <w:bookmarkStart w:id="1355" w:name="_Toc141176185"/>
      <w:bookmarkStart w:id="1356" w:name="_Toc141176340"/>
      <w:bookmarkStart w:id="1357" w:name="_Toc141176971"/>
      <w:bookmarkStart w:id="1358" w:name="_Toc180596528"/>
      <w:bookmarkStart w:id="1359" w:name="_Toc180752538"/>
      <w:bookmarkStart w:id="1360" w:name="_Toc225648315"/>
      <w:bookmarkStart w:id="1361" w:name="_Toc225065172"/>
      <w:r w:rsidRPr="003458C9">
        <w:t xml:space="preserve">Dataset </w:t>
      </w:r>
      <w:r w:rsidR="00C342BE" w:rsidRPr="003458C9">
        <w:t>Types</w:t>
      </w:r>
      <w:bookmarkEnd w:id="1353"/>
      <w:bookmarkEnd w:id="1354"/>
      <w:bookmarkEnd w:id="1355"/>
      <w:bookmarkEnd w:id="1356"/>
      <w:bookmarkEnd w:id="1357"/>
      <w:bookmarkEnd w:id="1358"/>
      <w:bookmarkEnd w:id="1359"/>
    </w:p>
    <w:p w14:paraId="5F8B9F79" w14:textId="17F7463B"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w:t>
      </w:r>
      <w:ins w:id="1362" w:author="Jason Rhee" w:date="2024-10-24T01:16:00Z" w16du:dateUtc="2024-10-23T14:16:00Z">
        <w:r w:rsidR="005434D0">
          <w:rPr>
            <w:rFonts w:eastAsiaTheme="minorEastAsia" w:cs="Arial" w:hint="eastAsia"/>
            <w:szCs w:val="20"/>
            <w:lang w:eastAsia="ko-KR"/>
          </w:rPr>
          <w:t xml:space="preserve">S-101 </w:t>
        </w:r>
      </w:ins>
      <w:r w:rsidRPr="00922A73">
        <w:rPr>
          <w:rFonts w:cs="Arial"/>
          <w:szCs w:val="20"/>
        </w:rPr>
        <w:t xml:space="preserve">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w:t>
      </w:r>
      <w:del w:id="1363" w:author="Jason Rhee" w:date="2024-10-24T10:34:00Z" w16du:dateUtc="2024-10-23T23:34:00Z">
        <w:r w:rsidRPr="00922A73" w:rsidDel="00D26B2E">
          <w:rPr>
            <w:rFonts w:cs="Arial"/>
            <w:szCs w:val="20"/>
          </w:rPr>
          <w:delText>bathymetr</w:delText>
        </w:r>
        <w:r w:rsidR="00AC168D" w:rsidDel="00D26B2E">
          <w:rPr>
            <w:rFonts w:cs="Arial"/>
            <w:szCs w:val="20"/>
          </w:rPr>
          <w:delText xml:space="preserve">ic </w:delText>
        </w:r>
      </w:del>
      <w:ins w:id="1364" w:author="Jason Rhee" w:date="2024-10-24T10:34:00Z" w16du:dateUtc="2024-10-23T23:34:00Z">
        <w:r w:rsidR="00D26B2E">
          <w:rPr>
            <w:rFonts w:cs="Arial"/>
            <w:szCs w:val="20"/>
          </w:rPr>
          <w:t>(B</w:t>
        </w:r>
        <w:r w:rsidR="00D26B2E" w:rsidRPr="00922A73">
          <w:rPr>
            <w:rFonts w:cs="Arial"/>
            <w:szCs w:val="20"/>
          </w:rPr>
          <w:t>athymetr</w:t>
        </w:r>
        <w:r w:rsidR="00D26B2E">
          <w:rPr>
            <w:rFonts w:cs="Arial"/>
            <w:szCs w:val="20"/>
          </w:rPr>
          <w:t xml:space="preserve">ic </w:t>
        </w:r>
      </w:ins>
      <w:del w:id="1365" w:author="Jason Rhee" w:date="2024-10-24T10:34:00Z" w16du:dateUtc="2024-10-23T23:34:00Z">
        <w:r w:rsidR="00AC168D" w:rsidDel="00D26B2E">
          <w:rPr>
            <w:rFonts w:cs="Arial"/>
            <w:szCs w:val="20"/>
          </w:rPr>
          <w:delText>surface</w:delText>
        </w:r>
      </w:del>
      <w:ins w:id="1366" w:author="Jason Rhee" w:date="2024-10-24T10:34:00Z" w16du:dateUtc="2024-10-23T23:34:00Z">
        <w:r w:rsidR="00D26B2E">
          <w:rPr>
            <w:rFonts w:cs="Arial"/>
            <w:szCs w:val="20"/>
          </w:rPr>
          <w:t>Surface)</w:t>
        </w:r>
        <w:r w:rsidR="00D26B2E">
          <w:t xml:space="preserve">, S-104 (Water Level Information for Surface Navigation), or S-111 (Surface </w:t>
        </w:r>
      </w:ins>
      <w:ins w:id="1367" w:author="Jason Rhee" w:date="2024-10-24T10:51:00Z" w16du:dateUtc="2024-10-23T23:51:00Z">
        <w:r w:rsidR="00FF03B2">
          <w:t>Currents</w:t>
        </w:r>
      </w:ins>
      <w:ins w:id="1368" w:author="Jason Rhee" w:date="2024-10-24T10:34:00Z" w16du:dateUtc="2024-10-23T23:34:00Z">
        <w:r w:rsidR="00D26B2E">
          <w:t>)</w:t>
        </w:r>
      </w:ins>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369" w:name="_Toc127463835"/>
      <w:bookmarkStart w:id="1370" w:name="_Toc128125461"/>
      <w:bookmarkStart w:id="1371" w:name="_Toc141176186"/>
      <w:bookmarkStart w:id="1372" w:name="_Toc141176341"/>
      <w:bookmarkStart w:id="1373" w:name="_Toc141176972"/>
      <w:bookmarkStart w:id="1374" w:name="_Toc180596529"/>
      <w:bookmarkStart w:id="1375" w:name="_Toc180752539"/>
      <w:r w:rsidRPr="00D129DC">
        <w:t>Dataset Loading and Unloading</w:t>
      </w:r>
      <w:bookmarkEnd w:id="1369"/>
      <w:bookmarkEnd w:id="1370"/>
      <w:bookmarkEnd w:id="1371"/>
      <w:bookmarkEnd w:id="1372"/>
      <w:bookmarkEnd w:id="1373"/>
      <w:bookmarkEnd w:id="1374"/>
      <w:bookmarkEnd w:id="1375"/>
    </w:p>
    <w:p w14:paraId="48AE89E9" w14:textId="058E5136" w:rsidR="002D3F05" w:rsidRPr="00D129DC" w:rsidRDefault="002D3F05" w:rsidP="00AC168D">
      <w:pPr>
        <w:spacing w:before="0"/>
      </w:pPr>
      <w:r w:rsidRPr="00D129DC">
        <w:t xml:space="preserve">S-129 datasets are </w:t>
      </w:r>
      <w:r>
        <w:t xml:space="preserve">typically </w:t>
      </w:r>
      <w:r w:rsidRPr="00D129DC">
        <w:t xml:space="preserve">intended to be overlays to </w:t>
      </w:r>
      <w:ins w:id="1376" w:author="Jason Rhee" w:date="2024-10-24T11:23:00Z" w16du:dateUtc="2024-10-24T00:23:00Z">
        <w:r w:rsidR="00632AE7">
          <w:rPr>
            <w:rFonts w:eastAsiaTheme="minorEastAsia" w:hint="eastAsia"/>
            <w:lang w:eastAsia="ko-KR"/>
          </w:rPr>
          <w:t xml:space="preserve">S-101 </w:t>
        </w:r>
      </w:ins>
      <w:r w:rsidRPr="00D129DC">
        <w:t xml:space="preserve">ENC and always displayed with </w:t>
      </w:r>
      <w:ins w:id="1377" w:author="Jason Rhee" w:date="2024-10-24T11:23:00Z" w16du:dateUtc="2024-10-24T00:23:00Z">
        <w:r w:rsidR="00AE380B">
          <w:rPr>
            <w:rFonts w:eastAsiaTheme="minorEastAsia" w:hint="eastAsia"/>
            <w:lang w:eastAsia="ko-KR"/>
          </w:rPr>
          <w:t xml:space="preserve">S-101 </w:t>
        </w:r>
      </w:ins>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53E6528C" w:rsidR="002D3F05" w:rsidRDefault="002D3F05" w:rsidP="00AC168D">
      <w:pPr>
        <w:spacing w:before="0"/>
      </w:pPr>
      <w:r w:rsidRPr="00D129DC">
        <w:lastRenderedPageBreak/>
        <w:t xml:space="preserve">Optionally, S-129 datasets can be viewed as overlays to a combination of </w:t>
      </w:r>
      <w:ins w:id="1378" w:author="Jason Rhee" w:date="2024-10-24T01:17:00Z" w16du:dateUtc="2024-10-23T14:17:00Z">
        <w:r w:rsidR="005434D0">
          <w:rPr>
            <w:rFonts w:eastAsiaTheme="minorEastAsia" w:hint="eastAsia"/>
            <w:lang w:eastAsia="ko-KR"/>
          </w:rPr>
          <w:t xml:space="preserve">S-101 </w:t>
        </w:r>
      </w:ins>
      <w:r w:rsidRPr="00D129DC">
        <w:t>ENC and S-102</w:t>
      </w:r>
      <w:ins w:id="1379" w:author="Jason Rhee" w:date="2024-10-24T11:21:00Z" w16du:dateUtc="2024-10-24T00:21:00Z">
        <w:r w:rsidR="00634F03">
          <w:rPr>
            <w:rFonts w:eastAsiaTheme="minorEastAsia" w:hint="eastAsia"/>
            <w:lang w:eastAsia="ko-KR"/>
          </w:rPr>
          <w:t xml:space="preserve"> </w:t>
        </w:r>
      </w:ins>
      <w:ins w:id="1380" w:author="Jason Rhee" w:date="2024-10-24T11:24:00Z" w16du:dateUtc="2024-10-24T00:24:00Z">
        <w:r w:rsidR="00E953D4">
          <w:rPr>
            <w:rFonts w:eastAsiaTheme="minorEastAsia" w:hint="eastAsia"/>
            <w:lang w:eastAsia="ko-KR"/>
          </w:rPr>
          <w:t>(</w:t>
        </w:r>
      </w:ins>
      <w:ins w:id="1381" w:author="Jason Rhee" w:date="2024-10-24T11:21:00Z" w16du:dateUtc="2024-10-24T00:21:00Z">
        <w:r w:rsidR="00634F03">
          <w:rPr>
            <w:rFonts w:eastAsiaTheme="minorEastAsia" w:hint="eastAsia"/>
            <w:lang w:eastAsia="ko-KR"/>
          </w:rPr>
          <w:t>Bathymetric Surface</w:t>
        </w:r>
      </w:ins>
      <w:ins w:id="1382" w:author="Jason Rhee" w:date="2024-10-24T11:24:00Z" w16du:dateUtc="2024-10-24T00:24:00Z">
        <w:r w:rsidR="00E953D4">
          <w:rPr>
            <w:rFonts w:eastAsiaTheme="minorEastAsia" w:hint="eastAsia"/>
            <w:lang w:eastAsia="ko-KR"/>
          </w:rPr>
          <w:t>)</w:t>
        </w:r>
      </w:ins>
      <w:ins w:id="1383" w:author="Jason Rhee" w:date="2024-10-24T11:25:00Z" w16du:dateUtc="2024-10-24T00:25:00Z">
        <w:r w:rsidR="00942248">
          <w:rPr>
            <w:rFonts w:eastAsiaTheme="minorEastAsia" w:hint="eastAsia"/>
            <w:lang w:eastAsia="ko-KR"/>
          </w:rPr>
          <w:t xml:space="preserve"> datasets</w:t>
        </w:r>
      </w:ins>
      <w:ins w:id="1384" w:author="Jason Rhee" w:date="2024-10-24T11:24:00Z" w16du:dateUtc="2024-10-24T00:24:00Z">
        <w:r w:rsidR="00E953D4">
          <w:rPr>
            <w:rFonts w:eastAsiaTheme="minorEastAsia" w:hint="eastAsia"/>
            <w:lang w:eastAsia="ko-KR"/>
          </w:rPr>
          <w:t xml:space="preserve">, </w:t>
        </w:r>
      </w:ins>
      <w:ins w:id="1385" w:author="Jason Rhee" w:date="2024-10-24T11:25:00Z" w16du:dateUtc="2024-10-24T00:25:00Z">
        <w:r w:rsidR="00942248">
          <w:rPr>
            <w:rFonts w:eastAsiaTheme="minorEastAsia" w:hint="eastAsia"/>
            <w:lang w:eastAsia="ko-KR"/>
          </w:rPr>
          <w:t xml:space="preserve">with </w:t>
        </w:r>
      </w:ins>
      <w:ins w:id="1386" w:author="Jason Rhee" w:date="2024-10-24T11:24:00Z" w16du:dateUtc="2024-10-24T00:24:00Z">
        <w:r w:rsidR="00E953D4">
          <w:rPr>
            <w:rFonts w:eastAsiaTheme="minorEastAsia" w:hint="eastAsia"/>
            <w:lang w:eastAsia="ko-KR"/>
          </w:rPr>
          <w:t xml:space="preserve">S-104 </w:t>
        </w:r>
      </w:ins>
      <w:ins w:id="1387" w:author="Jason Rhee" w:date="2024-10-24T11:25:00Z" w16du:dateUtc="2024-10-24T00:25:00Z">
        <w:r w:rsidR="00942248">
          <w:rPr>
            <w:rFonts w:eastAsiaTheme="minorEastAsia" w:hint="eastAsia"/>
            <w:lang w:eastAsia="ko-KR"/>
          </w:rPr>
          <w:t>(</w:t>
        </w:r>
        <w:r w:rsidR="00942248">
          <w:t>Water Level Information for Surface Navigation</w:t>
        </w:r>
        <w:r w:rsidR="00942248">
          <w:rPr>
            <w:rFonts w:eastAsiaTheme="minorEastAsia" w:hint="eastAsia"/>
            <w:lang w:eastAsia="ko-KR"/>
          </w:rPr>
          <w:t>)</w:t>
        </w:r>
      </w:ins>
      <w:r w:rsidRPr="00D129DC">
        <w:t xml:space="preserve"> datasets</w:t>
      </w:r>
      <w:ins w:id="1388" w:author="Jason Rhee" w:date="2024-10-24T11:25:00Z" w16du:dateUtc="2024-10-24T00:25:00Z">
        <w:r w:rsidR="00942248">
          <w:rPr>
            <w:rFonts w:eastAsiaTheme="minorEastAsia" w:hint="eastAsia"/>
            <w:lang w:eastAsia="ko-KR"/>
          </w:rPr>
          <w:t xml:space="preserve"> incorporated </w:t>
        </w:r>
        <w:r w:rsidR="00942248">
          <w:rPr>
            <w:rFonts w:eastAsiaTheme="minorEastAsia"/>
            <w:lang w:eastAsia="ko-KR"/>
          </w:rPr>
          <w:t>where</w:t>
        </w:r>
        <w:r w:rsidR="00942248">
          <w:rPr>
            <w:rFonts w:eastAsiaTheme="minorEastAsia" w:hint="eastAsia"/>
            <w:lang w:eastAsia="ko-KR"/>
          </w:rPr>
          <w:t xml:space="preserve"> applicable</w:t>
        </w:r>
      </w:ins>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1389" w:name="_Toc127463836"/>
      <w:bookmarkStart w:id="1390" w:name="_Toc128125462"/>
      <w:bookmarkStart w:id="1391" w:name="_Toc141176187"/>
      <w:bookmarkStart w:id="1392" w:name="_Toc141176342"/>
      <w:bookmarkStart w:id="1393" w:name="_Toc141176973"/>
      <w:bookmarkStart w:id="1394" w:name="_Toc180596530"/>
      <w:bookmarkStart w:id="1395" w:name="_Toc180752540"/>
      <w:r w:rsidRPr="003458C9">
        <w:t>Geometry</w:t>
      </w:r>
      <w:bookmarkEnd w:id="1360"/>
      <w:bookmarkEnd w:id="1361"/>
      <w:bookmarkEnd w:id="1389"/>
      <w:bookmarkEnd w:id="1390"/>
      <w:bookmarkEnd w:id="1391"/>
      <w:bookmarkEnd w:id="1392"/>
      <w:bookmarkEnd w:id="1393"/>
      <w:bookmarkEnd w:id="1394"/>
      <w:bookmarkEnd w:id="1395"/>
      <w:r w:rsidR="00F73215" w:rsidRPr="003458C9">
        <w:t xml:space="preserve"> </w:t>
      </w:r>
    </w:p>
    <w:p w14:paraId="430C04D4" w14:textId="77777777" w:rsidR="00941F24" w:rsidRDefault="007058EA" w:rsidP="00AC168D">
      <w:pPr>
        <w:pStyle w:val="note0"/>
        <w:spacing w:before="0"/>
        <w:rPr>
          <w:rFonts w:cs="Arial"/>
          <w:i w:val="0"/>
          <w:color w:val="auto"/>
        </w:rPr>
      </w:pPr>
      <w:bookmarkStart w:id="1396" w:name="_Toc288810288"/>
      <w:bookmarkStart w:id="1397" w:name="_Toc288812335"/>
      <w:r w:rsidRPr="00D129DC">
        <w:rPr>
          <w:rFonts w:cs="Arial"/>
          <w:i w:val="0"/>
          <w:color w:val="auto"/>
        </w:rPr>
        <w:t xml:space="preserve">Geometry in </w:t>
      </w:r>
      <w:bookmarkStart w:id="1398" w:name="_Toc225648316"/>
      <w:bookmarkStart w:id="1399" w:name="_Toc225065173"/>
      <w:bookmarkEnd w:id="1396"/>
      <w:bookmarkEnd w:id="1397"/>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1400" w:name="_Toc127463837"/>
      <w:bookmarkStart w:id="1401" w:name="_Toc128125463"/>
      <w:bookmarkStart w:id="1402" w:name="_Toc141176188"/>
      <w:bookmarkStart w:id="1403" w:name="_Toc141176343"/>
      <w:bookmarkStart w:id="1404" w:name="_Toc141176974"/>
      <w:bookmarkStart w:id="1405" w:name="_Toc180596531"/>
      <w:bookmarkStart w:id="1406" w:name="_Toc180752541"/>
      <w:r w:rsidRPr="003458C9">
        <w:t>Coordinate Reference Systems</w:t>
      </w:r>
      <w:r w:rsidR="004504B9" w:rsidRPr="003458C9">
        <w:t xml:space="preserve"> (CRS)</w:t>
      </w:r>
      <w:bookmarkEnd w:id="1398"/>
      <w:bookmarkEnd w:id="1399"/>
      <w:bookmarkEnd w:id="1400"/>
      <w:bookmarkEnd w:id="1401"/>
      <w:bookmarkEnd w:id="1402"/>
      <w:bookmarkEnd w:id="1403"/>
      <w:bookmarkEnd w:id="1404"/>
      <w:bookmarkEnd w:id="1405"/>
      <w:bookmarkEnd w:id="1406"/>
    </w:p>
    <w:p w14:paraId="19626B6C" w14:textId="4FD851FF" w:rsidR="00E039A5" w:rsidRDefault="00E039A5" w:rsidP="00B3435A">
      <w:pPr>
        <w:pStyle w:val="Heading2"/>
      </w:pPr>
      <w:bookmarkStart w:id="1407" w:name="_Toc127463838"/>
      <w:bookmarkStart w:id="1408" w:name="_Toc128125464"/>
      <w:bookmarkStart w:id="1409" w:name="_Toc141176189"/>
      <w:bookmarkStart w:id="1410" w:name="_Toc141176344"/>
      <w:bookmarkStart w:id="1411" w:name="_Toc141176975"/>
      <w:bookmarkStart w:id="1412" w:name="_Toc180596532"/>
      <w:bookmarkStart w:id="1413" w:name="_Toc180752542"/>
      <w:r>
        <w:t>Introduction</w:t>
      </w:r>
      <w:bookmarkEnd w:id="1407"/>
      <w:bookmarkEnd w:id="1408"/>
      <w:bookmarkEnd w:id="1409"/>
      <w:bookmarkEnd w:id="1410"/>
      <w:bookmarkEnd w:id="1411"/>
      <w:bookmarkEnd w:id="1412"/>
      <w:bookmarkEnd w:id="1413"/>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1414" w:name="_Toc288810277"/>
      <w:bookmarkStart w:id="1415"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1416" w:name="_Toc288810278"/>
      <w:bookmarkStart w:id="1417" w:name="_Toc288812325"/>
      <w:bookmarkEnd w:id="1414"/>
      <w:bookmarkEnd w:id="1415"/>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1418" w:name="_Toc288810280"/>
      <w:bookmarkStart w:id="1419" w:name="_Toc288812327"/>
      <w:bookmarkEnd w:id="1416"/>
      <w:bookmarkEnd w:id="1417"/>
      <w:r w:rsidRPr="00D129DC">
        <w:rPr>
          <w:rFonts w:cs="Arial"/>
          <w:szCs w:val="20"/>
        </w:rPr>
        <w:t>Coordi</w:t>
      </w:r>
      <w:r w:rsidR="00D96BD6">
        <w:rPr>
          <w:rFonts w:cs="Arial"/>
          <w:szCs w:val="20"/>
        </w:rPr>
        <w:t>nate reference system registry:</w:t>
      </w:r>
      <w:r w:rsidRPr="00D129DC">
        <w:rPr>
          <w:rFonts w:cs="Arial"/>
          <w:szCs w:val="20"/>
        </w:rPr>
        <w:tab/>
      </w:r>
      <w:hyperlink r:id="rId42" w:history="1">
        <w:r w:rsidRPr="00D129DC">
          <w:rPr>
            <w:rStyle w:val="Hyperlink"/>
            <w:rFonts w:cs="Arial"/>
            <w:b w:val="0"/>
            <w:szCs w:val="20"/>
            <w:lang w:val="en-US"/>
          </w:rPr>
          <w:t xml:space="preserve">EPSG Geodetic Parameter </w:t>
        </w:r>
        <w:bookmarkEnd w:id="1418"/>
        <w:bookmarkEnd w:id="1419"/>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1420" w:name="_Toc288810282"/>
      <w:bookmarkStart w:id="1421"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1420"/>
      <w:bookmarkEnd w:id="1421"/>
      <w:r w:rsidRPr="00D129DC">
        <w:rPr>
          <w:rFonts w:cs="Arial"/>
          <w:szCs w:val="20"/>
        </w:rPr>
        <w:t xml:space="preserve"> </w:t>
      </w:r>
    </w:p>
    <w:p w14:paraId="6CEF2593" w14:textId="77777777" w:rsidR="002F035B" w:rsidRPr="00D129DC" w:rsidRDefault="002F035B" w:rsidP="52D1A980">
      <w:pPr>
        <w:spacing w:before="0" w:after="0" w:line="360" w:lineRule="auto"/>
        <w:ind w:left="3969" w:hanging="3969"/>
        <w:rPr>
          <w:rStyle w:val="LabeldataChar"/>
          <w:rFonts w:cs="Arial"/>
          <w:lang w:val="en-AU"/>
        </w:rPr>
      </w:pPr>
      <w:bookmarkStart w:id="1422" w:name="_Toc288810283"/>
      <w:bookmarkStart w:id="1423" w:name="_Toc288812330"/>
      <w:r w:rsidRPr="52D1A980">
        <w:rPr>
          <w:rStyle w:val="Label1Char"/>
          <w:rFonts w:cs="Arial"/>
          <w:sz w:val="20"/>
          <w:szCs w:val="20"/>
          <w:lang w:val="en-AU"/>
        </w:rPr>
        <w:t>Responsible party:</w:t>
      </w:r>
      <w:r>
        <w:tab/>
      </w:r>
      <w:r w:rsidRPr="52D1A980">
        <w:rPr>
          <w:rStyle w:val="LabeldataChar"/>
          <w:rFonts w:cs="Arial"/>
          <w:lang w:val="en-AU"/>
        </w:rPr>
        <w:t xml:space="preserve">International </w:t>
      </w:r>
      <w:r w:rsidR="005842CD" w:rsidRPr="52D1A980">
        <w:rPr>
          <w:rStyle w:val="LabeldataChar"/>
          <w:rFonts w:cs="Arial"/>
          <w:lang w:val="en-AU"/>
        </w:rPr>
        <w:t xml:space="preserve">Association </w:t>
      </w:r>
      <w:r w:rsidRPr="52D1A980">
        <w:rPr>
          <w:rStyle w:val="LabeldataChar"/>
          <w:rFonts w:cs="Arial"/>
          <w:lang w:val="en-AU"/>
        </w:rPr>
        <w:t>of Oil and Gas Producers</w:t>
      </w:r>
      <w:bookmarkEnd w:id="1422"/>
      <w:bookmarkEnd w:id="1423"/>
      <w:r w:rsidRPr="52D1A980">
        <w:rPr>
          <w:rStyle w:val="LabeldataChar"/>
          <w:rFonts w:cs="Arial"/>
          <w:lang w:val="en-AU"/>
        </w:rPr>
        <w:t xml:space="preserve"> (</w:t>
      </w:r>
      <w:r w:rsidR="005842CD" w:rsidRPr="52D1A980">
        <w:rPr>
          <w:rStyle w:val="LabeldataChar"/>
          <w:rFonts w:cs="Arial"/>
          <w:lang w:val="en-AU"/>
        </w:rPr>
        <w:t>I</w:t>
      </w:r>
      <w:r w:rsidRPr="52D1A980">
        <w:rPr>
          <w:rStyle w:val="LabeldataChar"/>
          <w:rFonts w:cs="Arial"/>
          <w:lang w:val="en-AU"/>
        </w:rPr>
        <w:t>OGP)</w:t>
      </w:r>
    </w:p>
    <w:p w14:paraId="2D8163B3" w14:textId="3EB6F15E" w:rsidR="002F035B" w:rsidRPr="00D129DC" w:rsidRDefault="002F035B" w:rsidP="004B433D">
      <w:pPr>
        <w:spacing w:before="0"/>
        <w:ind w:left="3969" w:hanging="3969"/>
        <w:rPr>
          <w:rFonts w:cs="Arial"/>
          <w:szCs w:val="20"/>
        </w:rPr>
      </w:pPr>
      <w:bookmarkStart w:id="1424" w:name="_Toc288810284"/>
      <w:bookmarkStart w:id="1425" w:name="_Toc288812331"/>
      <w:r w:rsidRPr="00D129DC">
        <w:rPr>
          <w:rStyle w:val="Label1Char"/>
          <w:rFonts w:cs="Arial"/>
          <w:sz w:val="20"/>
          <w:szCs w:val="20"/>
        </w:rPr>
        <w:t>URL:</w:t>
      </w:r>
      <w:bookmarkEnd w:id="1424"/>
      <w:bookmarkEnd w:id="1425"/>
      <w:r w:rsidR="00221A42" w:rsidRPr="00D129DC">
        <w:rPr>
          <w:rFonts w:cs="Arial"/>
          <w:szCs w:val="20"/>
        </w:rPr>
        <w:tab/>
      </w:r>
      <w:hyperlink r:id="rId43"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1426" w:name="_Geometric_representation_M"/>
      <w:bookmarkStart w:id="1427" w:name="_Toc127463839"/>
      <w:bookmarkStart w:id="1428" w:name="_Toc128125465"/>
      <w:bookmarkStart w:id="1429" w:name="_Toc141176190"/>
      <w:bookmarkStart w:id="1430" w:name="_Toc141176345"/>
      <w:bookmarkStart w:id="1431" w:name="_Toc141176976"/>
      <w:bookmarkStart w:id="1432" w:name="_Toc180596533"/>
      <w:bookmarkStart w:id="1433" w:name="_Toc180752543"/>
      <w:bookmarkEnd w:id="1426"/>
      <w:r w:rsidRPr="00D129DC">
        <w:t>Horizontal Reference System</w:t>
      </w:r>
      <w:bookmarkEnd w:id="1427"/>
      <w:bookmarkEnd w:id="1428"/>
      <w:bookmarkEnd w:id="1429"/>
      <w:bookmarkEnd w:id="1430"/>
      <w:bookmarkEnd w:id="1431"/>
      <w:bookmarkEnd w:id="1432"/>
      <w:bookmarkEnd w:id="1433"/>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4"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1434" w:name="_Toc127463840"/>
      <w:bookmarkStart w:id="1435" w:name="_Toc128125466"/>
      <w:bookmarkStart w:id="1436" w:name="_Toc141176191"/>
      <w:bookmarkStart w:id="1437" w:name="_Toc141176346"/>
      <w:bookmarkStart w:id="1438" w:name="_Toc141176977"/>
      <w:bookmarkStart w:id="1439" w:name="_Toc180596534"/>
      <w:bookmarkStart w:id="1440" w:name="_Toc180752544"/>
      <w:r w:rsidRPr="003458C9">
        <w:t>Vertical Reference System</w:t>
      </w:r>
      <w:bookmarkEnd w:id="1434"/>
      <w:bookmarkEnd w:id="1435"/>
      <w:bookmarkEnd w:id="1436"/>
      <w:bookmarkEnd w:id="1437"/>
      <w:bookmarkEnd w:id="1438"/>
      <w:bookmarkEnd w:id="1439"/>
      <w:bookmarkEnd w:id="144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1441" w:name="_Toc528325684"/>
      <w:bookmarkStart w:id="1442" w:name="_Toc127463841"/>
      <w:bookmarkStart w:id="1443" w:name="_Toc128125467"/>
      <w:bookmarkStart w:id="1444" w:name="_Toc141176192"/>
      <w:bookmarkStart w:id="1445" w:name="_Toc141176347"/>
      <w:bookmarkStart w:id="1446" w:name="_Toc141176978"/>
      <w:bookmarkStart w:id="1447" w:name="_Toc180596535"/>
      <w:bookmarkStart w:id="1448" w:name="_Toc180752545"/>
      <w:bookmarkEnd w:id="1441"/>
      <w:r w:rsidRPr="00D129DC">
        <w:t>Temporal Reference System</w:t>
      </w:r>
      <w:bookmarkEnd w:id="1442"/>
      <w:bookmarkEnd w:id="1443"/>
      <w:bookmarkEnd w:id="1444"/>
      <w:bookmarkEnd w:id="1445"/>
      <w:bookmarkEnd w:id="1446"/>
      <w:bookmarkEnd w:id="1447"/>
      <w:bookmarkEnd w:id="1448"/>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1449" w:name="_Toc225648327"/>
      <w:bookmarkStart w:id="1450" w:name="_Toc225065184"/>
      <w:bookmarkStart w:id="1451" w:name="_Toc127463842"/>
      <w:bookmarkStart w:id="1452" w:name="_Toc128125468"/>
      <w:bookmarkStart w:id="1453" w:name="_Toc141176193"/>
      <w:bookmarkStart w:id="1454" w:name="_Toc141176348"/>
      <w:bookmarkStart w:id="1455" w:name="_Toc141176979"/>
      <w:bookmarkStart w:id="1456" w:name="_Toc180596536"/>
      <w:bookmarkStart w:id="1457" w:name="_Toc180752546"/>
      <w:r w:rsidRPr="003458C9">
        <w:lastRenderedPageBreak/>
        <w:t>Data Quality</w:t>
      </w:r>
      <w:bookmarkEnd w:id="1449"/>
      <w:bookmarkEnd w:id="1450"/>
      <w:bookmarkEnd w:id="1451"/>
      <w:bookmarkEnd w:id="1452"/>
      <w:bookmarkEnd w:id="1453"/>
      <w:bookmarkEnd w:id="1454"/>
      <w:bookmarkEnd w:id="1455"/>
      <w:bookmarkEnd w:id="1456"/>
      <w:bookmarkEnd w:id="1457"/>
    </w:p>
    <w:p w14:paraId="460F002F" w14:textId="4536063C" w:rsidR="00AD21B9" w:rsidRDefault="00AD21B9" w:rsidP="00B3435A">
      <w:pPr>
        <w:pStyle w:val="Heading2"/>
      </w:pPr>
      <w:bookmarkStart w:id="1458" w:name="_Toc127463843"/>
      <w:bookmarkStart w:id="1459" w:name="_Toc128125469"/>
      <w:bookmarkStart w:id="1460" w:name="_Toc141176194"/>
      <w:bookmarkStart w:id="1461" w:name="_Toc141176349"/>
      <w:bookmarkStart w:id="1462" w:name="_Toc141176980"/>
      <w:bookmarkStart w:id="1463" w:name="_Toc180596537"/>
      <w:bookmarkStart w:id="1464" w:name="_Toc180752547"/>
      <w:r>
        <w:t>Introduction</w:t>
      </w:r>
      <w:bookmarkEnd w:id="1458"/>
      <w:bookmarkEnd w:id="1459"/>
      <w:bookmarkEnd w:id="1460"/>
      <w:bookmarkEnd w:id="1461"/>
      <w:bookmarkEnd w:id="1462"/>
      <w:bookmarkEnd w:id="1463"/>
      <w:bookmarkEnd w:id="1464"/>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1465" w:name="_Toc225648349"/>
      <w:bookmarkStart w:id="1466" w:name="_Toc225065206"/>
      <w:bookmarkStart w:id="1467" w:name="_Toc127463844"/>
      <w:bookmarkStart w:id="1468" w:name="_Toc128125470"/>
      <w:bookmarkStart w:id="1469" w:name="_Toc141176195"/>
      <w:bookmarkStart w:id="1470" w:name="_Toc141176350"/>
      <w:bookmarkStart w:id="1471" w:name="_Toc141176981"/>
      <w:bookmarkStart w:id="1472" w:name="_Toc180596538"/>
      <w:bookmarkStart w:id="1473" w:name="_Toc180752548"/>
      <w:r w:rsidRPr="006671C6">
        <w:t>Data Capture and Classification</w:t>
      </w:r>
      <w:bookmarkEnd w:id="1465"/>
      <w:bookmarkEnd w:id="1466"/>
      <w:bookmarkEnd w:id="1467"/>
      <w:bookmarkEnd w:id="1468"/>
      <w:bookmarkEnd w:id="1469"/>
      <w:bookmarkEnd w:id="1470"/>
      <w:bookmarkEnd w:id="1471"/>
      <w:bookmarkEnd w:id="1472"/>
      <w:bookmarkEnd w:id="1473"/>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1474" w:name="_Toc8629863"/>
      <w:bookmarkStart w:id="1475" w:name="_Toc8629995"/>
      <w:bookmarkStart w:id="1476" w:name="_Toc19077382"/>
      <w:bookmarkStart w:id="1477" w:name="_Toc191284919"/>
      <w:bookmarkStart w:id="1478" w:name="_Toc225648351"/>
      <w:bookmarkStart w:id="1479" w:name="_Toc225065208"/>
      <w:bookmarkStart w:id="1480" w:name="_Toc127463845"/>
      <w:bookmarkStart w:id="1481" w:name="_Toc128125471"/>
      <w:bookmarkStart w:id="1482" w:name="_Toc141176196"/>
      <w:bookmarkStart w:id="1483" w:name="_Toc141176351"/>
      <w:bookmarkStart w:id="1484" w:name="_Toc141176982"/>
      <w:bookmarkStart w:id="1485" w:name="_Toc180596539"/>
      <w:bookmarkStart w:id="1486" w:name="_Toc180752549"/>
      <w:bookmarkEnd w:id="1474"/>
      <w:bookmarkEnd w:id="1475"/>
      <w:bookmarkEnd w:id="1476"/>
      <w:bookmarkEnd w:id="1477"/>
      <w:r w:rsidRPr="006671C6">
        <w:t>Maintenance</w:t>
      </w:r>
      <w:bookmarkEnd w:id="1478"/>
      <w:bookmarkEnd w:id="1479"/>
      <w:bookmarkEnd w:id="1480"/>
      <w:bookmarkEnd w:id="1481"/>
      <w:bookmarkEnd w:id="1482"/>
      <w:bookmarkEnd w:id="1483"/>
      <w:bookmarkEnd w:id="1484"/>
      <w:bookmarkEnd w:id="1485"/>
      <w:bookmarkEnd w:id="1486"/>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1487" w:name="_Toc127463846"/>
      <w:bookmarkStart w:id="1488" w:name="_Toc128125472"/>
      <w:bookmarkStart w:id="1489" w:name="_Toc141176197"/>
      <w:bookmarkStart w:id="1490" w:name="_Toc141176352"/>
      <w:bookmarkStart w:id="1491" w:name="_Toc141176983"/>
      <w:bookmarkStart w:id="1492" w:name="_Toc180596540"/>
      <w:bookmarkStart w:id="1493" w:name="_Toc180752550"/>
      <w:r w:rsidRPr="006671C6">
        <w:t>Maintenance</w:t>
      </w:r>
      <w:r w:rsidRPr="00D129DC">
        <w:t xml:space="preserve"> and Update Frequency</w:t>
      </w:r>
      <w:bookmarkEnd w:id="1487"/>
      <w:bookmarkEnd w:id="1488"/>
      <w:bookmarkEnd w:id="1489"/>
      <w:bookmarkEnd w:id="1490"/>
      <w:bookmarkEnd w:id="1491"/>
      <w:bookmarkEnd w:id="1492"/>
      <w:bookmarkEnd w:id="1493"/>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1494" w:name="_Toc127463847"/>
      <w:bookmarkStart w:id="1495" w:name="_Toc128125473"/>
      <w:bookmarkStart w:id="1496" w:name="_Toc141176198"/>
      <w:bookmarkStart w:id="1497" w:name="_Toc141176353"/>
      <w:bookmarkStart w:id="1498" w:name="_Toc141176984"/>
      <w:bookmarkStart w:id="1499" w:name="_Toc180596541"/>
      <w:bookmarkStart w:id="1500" w:name="_Toc180752551"/>
      <w:r w:rsidRPr="00D129DC">
        <w:lastRenderedPageBreak/>
        <w:t xml:space="preserve">Data </w:t>
      </w:r>
      <w:r w:rsidRPr="006671C6">
        <w:t>Source</w:t>
      </w:r>
      <w:bookmarkEnd w:id="1494"/>
      <w:bookmarkEnd w:id="1495"/>
      <w:bookmarkEnd w:id="1496"/>
      <w:bookmarkEnd w:id="1497"/>
      <w:bookmarkEnd w:id="1498"/>
      <w:bookmarkEnd w:id="1499"/>
      <w:bookmarkEnd w:id="1500"/>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1501" w:name="_Toc127463848"/>
      <w:bookmarkStart w:id="1502" w:name="_Toc128125474"/>
      <w:bookmarkStart w:id="1503" w:name="_Toc141176199"/>
      <w:bookmarkStart w:id="1504" w:name="_Toc141176354"/>
      <w:bookmarkStart w:id="1505" w:name="_Toc141176985"/>
      <w:bookmarkStart w:id="1506" w:name="_Toc180596542"/>
      <w:bookmarkStart w:id="1507" w:name="_Toc180752552"/>
      <w:r w:rsidRPr="00D129DC">
        <w:t xml:space="preserve">Production </w:t>
      </w:r>
      <w:r w:rsidRPr="000D3100">
        <w:t>Process</w:t>
      </w:r>
      <w:bookmarkEnd w:id="1501"/>
      <w:bookmarkEnd w:id="1502"/>
      <w:bookmarkEnd w:id="1503"/>
      <w:bookmarkEnd w:id="1504"/>
      <w:bookmarkEnd w:id="1505"/>
      <w:bookmarkEnd w:id="1506"/>
      <w:bookmarkEnd w:id="1507"/>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1508" w:name="_Toc225648363"/>
      <w:bookmarkStart w:id="1509" w:name="_Toc225065220"/>
      <w:bookmarkStart w:id="1510" w:name="_Toc127463849"/>
      <w:bookmarkStart w:id="1511" w:name="_Toc128125475"/>
      <w:bookmarkStart w:id="1512" w:name="_Toc141176200"/>
      <w:bookmarkStart w:id="1513" w:name="_Toc141176355"/>
      <w:bookmarkStart w:id="1514" w:name="_Toc141176986"/>
      <w:bookmarkStart w:id="1515" w:name="_Toc180596543"/>
      <w:bookmarkStart w:id="1516" w:name="_Toc180752553"/>
      <w:r w:rsidRPr="000D3100">
        <w:t>Portrayal</w:t>
      </w:r>
      <w:bookmarkEnd w:id="1508"/>
      <w:bookmarkEnd w:id="1509"/>
      <w:bookmarkEnd w:id="1510"/>
      <w:bookmarkEnd w:id="1511"/>
      <w:bookmarkEnd w:id="1512"/>
      <w:bookmarkEnd w:id="1513"/>
      <w:bookmarkEnd w:id="1514"/>
      <w:bookmarkEnd w:id="1515"/>
      <w:bookmarkEnd w:id="1516"/>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1517" w:name="_Toc514641"/>
      <w:bookmarkStart w:id="1518" w:name="_Toc515419"/>
      <w:bookmarkStart w:id="1519" w:name="_Toc515612"/>
      <w:bookmarkStart w:id="1520" w:name="_Toc515716"/>
      <w:bookmarkStart w:id="1521" w:name="_Toc516232"/>
      <w:bookmarkStart w:id="1522" w:name="_Toc516336"/>
      <w:bookmarkStart w:id="1523" w:name="_Toc127463850"/>
      <w:bookmarkStart w:id="1524" w:name="_Toc128125476"/>
      <w:bookmarkStart w:id="1525" w:name="_Toc141176201"/>
      <w:bookmarkStart w:id="1526" w:name="_Toc141176356"/>
      <w:bookmarkStart w:id="1527" w:name="_Toc141176987"/>
      <w:bookmarkStart w:id="1528" w:name="_Toc180596544"/>
      <w:bookmarkStart w:id="1529" w:name="_Toc180752554"/>
      <w:bookmarkEnd w:id="1517"/>
      <w:bookmarkEnd w:id="1518"/>
      <w:bookmarkEnd w:id="1519"/>
      <w:bookmarkEnd w:id="1520"/>
      <w:bookmarkEnd w:id="1521"/>
      <w:bookmarkEnd w:id="1522"/>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523"/>
      <w:bookmarkEnd w:id="1524"/>
      <w:bookmarkEnd w:id="1525"/>
      <w:bookmarkEnd w:id="1526"/>
      <w:bookmarkEnd w:id="1527"/>
      <w:bookmarkEnd w:id="1528"/>
      <w:bookmarkEnd w:id="15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1530" w:name="_Toc127463851"/>
      <w:bookmarkStart w:id="1531" w:name="_Toc128125477"/>
      <w:bookmarkStart w:id="1532" w:name="_Toc141176202"/>
      <w:bookmarkStart w:id="1533" w:name="_Toc141176357"/>
      <w:bookmarkStart w:id="1534" w:name="_Toc141176988"/>
      <w:bookmarkStart w:id="1535" w:name="_Toc180596545"/>
      <w:bookmarkStart w:id="1536" w:name="_Toc180752555"/>
      <w:r w:rsidRPr="000D3100">
        <w:t>Encoding of Latitude and Longitude</w:t>
      </w:r>
      <w:bookmarkEnd w:id="1530"/>
      <w:bookmarkEnd w:id="1531"/>
      <w:bookmarkEnd w:id="1532"/>
      <w:bookmarkEnd w:id="1533"/>
      <w:bookmarkEnd w:id="1534"/>
      <w:bookmarkEnd w:id="1535"/>
      <w:bookmarkEnd w:id="1536"/>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1537" w:name="_Toc490487463"/>
      <w:r w:rsidRPr="00D129DC">
        <w:t>Encoding of coordinates as decimals</w:t>
      </w:r>
      <w:bookmarkEnd w:id="1537"/>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1538" w:name="_Toc490487464"/>
      <w:bookmarkStart w:id="1539" w:name="_Toc127463852"/>
      <w:bookmarkStart w:id="1540" w:name="_Toc128125478"/>
      <w:bookmarkStart w:id="1541" w:name="_Toc141176203"/>
      <w:bookmarkStart w:id="1542" w:name="_Toc141176358"/>
      <w:bookmarkStart w:id="1543" w:name="_Toc141176989"/>
      <w:bookmarkStart w:id="1544" w:name="_Toc180596546"/>
      <w:bookmarkStart w:id="1545" w:name="_Toc180752556"/>
      <w:r w:rsidRPr="000D3100">
        <w:t>Numeric Attribute Encoding</w:t>
      </w:r>
      <w:bookmarkEnd w:id="1538"/>
      <w:bookmarkEnd w:id="1539"/>
      <w:bookmarkEnd w:id="1540"/>
      <w:bookmarkEnd w:id="1541"/>
      <w:bookmarkEnd w:id="1542"/>
      <w:bookmarkEnd w:id="1543"/>
      <w:bookmarkEnd w:id="1544"/>
      <w:bookmarkEnd w:id="1545"/>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1546" w:name="_Toc490487465"/>
      <w:bookmarkStart w:id="1547" w:name="_Toc127463853"/>
      <w:bookmarkStart w:id="1548" w:name="_Toc128125479"/>
      <w:bookmarkStart w:id="1549" w:name="_Toc141176204"/>
      <w:bookmarkStart w:id="1550" w:name="_Toc141176359"/>
      <w:bookmarkStart w:id="1551" w:name="_Toc141176990"/>
      <w:bookmarkStart w:id="1552" w:name="_Toc180596547"/>
      <w:bookmarkStart w:id="1553" w:name="_Toc180752557"/>
      <w:r w:rsidRPr="000D3100">
        <w:t>Text Attribute Values</w:t>
      </w:r>
      <w:bookmarkEnd w:id="1546"/>
      <w:bookmarkEnd w:id="1547"/>
      <w:bookmarkEnd w:id="1548"/>
      <w:bookmarkEnd w:id="1549"/>
      <w:bookmarkEnd w:id="1550"/>
      <w:bookmarkEnd w:id="1551"/>
      <w:bookmarkEnd w:id="1552"/>
      <w:bookmarkEnd w:id="1553"/>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1554" w:name="_Toc514647"/>
      <w:bookmarkStart w:id="1555" w:name="_Toc515425"/>
      <w:bookmarkStart w:id="1556" w:name="_Toc515617"/>
      <w:bookmarkStart w:id="1557" w:name="_Toc515721"/>
      <w:bookmarkStart w:id="1558" w:name="_Toc516237"/>
      <w:bookmarkStart w:id="1559" w:name="_Toc516341"/>
      <w:bookmarkStart w:id="1560" w:name="_Toc490487466"/>
      <w:bookmarkStart w:id="1561" w:name="_Toc127463854"/>
      <w:bookmarkStart w:id="1562" w:name="_Toc128125480"/>
      <w:bookmarkStart w:id="1563" w:name="_Toc141176205"/>
      <w:bookmarkStart w:id="1564" w:name="_Toc141176360"/>
      <w:bookmarkStart w:id="1565" w:name="_Toc141176991"/>
      <w:bookmarkStart w:id="1566" w:name="_Toc180596548"/>
      <w:bookmarkStart w:id="1567" w:name="_Toc180752558"/>
      <w:bookmarkEnd w:id="1554"/>
      <w:bookmarkEnd w:id="1555"/>
      <w:bookmarkEnd w:id="1556"/>
      <w:bookmarkEnd w:id="1557"/>
      <w:bookmarkEnd w:id="1558"/>
      <w:bookmarkEnd w:id="1559"/>
      <w:r w:rsidRPr="000D3100">
        <w:t>Mandatory Attribute Values</w:t>
      </w:r>
      <w:bookmarkEnd w:id="1560"/>
      <w:bookmarkEnd w:id="1561"/>
      <w:bookmarkEnd w:id="1562"/>
      <w:bookmarkEnd w:id="1563"/>
      <w:bookmarkEnd w:id="1564"/>
      <w:bookmarkEnd w:id="1565"/>
      <w:bookmarkEnd w:id="1566"/>
      <w:bookmarkEnd w:id="1567"/>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1568" w:name="_Toc490487467"/>
      <w:bookmarkStart w:id="1569" w:name="_Toc127463855"/>
      <w:bookmarkStart w:id="1570" w:name="_Toc128125481"/>
      <w:bookmarkStart w:id="1571" w:name="_Toc141176206"/>
      <w:bookmarkStart w:id="1572" w:name="_Toc141176361"/>
      <w:bookmarkStart w:id="1573" w:name="_Toc141176992"/>
      <w:bookmarkStart w:id="1574" w:name="_Toc180596549"/>
      <w:bookmarkStart w:id="1575" w:name="_Toc180752559"/>
      <w:r w:rsidRPr="006671C6">
        <w:t>Unknown Attribute Values</w:t>
      </w:r>
      <w:bookmarkEnd w:id="1568"/>
      <w:bookmarkEnd w:id="1569"/>
      <w:bookmarkEnd w:id="1570"/>
      <w:bookmarkEnd w:id="1571"/>
      <w:bookmarkEnd w:id="1572"/>
      <w:bookmarkEnd w:id="1573"/>
      <w:bookmarkEnd w:id="1574"/>
      <w:bookmarkEnd w:id="1575"/>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1576" w:name="_Toc490487468"/>
      <w:bookmarkStart w:id="1577" w:name="_Toc127463856"/>
      <w:bookmarkStart w:id="1578" w:name="_Toc128125482"/>
      <w:bookmarkStart w:id="1579" w:name="_Toc141176207"/>
      <w:bookmarkStart w:id="1580" w:name="_Toc141176362"/>
      <w:bookmarkStart w:id="1581" w:name="_Toc141176993"/>
      <w:bookmarkStart w:id="1582" w:name="_Toc180596550"/>
      <w:bookmarkStart w:id="1583" w:name="_Toc180752560"/>
      <w:r w:rsidRPr="006671C6">
        <w:t>Structure of dataset files</w:t>
      </w:r>
      <w:bookmarkEnd w:id="1576"/>
      <w:bookmarkEnd w:id="1577"/>
      <w:bookmarkEnd w:id="1578"/>
      <w:bookmarkEnd w:id="1579"/>
      <w:bookmarkEnd w:id="1580"/>
      <w:bookmarkEnd w:id="1581"/>
      <w:bookmarkEnd w:id="1582"/>
      <w:bookmarkEnd w:id="1583"/>
    </w:p>
    <w:p w14:paraId="6C26639A" w14:textId="7BB3F190" w:rsidR="00D149EE" w:rsidRPr="00D129DC" w:rsidRDefault="00D149EE" w:rsidP="00AE7DD0">
      <w:pPr>
        <w:pStyle w:val="Heading3"/>
      </w:pPr>
      <w:bookmarkStart w:id="1584" w:name="_Toc490487469"/>
      <w:r w:rsidRPr="00D129DC">
        <w:t>Sequence of objects</w:t>
      </w:r>
      <w:bookmarkEnd w:id="1584"/>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1585" w:name="__RefHeading__2980_1382180727"/>
      <w:bookmarkStart w:id="1586" w:name="_Toc490487470"/>
      <w:bookmarkStart w:id="1587" w:name="_Toc127463857"/>
      <w:bookmarkStart w:id="1588" w:name="_Toc128125483"/>
      <w:bookmarkStart w:id="1589" w:name="_Toc141176208"/>
      <w:bookmarkStart w:id="1590" w:name="_Toc141176363"/>
      <w:bookmarkStart w:id="1591" w:name="_Toc141176994"/>
      <w:bookmarkStart w:id="1592" w:name="_Toc180596551"/>
      <w:bookmarkStart w:id="1593" w:name="_Toc180752561"/>
      <w:bookmarkEnd w:id="1585"/>
      <w:r w:rsidRPr="006671C6">
        <w:t>Object identifiers</w:t>
      </w:r>
      <w:bookmarkEnd w:id="1586"/>
      <w:bookmarkEnd w:id="1587"/>
      <w:bookmarkEnd w:id="1588"/>
      <w:bookmarkEnd w:id="1589"/>
      <w:bookmarkEnd w:id="1590"/>
      <w:bookmarkEnd w:id="1591"/>
      <w:bookmarkEnd w:id="1592"/>
      <w:bookmarkEnd w:id="1593"/>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1594" w:name="__RefHeading__2982_1382180727"/>
      <w:bookmarkStart w:id="1595" w:name="_Toc490487471"/>
      <w:bookmarkStart w:id="1596" w:name="_Toc127463858"/>
      <w:bookmarkStart w:id="1597" w:name="_Toc128125484"/>
      <w:bookmarkStart w:id="1598" w:name="_Toc141176209"/>
      <w:bookmarkStart w:id="1599" w:name="_Toc141176364"/>
      <w:bookmarkStart w:id="1600" w:name="_Toc141176995"/>
      <w:bookmarkStart w:id="1601" w:name="_Toc180596552"/>
      <w:bookmarkStart w:id="1602" w:name="_Toc180752562"/>
      <w:bookmarkEnd w:id="1594"/>
      <w:r w:rsidRPr="006671C6">
        <w:t>Dataset validation</w:t>
      </w:r>
      <w:bookmarkEnd w:id="1595"/>
      <w:bookmarkEnd w:id="1596"/>
      <w:bookmarkEnd w:id="1597"/>
      <w:bookmarkEnd w:id="1598"/>
      <w:bookmarkEnd w:id="1599"/>
      <w:bookmarkEnd w:id="1600"/>
      <w:bookmarkEnd w:id="1601"/>
      <w:bookmarkEnd w:id="1602"/>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1603" w:name="_Toc481684046"/>
      <w:bookmarkStart w:id="1604" w:name="_Toc127463859"/>
      <w:bookmarkStart w:id="1605" w:name="_Toc128125485"/>
      <w:bookmarkStart w:id="1606" w:name="_Toc141176210"/>
      <w:bookmarkStart w:id="1607" w:name="_Toc141176365"/>
      <w:bookmarkStart w:id="1608" w:name="_Toc141176996"/>
      <w:bookmarkStart w:id="1609" w:name="_Toc180596553"/>
      <w:bookmarkStart w:id="1610" w:name="_Toc180752563"/>
      <w:r w:rsidRPr="006671C6">
        <w:t>Data overlap</w:t>
      </w:r>
      <w:bookmarkEnd w:id="1603"/>
      <w:bookmarkEnd w:id="1604"/>
      <w:bookmarkEnd w:id="1605"/>
      <w:bookmarkEnd w:id="1606"/>
      <w:bookmarkEnd w:id="1607"/>
      <w:bookmarkEnd w:id="1608"/>
      <w:bookmarkEnd w:id="1609"/>
      <w:bookmarkEnd w:id="1610"/>
    </w:p>
    <w:p w14:paraId="302A8BCE" w14:textId="22A461C9" w:rsidR="00D072D5" w:rsidRDefault="00D072D5" w:rsidP="00B51614">
      <w:pPr>
        <w:suppressAutoHyphens/>
        <w:spacing w:before="0"/>
        <w:rPr>
          <w:ins w:id="1611" w:author="Jason Rhee" w:date="2024-10-24T10:07:00Z" w16du:dateUtc="2024-10-23T23:07:00Z"/>
          <w:rFonts w:cs="Arial"/>
          <w:szCs w:val="20"/>
        </w:rPr>
      </w:pPr>
      <w:r w:rsidRPr="00D129DC">
        <w:rPr>
          <w:rFonts w:cs="Arial"/>
          <w:szCs w:val="20"/>
        </w:rPr>
        <w:t xml:space="preserve">S-129 datasets </w:t>
      </w:r>
      <w:del w:id="1612" w:author="Jason Rhee" w:date="2024-10-24T10:07:00Z" w16du:dateUtc="2024-10-23T23:07:00Z">
        <w:r w:rsidR="000D5E51" w:rsidDel="009F159E">
          <w:rPr>
            <w:rFonts w:cs="Arial"/>
            <w:szCs w:val="20"/>
          </w:rPr>
          <w:delText>must</w:delText>
        </w:r>
        <w:r w:rsidRPr="00D129DC" w:rsidDel="009F159E">
          <w:rPr>
            <w:rFonts w:cs="Arial"/>
            <w:szCs w:val="20"/>
          </w:rPr>
          <w:delText xml:space="preserve"> not overlap </w:delText>
        </w:r>
        <w:r w:rsidR="00943366" w:rsidRPr="00D129DC" w:rsidDel="009F159E">
          <w:rPr>
            <w:rFonts w:cs="Arial"/>
            <w:szCs w:val="20"/>
          </w:rPr>
          <w:delText>tempor</w:delText>
        </w:r>
        <w:r w:rsidR="00A765BF" w:rsidRPr="00D129DC" w:rsidDel="009F159E">
          <w:rPr>
            <w:rFonts w:cs="Arial"/>
            <w:szCs w:val="20"/>
          </w:rPr>
          <w:delText xml:space="preserve">ally but </w:delText>
        </w:r>
      </w:del>
      <w:r w:rsidR="00A765BF" w:rsidRPr="00D129DC">
        <w:rPr>
          <w:rFonts w:cs="Arial"/>
          <w:szCs w:val="20"/>
        </w:rPr>
        <w:t xml:space="preserve">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1C5C5768" w14:textId="277501A6" w:rsidR="00DF6024" w:rsidRDefault="009F159E" w:rsidP="00B51614">
      <w:pPr>
        <w:suppressAutoHyphens/>
        <w:spacing w:before="0"/>
        <w:rPr>
          <w:ins w:id="1613" w:author="Jason Rhee" w:date="2024-10-25T13:53:00Z" w16du:dateUtc="2024-10-25T02:53:00Z"/>
          <w:rFonts w:cs="Arial"/>
          <w:szCs w:val="20"/>
        </w:rPr>
      </w:pPr>
      <w:ins w:id="1614" w:author="Jason Rhee" w:date="2024-10-24T10:07:00Z" w16du:dateUtc="2024-10-23T23:07:00Z">
        <w:r>
          <w:rPr>
            <w:rFonts w:cs="Arial"/>
            <w:szCs w:val="20"/>
          </w:rPr>
          <w:t xml:space="preserve">S-129 datasets may </w:t>
        </w:r>
        <w:r w:rsidR="00C7138E">
          <w:rPr>
            <w:rFonts w:cs="Arial"/>
            <w:szCs w:val="20"/>
          </w:rPr>
          <w:t>temporally overlap</w:t>
        </w:r>
      </w:ins>
      <w:ins w:id="1615" w:author="Jason Rhee" w:date="2024-10-24T10:08:00Z" w16du:dateUtc="2024-10-23T23:08:00Z">
        <w:r w:rsidR="00C7138E">
          <w:rPr>
            <w:rFonts w:cs="Arial"/>
            <w:szCs w:val="20"/>
          </w:rPr>
          <w:t xml:space="preserve"> other S-129 datasets</w:t>
        </w:r>
      </w:ins>
      <w:ins w:id="1616" w:author="Jason Rhee" w:date="2024-10-24T10:07:00Z" w16du:dateUtc="2024-10-23T23:07:00Z">
        <w:r w:rsidR="00C7138E">
          <w:rPr>
            <w:rFonts w:cs="Arial"/>
            <w:szCs w:val="20"/>
          </w:rPr>
          <w:t>.</w:t>
        </w:r>
      </w:ins>
      <w:ins w:id="1617" w:author="Jason Rhee" w:date="2024-10-24T10:08:00Z" w16du:dateUtc="2024-10-23T23:08:00Z">
        <w:r w:rsidR="00C7138E">
          <w:rPr>
            <w:rFonts w:cs="Arial"/>
            <w:szCs w:val="20"/>
          </w:rPr>
          <w:t xml:space="preserve"> </w:t>
        </w:r>
      </w:ins>
      <w:ins w:id="1618" w:author="Jason Rhee" w:date="2024-10-24T10:23:00Z" w16du:dateUtc="2024-10-23T23:23:00Z">
        <w:r w:rsidR="00202DF5">
          <w:rPr>
            <w:rFonts w:cs="Arial"/>
            <w:szCs w:val="20"/>
          </w:rPr>
          <w:t xml:space="preserve">As S-129 </w:t>
        </w:r>
      </w:ins>
      <w:ins w:id="1619" w:author="Jason Rhee" w:date="2024-10-24T10:29:00Z" w16du:dateUtc="2024-10-23T23:29:00Z">
        <w:r w:rsidR="00334C26">
          <w:rPr>
            <w:rFonts w:cs="Arial"/>
            <w:szCs w:val="20"/>
          </w:rPr>
          <w:t>datasets include</w:t>
        </w:r>
      </w:ins>
      <w:ins w:id="1620" w:author="Jason Rhee" w:date="2024-10-24T10:23:00Z" w16du:dateUtc="2024-10-23T23:23:00Z">
        <w:r w:rsidR="0052465A">
          <w:rPr>
            <w:rFonts w:cs="Arial"/>
            <w:szCs w:val="20"/>
          </w:rPr>
          <w:t xml:space="preserve"> </w:t>
        </w:r>
      </w:ins>
      <w:ins w:id="1621" w:author="Jason Rhee" w:date="2024-10-24T10:24:00Z" w16du:dateUtc="2024-10-23T23:24:00Z">
        <w:r w:rsidR="0052465A">
          <w:rPr>
            <w:rFonts w:cs="Arial"/>
            <w:szCs w:val="20"/>
          </w:rPr>
          <w:t>forecast</w:t>
        </w:r>
        <w:r w:rsidR="00A54283">
          <w:rPr>
            <w:rFonts w:cs="Arial"/>
            <w:szCs w:val="20"/>
          </w:rPr>
          <w:t xml:space="preserve"> information, it is possible that </w:t>
        </w:r>
      </w:ins>
      <w:ins w:id="1622" w:author="Jason Rhee" w:date="2024-10-24T10:25:00Z" w16du:dateUtc="2024-10-23T23:25:00Z">
        <w:r w:rsidR="00AF187F">
          <w:rPr>
            <w:rFonts w:cs="Arial"/>
            <w:szCs w:val="20"/>
          </w:rPr>
          <w:t xml:space="preserve">S-129 datasets for different vessels </w:t>
        </w:r>
        <w:r w:rsidR="00A00263">
          <w:rPr>
            <w:rFonts w:cs="Arial"/>
            <w:szCs w:val="20"/>
          </w:rPr>
          <w:t xml:space="preserve">correspond to overlapping voyage times </w:t>
        </w:r>
      </w:ins>
      <w:ins w:id="1623" w:author="Jason Rhee" w:date="2024-10-24T11:29:00Z" w16du:dateUtc="2024-10-24T00:29:00Z">
        <w:r w:rsidR="00DA6402">
          <w:rPr>
            <w:rFonts w:eastAsiaTheme="minorEastAsia" w:cs="Arial" w:hint="eastAsia"/>
            <w:szCs w:val="20"/>
            <w:lang w:eastAsia="ko-KR"/>
          </w:rPr>
          <w:t>or</w:t>
        </w:r>
      </w:ins>
      <w:ins w:id="1624" w:author="Jason Rhee" w:date="2024-10-24T10:25:00Z" w16du:dateUtc="2024-10-23T23:25:00Z">
        <w:r w:rsidR="00A00263">
          <w:rPr>
            <w:rFonts w:cs="Arial"/>
            <w:szCs w:val="20"/>
          </w:rPr>
          <w:t xml:space="preserve"> sailing windows.</w:t>
        </w:r>
      </w:ins>
    </w:p>
    <w:p w14:paraId="332B042B" w14:textId="17994B12" w:rsidR="00781B1F" w:rsidRDefault="00781B1F" w:rsidP="00B51614">
      <w:pPr>
        <w:suppressAutoHyphens/>
        <w:spacing w:before="0"/>
        <w:rPr>
          <w:ins w:id="1625" w:author="Jason Rhee" w:date="2024-10-24T10:27:00Z" w16du:dateUtc="2024-10-23T23:27:00Z"/>
          <w:rFonts w:cs="Arial"/>
          <w:szCs w:val="20"/>
        </w:rPr>
      </w:pPr>
      <w:ins w:id="1626" w:author="Jason Rhee" w:date="2024-10-25T13:53:00Z" w16du:dateUtc="2024-10-25T02:53:00Z">
        <w:r>
          <w:rPr>
            <w:rFonts w:cs="Arial"/>
            <w:szCs w:val="20"/>
          </w:rPr>
          <w:t>In the case of S-129 dataset updates, new S-129 datasets can replace preceding S-129 datasets for the same vessel, UKCM Operational Area, and planned time of voyage, to account for prevailing environmental and/or voyage conditions.</w:t>
        </w:r>
      </w:ins>
    </w:p>
    <w:p w14:paraId="2A7AEC6E" w14:textId="1D84964E" w:rsidR="009F159E" w:rsidRPr="00D129DC" w:rsidDel="002A65E6" w:rsidRDefault="009F159E" w:rsidP="00B51614">
      <w:pPr>
        <w:suppressAutoHyphens/>
        <w:spacing w:before="0"/>
        <w:rPr>
          <w:del w:id="1627" w:author="Jason Rhee" w:date="2024-10-24T10:28:00Z" w16du:dateUtc="2024-10-23T23:28:00Z"/>
          <w:rFonts w:cs="Arial"/>
          <w:szCs w:val="20"/>
        </w:rPr>
      </w:pPr>
    </w:p>
    <w:p w14:paraId="6B4223F7" w14:textId="6DB76AE5" w:rsidR="00D072D5" w:rsidRPr="000D3100" w:rsidRDefault="00D072D5" w:rsidP="00B3435A">
      <w:pPr>
        <w:pStyle w:val="Heading2"/>
      </w:pPr>
      <w:bookmarkStart w:id="1628" w:name="_Toc481684047"/>
      <w:bookmarkStart w:id="1629" w:name="_Toc127463860"/>
      <w:bookmarkStart w:id="1630" w:name="_Toc128125486"/>
      <w:bookmarkStart w:id="1631" w:name="_Toc141176211"/>
      <w:bookmarkStart w:id="1632" w:name="_Toc141176366"/>
      <w:bookmarkStart w:id="1633" w:name="_Toc141176997"/>
      <w:bookmarkStart w:id="1634" w:name="_Toc180596554"/>
      <w:bookmarkStart w:id="1635" w:name="_Toc180752564"/>
      <w:r w:rsidRPr="006671C6">
        <w:t>Data quality</w:t>
      </w:r>
      <w:bookmarkEnd w:id="1628"/>
      <w:bookmarkEnd w:id="1629"/>
      <w:bookmarkEnd w:id="1630"/>
      <w:bookmarkEnd w:id="1631"/>
      <w:bookmarkEnd w:id="1632"/>
      <w:bookmarkEnd w:id="1633"/>
      <w:bookmarkEnd w:id="1634"/>
      <w:bookmarkEnd w:id="1635"/>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1636" w:name="_Toc225648364"/>
      <w:bookmarkStart w:id="1637" w:name="_Toc225065221"/>
      <w:bookmarkStart w:id="1638" w:name="_Toc127463861"/>
      <w:bookmarkStart w:id="1639" w:name="_Toc128125487"/>
      <w:bookmarkStart w:id="1640" w:name="_Toc141176212"/>
      <w:bookmarkStart w:id="1641" w:name="_Toc141176367"/>
      <w:bookmarkStart w:id="1642" w:name="_Toc141176998"/>
      <w:bookmarkStart w:id="1643" w:name="_Toc180596555"/>
      <w:bookmarkStart w:id="1644" w:name="_Toc180752565"/>
      <w:bookmarkStart w:id="1645" w:name="_Toc225648340"/>
      <w:bookmarkStart w:id="1646" w:name="_Toc225065197"/>
      <w:r w:rsidRPr="006671C6">
        <w:t>Data</w:t>
      </w:r>
      <w:r>
        <w:t xml:space="preserve"> Product</w:t>
      </w:r>
      <w:r w:rsidRPr="006671C6">
        <w:t xml:space="preserve"> </w:t>
      </w:r>
      <w:r w:rsidR="0054652A" w:rsidRPr="006671C6">
        <w:t>Delivery</w:t>
      </w:r>
      <w:bookmarkEnd w:id="1636"/>
      <w:bookmarkEnd w:id="1637"/>
      <w:bookmarkEnd w:id="1638"/>
      <w:bookmarkEnd w:id="1639"/>
      <w:bookmarkEnd w:id="1640"/>
      <w:bookmarkEnd w:id="1641"/>
      <w:bookmarkEnd w:id="1642"/>
      <w:bookmarkEnd w:id="1643"/>
      <w:bookmarkEnd w:id="1644"/>
    </w:p>
    <w:p w14:paraId="462AF486" w14:textId="77777777" w:rsidR="00ED586A" w:rsidRPr="006671C6" w:rsidRDefault="00ED586A" w:rsidP="00B3435A">
      <w:pPr>
        <w:pStyle w:val="Heading2"/>
      </w:pPr>
      <w:bookmarkStart w:id="1647" w:name="_Toc127463862"/>
      <w:bookmarkStart w:id="1648" w:name="_Toc128125488"/>
      <w:bookmarkStart w:id="1649" w:name="_Toc141176213"/>
      <w:bookmarkStart w:id="1650" w:name="_Toc141176368"/>
      <w:bookmarkStart w:id="1651" w:name="_Toc141176999"/>
      <w:bookmarkStart w:id="1652" w:name="_Toc180596556"/>
      <w:bookmarkStart w:id="1653" w:name="_Toc180752566"/>
      <w:r w:rsidRPr="006671C6">
        <w:t>Introduction</w:t>
      </w:r>
      <w:bookmarkEnd w:id="1647"/>
      <w:bookmarkEnd w:id="1648"/>
      <w:bookmarkEnd w:id="1649"/>
      <w:bookmarkEnd w:id="1650"/>
      <w:bookmarkEnd w:id="1651"/>
      <w:bookmarkEnd w:id="1652"/>
      <w:bookmarkEnd w:id="1653"/>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lastRenderedPageBreak/>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1654" w:name="_Toc422820149"/>
      <w:bookmarkStart w:id="1655" w:name="_Toc481684054"/>
      <w:r w:rsidRPr="006671C6">
        <w:t>Catalogue File Naming Convention</w:t>
      </w:r>
      <w:bookmarkEnd w:id="1654"/>
      <w:bookmarkEnd w:id="1655"/>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1656" w:name="_Toc127463863"/>
      <w:bookmarkStart w:id="1657" w:name="_Toc128125489"/>
      <w:bookmarkStart w:id="1658" w:name="_Toc141176214"/>
      <w:bookmarkStart w:id="1659" w:name="_Toc141176369"/>
      <w:bookmarkStart w:id="1660" w:name="_Toc141177000"/>
      <w:bookmarkStart w:id="1661" w:name="_Toc180596557"/>
      <w:bookmarkStart w:id="1662" w:name="_Toc180752567"/>
      <w:r w:rsidRPr="006671C6">
        <w:t>Dataset</w:t>
      </w:r>
      <w:bookmarkEnd w:id="1656"/>
      <w:bookmarkEnd w:id="1657"/>
      <w:bookmarkEnd w:id="1658"/>
      <w:bookmarkEnd w:id="1659"/>
      <w:bookmarkEnd w:id="1660"/>
      <w:bookmarkEnd w:id="1661"/>
      <w:bookmarkEnd w:id="1662"/>
    </w:p>
    <w:p w14:paraId="3E7D77B3" w14:textId="77777777" w:rsidR="00183503" w:rsidRPr="006671C6" w:rsidRDefault="00183503" w:rsidP="00F72FAB">
      <w:pPr>
        <w:pStyle w:val="Heading3"/>
      </w:pPr>
      <w:bookmarkStart w:id="1663" w:name="_Toc225648341"/>
      <w:bookmarkStart w:id="1664" w:name="_Toc225648342"/>
      <w:r w:rsidRPr="006671C6">
        <w:t>Data</w:t>
      </w:r>
      <w:r w:rsidR="00064E25" w:rsidRPr="006671C6">
        <w:t>s</w:t>
      </w:r>
      <w:r w:rsidRPr="006671C6">
        <w:t>ets</w:t>
      </w:r>
      <w:bookmarkEnd w:id="1663"/>
      <w:bookmarkEnd w:id="166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1665" w:name="_Toc225648343"/>
      <w:bookmarkStart w:id="1666" w:name="_Toc225065200"/>
      <w:r w:rsidRPr="00D129DC">
        <w:t>Data</w:t>
      </w:r>
      <w:r w:rsidR="00183503" w:rsidRPr="00D129DC">
        <w:t>set file naming</w:t>
      </w:r>
      <w:bookmarkEnd w:id="1665"/>
      <w:bookmarkEnd w:id="166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1667" w:name="_Toc127463864"/>
      <w:bookmarkStart w:id="1668" w:name="_Toc128125490"/>
      <w:bookmarkStart w:id="1669" w:name="_Toc141176215"/>
      <w:bookmarkStart w:id="1670" w:name="_Toc141176370"/>
      <w:bookmarkStart w:id="1671" w:name="_Toc141177001"/>
      <w:bookmarkStart w:id="1672" w:name="_Toc180596558"/>
      <w:bookmarkStart w:id="1673" w:name="_Toc180752568"/>
      <w:r>
        <w:t>Data Integrity</w:t>
      </w:r>
      <w:bookmarkEnd w:id="1667"/>
      <w:bookmarkEnd w:id="1668"/>
      <w:bookmarkEnd w:id="1669"/>
      <w:bookmarkEnd w:id="1670"/>
      <w:bookmarkEnd w:id="1671"/>
      <w:bookmarkEnd w:id="1672"/>
      <w:bookmarkEnd w:id="1673"/>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1674" w:name="_Toc127463865"/>
      <w:bookmarkStart w:id="1675" w:name="_Toc128125491"/>
      <w:bookmarkStart w:id="1676" w:name="_Toc141176216"/>
      <w:bookmarkStart w:id="1677" w:name="_Toc141176371"/>
      <w:bookmarkStart w:id="1678" w:name="_Toc141177002"/>
      <w:bookmarkStart w:id="1679" w:name="_Toc180596559"/>
      <w:bookmarkStart w:id="1680" w:name="_Toc180752569"/>
      <w:r w:rsidRPr="006671C6">
        <w:t>Support Files</w:t>
      </w:r>
      <w:bookmarkEnd w:id="1674"/>
      <w:bookmarkEnd w:id="1675"/>
      <w:bookmarkEnd w:id="1676"/>
      <w:bookmarkEnd w:id="1677"/>
      <w:bookmarkEnd w:id="1678"/>
      <w:bookmarkEnd w:id="1679"/>
      <w:bookmarkEnd w:id="1680"/>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1681" w:name="_Toc225648345"/>
      <w:bookmarkStart w:id="1682" w:name="_Toc225065202"/>
      <w:bookmarkStart w:id="1683" w:name="_Toc226430998"/>
      <w:r w:rsidRPr="00450010">
        <w:t>Support File Naming</w:t>
      </w:r>
      <w:bookmarkEnd w:id="1681"/>
      <w:bookmarkEnd w:id="1682"/>
      <w:bookmarkEnd w:id="1683"/>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1684" w:name="_Toc225648311"/>
      <w:bookmarkStart w:id="1685" w:name="_Toc225065168"/>
      <w:bookmarkStart w:id="1686" w:name="_Toc127463866"/>
      <w:bookmarkStart w:id="1687" w:name="_Toc128125492"/>
      <w:bookmarkStart w:id="1688" w:name="_Toc141176217"/>
      <w:bookmarkStart w:id="1689" w:name="_Toc141176372"/>
      <w:bookmarkStart w:id="1690" w:name="_Toc141177003"/>
      <w:bookmarkStart w:id="1691" w:name="_Ref150531304"/>
      <w:bookmarkStart w:id="1692" w:name="_Ref150531311"/>
      <w:bookmarkStart w:id="1693" w:name="_Ref150531355"/>
      <w:bookmarkStart w:id="1694" w:name="_Toc180596560"/>
      <w:bookmarkStart w:id="1695" w:name="_Toc180752570"/>
      <w:bookmarkEnd w:id="1645"/>
      <w:bookmarkEnd w:id="1646"/>
      <w:r w:rsidRPr="006671C6">
        <w:t>Metadata</w:t>
      </w:r>
      <w:bookmarkEnd w:id="1684"/>
      <w:bookmarkEnd w:id="1685"/>
      <w:bookmarkEnd w:id="1686"/>
      <w:bookmarkEnd w:id="1687"/>
      <w:bookmarkEnd w:id="1688"/>
      <w:bookmarkEnd w:id="1689"/>
      <w:bookmarkEnd w:id="1690"/>
      <w:bookmarkEnd w:id="1691"/>
      <w:bookmarkEnd w:id="1692"/>
      <w:bookmarkEnd w:id="1693"/>
      <w:bookmarkEnd w:id="1694"/>
      <w:bookmarkEnd w:id="1695"/>
    </w:p>
    <w:p w14:paraId="0B09B0AE" w14:textId="0C9E80BE" w:rsidR="00780142" w:rsidRPr="00D129DC" w:rsidRDefault="00780142" w:rsidP="00B3435A">
      <w:pPr>
        <w:pStyle w:val="Heading2"/>
      </w:pPr>
      <w:bookmarkStart w:id="1696" w:name="_Toc127463867"/>
      <w:bookmarkStart w:id="1697" w:name="_Toc128125493"/>
      <w:bookmarkStart w:id="1698" w:name="_Toc141176218"/>
      <w:bookmarkStart w:id="1699" w:name="_Toc141176373"/>
      <w:bookmarkStart w:id="1700" w:name="_Toc141177004"/>
      <w:bookmarkStart w:id="1701" w:name="_Toc180596561"/>
      <w:bookmarkStart w:id="1702" w:name="_Toc180752571"/>
      <w:r w:rsidRPr="00D129DC">
        <w:t>Introduction</w:t>
      </w:r>
      <w:bookmarkEnd w:id="1696"/>
      <w:bookmarkEnd w:id="1697"/>
      <w:bookmarkEnd w:id="1698"/>
      <w:bookmarkEnd w:id="1699"/>
      <w:bookmarkEnd w:id="1700"/>
      <w:bookmarkEnd w:id="1701"/>
      <w:bookmarkEnd w:id="1702"/>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1703" w:name="_Toc127463868"/>
      <w:bookmarkStart w:id="1704" w:name="_Toc128125494"/>
      <w:bookmarkStart w:id="1705" w:name="_Toc141176219"/>
      <w:bookmarkStart w:id="1706" w:name="_Toc141176374"/>
      <w:bookmarkStart w:id="1707" w:name="_Toc141177005"/>
      <w:bookmarkStart w:id="1708" w:name="_Toc180596562"/>
      <w:bookmarkStart w:id="1709" w:name="_Toc180752572"/>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703"/>
      <w:bookmarkEnd w:id="1704"/>
      <w:bookmarkEnd w:id="1705"/>
      <w:bookmarkEnd w:id="1706"/>
      <w:bookmarkEnd w:id="1707"/>
      <w:bookmarkEnd w:id="1708"/>
      <w:bookmarkEnd w:id="1709"/>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1710" w:name="_Toc225648314"/>
      <w:bookmarkStart w:id="1711" w:name="_Toc225065171"/>
      <w:bookmarkStart w:id="1712" w:name="_Toc127463869"/>
      <w:bookmarkStart w:id="1713" w:name="_Toc128125495"/>
      <w:bookmarkStart w:id="1714" w:name="_Toc141176220"/>
      <w:bookmarkStart w:id="1715" w:name="_Toc141176375"/>
      <w:bookmarkStart w:id="1716" w:name="_Toc141177006"/>
      <w:bookmarkStart w:id="1717" w:name="_Toc180596563"/>
      <w:bookmarkStart w:id="1718" w:name="_Toc180752573"/>
      <w:r w:rsidRPr="008D05D2">
        <w:t>Language</w:t>
      </w:r>
      <w:bookmarkEnd w:id="1710"/>
      <w:bookmarkEnd w:id="1711"/>
      <w:bookmarkEnd w:id="1712"/>
      <w:bookmarkEnd w:id="1713"/>
      <w:bookmarkEnd w:id="1714"/>
      <w:bookmarkEnd w:id="1715"/>
      <w:bookmarkEnd w:id="1716"/>
      <w:bookmarkEnd w:id="1717"/>
      <w:bookmarkEnd w:id="1718"/>
    </w:p>
    <w:p w14:paraId="04EBD639" w14:textId="77777777" w:rsidR="008B4127" w:rsidRDefault="00217DE6" w:rsidP="00A003BB">
      <w:pPr>
        <w:pStyle w:val="note0"/>
        <w:spacing w:before="0" w:line="240" w:lineRule="auto"/>
        <w:jc w:val="left"/>
        <w:rPr>
          <w:rFonts w:cs="Arial"/>
          <w:i w:val="0"/>
          <w:color w:val="auto"/>
          <w:lang w:eastAsia="en-GB"/>
        </w:rPr>
      </w:pPr>
      <w:bookmarkStart w:id="1719" w:name="_Toc225648365"/>
      <w:bookmarkStart w:id="1720"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1721" w:name="_Toc522669156"/>
      <w:bookmarkStart w:id="1722" w:name="_Ref522601831"/>
      <w:bookmarkStart w:id="1723" w:name="_Toc422820154"/>
      <w:bookmarkStart w:id="1724" w:name="_Toc316976325"/>
      <w:bookmarkStart w:id="1725" w:name="_Toc127463870"/>
      <w:bookmarkStart w:id="1726" w:name="_Toc128125496"/>
      <w:bookmarkStart w:id="1727" w:name="_Toc141176221"/>
      <w:bookmarkStart w:id="1728" w:name="_Toc141176376"/>
      <w:bookmarkStart w:id="1729" w:name="_Toc141177007"/>
      <w:bookmarkStart w:id="1730" w:name="_Toc180596564"/>
      <w:bookmarkStart w:id="1731" w:name="_Toc180752574"/>
      <w:r w:rsidRPr="00B732A5">
        <w:t>Dataset metadata</w:t>
      </w:r>
      <w:bookmarkEnd w:id="1721"/>
      <w:bookmarkEnd w:id="1722"/>
      <w:bookmarkEnd w:id="1723"/>
      <w:bookmarkEnd w:id="1724"/>
      <w:bookmarkEnd w:id="1725"/>
      <w:bookmarkEnd w:id="1726"/>
      <w:bookmarkEnd w:id="1727"/>
      <w:bookmarkEnd w:id="1728"/>
      <w:bookmarkEnd w:id="1729"/>
      <w:bookmarkEnd w:id="1730"/>
      <w:bookmarkEnd w:id="1731"/>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9"/>
          <w:headerReference w:type="default" r:id="rId50"/>
          <w:footerReference w:type="even" r:id="rId51"/>
          <w:footerReference w:type="default" r:id="rId52"/>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1742" w:name="_Toc403560564"/>
      <w:bookmarkStart w:id="1743" w:name="_Toc127463871"/>
      <w:bookmarkStart w:id="1744" w:name="_Toc128125497"/>
      <w:bookmarkStart w:id="1745" w:name="_Toc141176222"/>
      <w:bookmarkStart w:id="1746" w:name="_Toc141176377"/>
      <w:bookmarkStart w:id="1747" w:name="_Toc141177008"/>
      <w:bookmarkStart w:id="1748" w:name="_Toc180596565"/>
      <w:bookmarkStart w:id="1749" w:name="_Toc180752575"/>
      <w:r w:rsidRPr="00CC7A28">
        <w:lastRenderedPageBreak/>
        <w:t>S100_ExchangeCatalogue</w:t>
      </w:r>
      <w:bookmarkEnd w:id="1742"/>
      <w:bookmarkEnd w:id="1743"/>
      <w:bookmarkEnd w:id="1744"/>
      <w:bookmarkEnd w:id="1745"/>
      <w:bookmarkEnd w:id="1746"/>
      <w:bookmarkEnd w:id="1747"/>
      <w:bookmarkEnd w:id="1748"/>
      <w:bookmarkEnd w:id="1749"/>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E2F5020" w14:textId="77777777" w:rsidR="00C800DC" w:rsidRDefault="00C800DC" w:rsidP="00C800DC">
            <w:pPr>
              <w:snapToGrid w:val="0"/>
              <w:spacing w:before="60" w:after="60"/>
              <w:rPr>
                <w:ins w:id="1750" w:author="Jason Rhee" w:date="2024-10-25T12:44:00Z" w16du:dateUtc="2024-10-25T01:44:00Z"/>
                <w:rFonts w:cs="Arial"/>
                <w:sz w:val="16"/>
                <w:szCs w:val="16"/>
              </w:rPr>
            </w:pPr>
          </w:p>
          <w:p w14:paraId="11CC7CEE" w14:textId="77777777" w:rsidR="002622AC" w:rsidRPr="002622AC" w:rsidRDefault="002622AC">
            <w:pPr>
              <w:jc w:val="right"/>
              <w:rPr>
                <w:rFonts w:cs="Arial"/>
                <w:sz w:val="16"/>
                <w:szCs w:val="16"/>
              </w:rPr>
              <w:pPrChange w:id="1751" w:author="Jason Rhee" w:date="2024-10-25T12:44:00Z" w16du:dateUtc="2024-10-25T01:44:00Z">
                <w:pPr>
                  <w:snapToGrid w:val="0"/>
                  <w:spacing w:before="60" w:after="60"/>
                </w:pPr>
              </w:pPrChange>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1752" w:name="_Toc512925140"/>
      <w:r w:rsidRPr="007C307C">
        <w:t>S100_</w:t>
      </w:r>
      <w:r w:rsidR="00C96A4C">
        <w:t>Exchange</w:t>
      </w:r>
      <w:r w:rsidRPr="007C307C">
        <w:t>CatalogueIdentifier</w:t>
      </w:r>
      <w:bookmarkEnd w:id="175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1753" w:name="_Toc512925141"/>
      <w:r w:rsidRPr="00224DC4">
        <w:t>S100_CataloguePointofContact</w:t>
      </w:r>
      <w:bookmarkEnd w:id="175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1754" w:name="_Toc141176091"/>
      <w:bookmarkStart w:id="1755" w:name="_Toc141176253"/>
      <w:bookmarkStart w:id="1756" w:name="_Toc141176413"/>
      <w:bookmarkStart w:id="1757" w:name="_Toc141177044"/>
      <w:bookmarkStart w:id="1758" w:name="_Toc150177924"/>
      <w:bookmarkStart w:id="1759" w:name="_Toc141176414"/>
      <w:bookmarkStart w:id="1760" w:name="_Toc141177045"/>
      <w:bookmarkStart w:id="1761" w:name="_Toc141176117"/>
      <w:bookmarkStart w:id="1762" w:name="_Toc141176279"/>
      <w:bookmarkStart w:id="1763" w:name="_Toc141176443"/>
      <w:bookmarkStart w:id="1764" w:name="_Toc141177074"/>
      <w:bookmarkStart w:id="1765" w:name="_Toc150177950"/>
      <w:bookmarkStart w:id="1766" w:name="_Toc512925143"/>
      <w:bookmarkStart w:id="1767" w:name="_Toc127463872"/>
      <w:bookmarkStart w:id="1768" w:name="_Toc128125498"/>
      <w:bookmarkStart w:id="1769" w:name="_Toc141176280"/>
      <w:bookmarkStart w:id="1770" w:name="_Toc141176444"/>
      <w:bookmarkStart w:id="1771" w:name="_Toc141177075"/>
      <w:bookmarkStart w:id="1772" w:name="_Toc180596566"/>
      <w:bookmarkStart w:id="1773" w:name="_Toc180752576"/>
      <w:bookmarkEnd w:id="1754"/>
      <w:bookmarkEnd w:id="1755"/>
      <w:bookmarkEnd w:id="1756"/>
      <w:bookmarkEnd w:id="1757"/>
      <w:bookmarkEnd w:id="1758"/>
      <w:bookmarkEnd w:id="1759"/>
      <w:bookmarkEnd w:id="1760"/>
      <w:bookmarkEnd w:id="1761"/>
      <w:bookmarkEnd w:id="1762"/>
      <w:bookmarkEnd w:id="1763"/>
      <w:bookmarkEnd w:id="1764"/>
      <w:bookmarkEnd w:id="1765"/>
      <w:r w:rsidRPr="00224DC4">
        <w:t>S100_</w:t>
      </w:r>
      <w:bookmarkEnd w:id="1766"/>
      <w:bookmarkEnd w:id="1767"/>
      <w:r w:rsidR="00A04E56" w:rsidRPr="00224DC4">
        <w:t>DatasetDiscoveryMetadata</w:t>
      </w:r>
      <w:bookmarkEnd w:id="1768"/>
      <w:bookmarkEnd w:id="1769"/>
      <w:bookmarkEnd w:id="1770"/>
      <w:bookmarkEnd w:id="1771"/>
      <w:bookmarkEnd w:id="1772"/>
      <w:bookmarkEnd w:id="1773"/>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1774" w:name="_Toc512925144"/>
      <w:r w:rsidRPr="007C307C">
        <w:t>S100_D</w:t>
      </w:r>
      <w:r>
        <w:t>ataCoverage</w:t>
      </w:r>
      <w:bookmarkEnd w:id="1774"/>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1775" w:name="_Toc512925146"/>
      <w:r w:rsidRPr="007C307C">
        <w:t>S100_</w:t>
      </w:r>
      <w:bookmarkEnd w:id="1775"/>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1776" w:name="_Toc512925147"/>
      <w:bookmarkStart w:id="1777" w:name="_Hlk513114082"/>
      <w:r w:rsidRPr="007C307C">
        <w:t>S100_ProductSpecification</w:t>
      </w:r>
      <w:bookmarkEnd w:id="1776"/>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1777"/>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1778" w:name="_Toc512925148"/>
      <w:bookmarkStart w:id="1779" w:name="_Toc127463873"/>
      <w:bookmarkStart w:id="1780" w:name="_Toc128125499"/>
      <w:bookmarkStart w:id="1781" w:name="_Toc141176281"/>
      <w:bookmarkStart w:id="1782" w:name="_Toc141176445"/>
      <w:bookmarkStart w:id="1783" w:name="_Toc141177076"/>
      <w:bookmarkStart w:id="1784" w:name="_Toc180596567"/>
      <w:bookmarkStart w:id="1785" w:name="_Toc180752577"/>
      <w:r w:rsidRPr="007C307C">
        <w:t>S100_SupportFileDiscoveryMetadata</w:t>
      </w:r>
      <w:bookmarkEnd w:id="1778"/>
      <w:bookmarkEnd w:id="1779"/>
      <w:bookmarkEnd w:id="1780"/>
      <w:bookmarkEnd w:id="1781"/>
      <w:bookmarkEnd w:id="1782"/>
      <w:bookmarkEnd w:id="1783"/>
      <w:bookmarkEnd w:id="1784"/>
      <w:bookmarkEnd w:id="1785"/>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1786" w:name="_Toc512925149"/>
      <w:r w:rsidRPr="007C307C">
        <w:t>S100_SupportFileFormat</w:t>
      </w:r>
      <w:bookmarkEnd w:id="1786"/>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1787" w:name="_Toc512925150"/>
      <w:r w:rsidRPr="007C307C">
        <w:t>S100_</w:t>
      </w:r>
      <w:bookmarkEnd w:id="1787"/>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1788" w:name="_Toc172898065"/>
      <w:bookmarkStart w:id="1789" w:name="_Toc512925151"/>
      <w:bookmarkStart w:id="1790" w:name="_Toc127463874"/>
      <w:bookmarkStart w:id="1791" w:name="_Toc128125500"/>
      <w:bookmarkStart w:id="1792" w:name="_Toc141176282"/>
      <w:bookmarkStart w:id="1793" w:name="_Toc141176446"/>
      <w:bookmarkStart w:id="1794" w:name="_Toc141177077"/>
      <w:bookmarkStart w:id="1795" w:name="_Toc180596568"/>
      <w:bookmarkStart w:id="1796" w:name="_Toc180752578"/>
      <w:bookmarkEnd w:id="1788"/>
      <w:r w:rsidRPr="007C307C">
        <w:lastRenderedPageBreak/>
        <w:t>S100_Catalogue</w:t>
      </w:r>
      <w:r w:rsidR="0092489E">
        <w:t>Discovery</w:t>
      </w:r>
      <w:r>
        <w:t>Metadata</w:t>
      </w:r>
      <w:bookmarkEnd w:id="1789"/>
      <w:bookmarkEnd w:id="1790"/>
      <w:bookmarkEnd w:id="1791"/>
      <w:bookmarkEnd w:id="1792"/>
      <w:bookmarkEnd w:id="1793"/>
      <w:bookmarkEnd w:id="1794"/>
      <w:bookmarkEnd w:id="1795"/>
      <w:bookmarkEnd w:id="1796"/>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1797" w:name="_Toc512925152"/>
      <w:r w:rsidRPr="007C307C">
        <w:t>S100_Catalogue</w:t>
      </w:r>
      <w:r>
        <w:t>Scope</w:t>
      </w:r>
      <w:bookmarkEnd w:id="1797"/>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3"/>
          <w:headerReference w:type="default" r:id="rId54"/>
          <w:footerReference w:type="even" r:id="rId55"/>
          <w:footerReference w:type="default" r:id="rId56"/>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1808" w:name="_Toc141177078"/>
      <w:bookmarkStart w:id="1809" w:name="_Toc141176447"/>
      <w:bookmarkStart w:id="1810" w:name="_Toc141177079"/>
      <w:bookmarkStart w:id="1811" w:name="_Toc127463875"/>
      <w:bookmarkStart w:id="1812" w:name="_Toc128125501"/>
      <w:bookmarkStart w:id="1813" w:name="_Toc141176283"/>
      <w:bookmarkStart w:id="1814" w:name="_Toc141176448"/>
      <w:bookmarkStart w:id="1815" w:name="_Toc141177080"/>
      <w:bookmarkStart w:id="1816" w:name="_Toc180596569"/>
      <w:bookmarkStart w:id="1817" w:name="_Toc180752579"/>
      <w:bookmarkEnd w:id="1808"/>
      <w:bookmarkEnd w:id="1809"/>
      <w:bookmarkEnd w:id="1810"/>
      <w:r w:rsidRPr="00CE2E2D">
        <w:lastRenderedPageBreak/>
        <w:t>Data Classification and Encoding Guide</w:t>
      </w:r>
      <w:bookmarkEnd w:id="1811"/>
      <w:bookmarkEnd w:id="1812"/>
      <w:bookmarkEnd w:id="1813"/>
      <w:bookmarkEnd w:id="1814"/>
      <w:bookmarkEnd w:id="1815"/>
      <w:bookmarkEnd w:id="1816"/>
      <w:bookmarkEnd w:id="1817"/>
    </w:p>
    <w:p w14:paraId="4ED9F115" w14:textId="7B95487B" w:rsidR="00746982" w:rsidRPr="00273D9B" w:rsidRDefault="00746982" w:rsidP="00B3435A">
      <w:pPr>
        <w:pStyle w:val="Annexheader-level2"/>
      </w:pPr>
      <w:bookmarkStart w:id="1818" w:name="_Toc127463876"/>
      <w:bookmarkStart w:id="1819" w:name="_Toc128125502"/>
      <w:bookmarkStart w:id="1820" w:name="_Toc141176284"/>
      <w:bookmarkStart w:id="1821" w:name="_Toc141176449"/>
      <w:bookmarkStart w:id="1822" w:name="_Toc141177081"/>
      <w:bookmarkStart w:id="1823" w:name="_Toc180596570"/>
      <w:bookmarkStart w:id="1824" w:name="_Toc180752580"/>
      <w:r w:rsidRPr="00273D9B">
        <w:t>UnderKeelClearancePlan</w:t>
      </w:r>
      <w:bookmarkEnd w:id="1818"/>
      <w:bookmarkEnd w:id="1819"/>
      <w:bookmarkEnd w:id="1820"/>
      <w:bookmarkEnd w:id="1821"/>
      <w:bookmarkEnd w:id="1822"/>
      <w:bookmarkEnd w:id="1823"/>
      <w:bookmarkEnd w:id="182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566"/>
        <w:gridCol w:w="1306"/>
        <w:gridCol w:w="3111"/>
        <w:gridCol w:w="761"/>
        <w:gridCol w:w="1321"/>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672E81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del w:id="1825" w:author="Jason Rhee" w:date="2024-10-23T16:58:00Z" w16du:dateUtc="2024-10-23T05:58:00Z">
              <w:r w:rsidRPr="00ED6BEF" w:rsidDel="00BF389D">
                <w:rPr>
                  <w:rFonts w:ascii="Arial Narrow" w:eastAsia="Malgun Gothic" w:hAnsi="Arial Narrow"/>
                  <w:color w:val="000000"/>
                  <w:kern w:val="2"/>
                  <w:szCs w:val="22"/>
                  <w:lang w:val="en-US" w:eastAsia="ko-KR"/>
                </w:rPr>
                <w:delText>prePlan</w:delText>
              </w:r>
            </w:del>
            <w:ins w:id="1826" w:author="Jason Rhee" w:date="2024-10-23T16:58:00Z" w16du:dateUtc="2024-10-23T05:58:00Z">
              <w:r w:rsidR="00BF389D">
                <w:rPr>
                  <w:rFonts w:ascii="Arial Narrow" w:eastAsia="Malgun Gothic" w:hAnsi="Arial Narrow"/>
                  <w:color w:val="000000"/>
                  <w:kern w:val="2"/>
                  <w:szCs w:val="22"/>
                  <w:lang w:val="en-US" w:eastAsia="ko-KR"/>
                </w:rPr>
                <w:t>Pre Plan</w:t>
              </w:r>
            </w:ins>
          </w:p>
          <w:p w14:paraId="2D980E8D" w14:textId="169C4C73"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del w:id="1827" w:author="Jason Rhee" w:date="2024-10-23T16:58:00Z" w16du:dateUtc="2024-10-23T05:58:00Z">
              <w:r w:rsidRPr="00ED6BEF" w:rsidDel="00EB2FAE">
                <w:rPr>
                  <w:rFonts w:ascii="Arial Narrow" w:eastAsia="Malgun Gothic" w:hAnsi="Arial Narrow"/>
                  <w:color w:val="000000"/>
                  <w:kern w:val="2"/>
                  <w:szCs w:val="22"/>
                  <w:lang w:val="en-US" w:eastAsia="ko-KR"/>
                </w:rPr>
                <w:delText>actualPlan</w:delText>
              </w:r>
            </w:del>
            <w:ins w:id="1828" w:author="Jason Rhee" w:date="2024-10-23T16:58:00Z" w16du:dateUtc="2024-10-23T05:58:00Z">
              <w:r w:rsidR="00EB2FAE">
                <w:rPr>
                  <w:rFonts w:ascii="Arial Narrow" w:eastAsia="Malgun Gothic" w:hAnsi="Arial Narrow"/>
                  <w:color w:val="000000"/>
                  <w:kern w:val="2"/>
                  <w:szCs w:val="22"/>
                  <w:lang w:val="en-US" w:eastAsia="ko-KR"/>
                </w:rPr>
                <w:t>Actual Plan</w:t>
              </w:r>
            </w:ins>
          </w:p>
          <w:p w14:paraId="3D7315B5" w14:textId="47063BD8"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del w:id="1829" w:author="Jason Rhee" w:date="2024-10-23T16:58:00Z" w16du:dateUtc="2024-10-23T05:58:00Z">
              <w:r w:rsidRPr="00ED6BEF" w:rsidDel="00EB2FAE">
                <w:rPr>
                  <w:rFonts w:ascii="Arial Narrow" w:eastAsia="Malgun Gothic" w:hAnsi="Arial Narrow"/>
                  <w:color w:val="000000"/>
                  <w:kern w:val="2"/>
                  <w:szCs w:val="22"/>
                  <w:lang w:val="en-US" w:eastAsia="ko-KR"/>
                </w:rPr>
                <w:delText>actualUpdate</w:delText>
              </w:r>
            </w:del>
            <w:ins w:id="1830" w:author="Jason Rhee" w:date="2024-10-23T16:58:00Z" w16du:dateUtc="2024-10-23T05:58:00Z">
              <w:r w:rsidR="00EB2FAE">
                <w:rPr>
                  <w:rFonts w:ascii="Arial Narrow" w:eastAsia="Malgun Gothic" w:hAnsi="Arial Narrow"/>
                  <w:color w:val="000000"/>
                  <w:kern w:val="2"/>
                  <w:szCs w:val="22"/>
                  <w:lang w:val="en-US" w:eastAsia="ko-KR"/>
                </w:rPr>
                <w:t>Actual Update</w:t>
              </w:r>
            </w:ins>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386CFCDE"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del w:id="1831" w:author="Jason Rhee" w:date="2024-10-23T17:01:00Z" w16du:dateUtc="2024-10-23T06:01:00Z">
              <w:r w:rsidRPr="00ED6BEF" w:rsidDel="000B152F">
                <w:rPr>
                  <w:rFonts w:ascii="Arial Narrow" w:eastAsia="Malgun Gothic" w:hAnsi="Arial Narrow"/>
                  <w:color w:val="000000"/>
                  <w:kern w:val="2"/>
                  <w:szCs w:val="22"/>
                  <w:lang w:val="en-US" w:eastAsia="ko-KR"/>
                </w:rPr>
                <w:delText>timeWindow</w:delText>
              </w:r>
            </w:del>
            <w:ins w:id="1832" w:author="Jason Rhee" w:date="2024-10-23T17:01:00Z" w16du:dateUtc="2024-10-23T06:01:00Z">
              <w:r w:rsidR="000B152F">
                <w:rPr>
                  <w:rFonts w:ascii="Arial Narrow" w:eastAsia="Malgun Gothic" w:hAnsi="Arial Narrow"/>
                  <w:color w:val="000000"/>
                  <w:kern w:val="2"/>
                  <w:szCs w:val="22"/>
                  <w:lang w:val="en-US" w:eastAsia="ko-KR"/>
                </w:rPr>
                <w:t>Time Window</w:t>
              </w:r>
            </w:ins>
          </w:p>
          <w:p w14:paraId="20F4935A" w14:textId="5E7CBB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del w:id="1833" w:author="Jason Rhee" w:date="2024-10-23T17:02:00Z" w16du:dateUtc="2024-10-23T06:02:00Z">
              <w:r w:rsidR="00A956AA" w:rsidDel="000B152F">
                <w:rPr>
                  <w:rFonts w:ascii="Arial Narrow" w:eastAsia="Malgun Gothic" w:hAnsi="Arial Narrow"/>
                  <w:color w:val="000000"/>
                  <w:kern w:val="2"/>
                  <w:szCs w:val="22"/>
                  <w:lang w:val="en-US" w:eastAsia="ko-KR"/>
                </w:rPr>
                <w:delText>maximumDraught</w:delText>
              </w:r>
            </w:del>
            <w:ins w:id="1834" w:author="Jason Rhee" w:date="2024-10-23T17:02:00Z" w16du:dateUtc="2024-10-23T06:02:00Z">
              <w:r w:rsidR="000B152F">
                <w:rPr>
                  <w:rFonts w:ascii="Arial Narrow" w:eastAsia="Malgun Gothic" w:hAnsi="Arial Narrow"/>
                  <w:color w:val="000000"/>
                  <w:kern w:val="2"/>
                  <w:szCs w:val="22"/>
                  <w:lang w:val="en-US" w:eastAsia="ko-KR"/>
                </w:rPr>
                <w:t>Maximum Draught</w:t>
              </w:r>
            </w:ins>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1835" w:name="_Toc180596571"/>
      <w:bookmarkStart w:id="1836" w:name="_Toc180752581"/>
      <w:bookmarkStart w:id="1837" w:name="_Toc127463877"/>
      <w:bookmarkStart w:id="1838" w:name="_Toc128125503"/>
      <w:bookmarkStart w:id="1839" w:name="_Toc141176285"/>
      <w:bookmarkStart w:id="1840" w:name="_Toc141176450"/>
      <w:bookmarkStart w:id="1841" w:name="_Toc141177082"/>
      <w:r>
        <w:rPr>
          <w:rFonts w:eastAsiaTheme="minorEastAsia" w:hint="eastAsia"/>
          <w:lang w:eastAsia="ko-KR"/>
        </w:rPr>
        <w:t>UnderKeelClearancePlanArea</w:t>
      </w:r>
      <w:bookmarkEnd w:id="1835"/>
      <w:bookmarkEnd w:id="183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1842" w:name="_Toc180596572"/>
      <w:bookmarkStart w:id="1843" w:name="_Toc180752582"/>
      <w:r w:rsidRPr="00273D9B">
        <w:lastRenderedPageBreak/>
        <w:t>UnderKeelClearanceNonNavigableArea</w:t>
      </w:r>
      <w:bookmarkEnd w:id="1837"/>
      <w:bookmarkEnd w:id="1838"/>
      <w:bookmarkEnd w:id="1839"/>
      <w:bookmarkEnd w:id="1840"/>
      <w:bookmarkEnd w:id="1841"/>
      <w:bookmarkEnd w:id="1842"/>
      <w:bookmarkEnd w:id="184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1844" w:name="_Toc172898071"/>
      <w:bookmarkStart w:id="1845" w:name="_Toc127463878"/>
      <w:bookmarkStart w:id="1846" w:name="_Toc128125504"/>
      <w:bookmarkStart w:id="1847" w:name="_Toc141176286"/>
      <w:bookmarkStart w:id="1848" w:name="_Toc141176451"/>
      <w:bookmarkStart w:id="1849" w:name="_Toc141177083"/>
      <w:bookmarkStart w:id="1850" w:name="_Toc180596573"/>
      <w:bookmarkStart w:id="1851" w:name="_Toc180752583"/>
      <w:bookmarkEnd w:id="1844"/>
      <w:r w:rsidRPr="00273D9B">
        <w:lastRenderedPageBreak/>
        <w:t>UnderKeelClearanceAlmostNonNavigableArea</w:t>
      </w:r>
      <w:bookmarkEnd w:id="1845"/>
      <w:bookmarkEnd w:id="1846"/>
      <w:bookmarkEnd w:id="1847"/>
      <w:bookmarkEnd w:id="1848"/>
      <w:bookmarkEnd w:id="1849"/>
      <w:bookmarkEnd w:id="1850"/>
      <w:bookmarkEnd w:id="1851"/>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1852" w:name="_Toc172898073"/>
      <w:bookmarkStart w:id="1853" w:name="_Toc127463879"/>
      <w:bookmarkStart w:id="1854" w:name="_Toc128125505"/>
      <w:bookmarkStart w:id="1855" w:name="_Toc141176287"/>
      <w:bookmarkStart w:id="1856" w:name="_Toc141176452"/>
      <w:bookmarkStart w:id="1857" w:name="_Toc141177084"/>
      <w:bookmarkStart w:id="1858" w:name="_Toc180596574"/>
      <w:bookmarkStart w:id="1859" w:name="_Toc180752584"/>
      <w:bookmarkEnd w:id="1852"/>
      <w:r w:rsidRPr="00273D9B">
        <w:lastRenderedPageBreak/>
        <w:t>UnderKeelClearanceControlPoint</w:t>
      </w:r>
      <w:bookmarkEnd w:id="1853"/>
      <w:bookmarkEnd w:id="1854"/>
      <w:bookmarkEnd w:id="1855"/>
      <w:bookmarkEnd w:id="1856"/>
      <w:bookmarkEnd w:id="1857"/>
      <w:bookmarkEnd w:id="1858"/>
      <w:bookmarkEnd w:id="1859"/>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1860" w:name="_Toc172898075"/>
      <w:bookmarkStart w:id="1861" w:name="_Toc454280013"/>
      <w:bookmarkStart w:id="1862" w:name="_Toc454280210"/>
      <w:bookmarkStart w:id="1863" w:name="_Toc516364"/>
      <w:bookmarkStart w:id="1864" w:name="_Toc127463880"/>
      <w:bookmarkStart w:id="1865" w:name="_Toc128125506"/>
      <w:bookmarkStart w:id="1866" w:name="_Toc141176288"/>
      <w:bookmarkStart w:id="1867" w:name="_Toc141176453"/>
      <w:bookmarkStart w:id="1868" w:name="_Toc141177085"/>
      <w:bookmarkStart w:id="1869" w:name="_Toc180596575"/>
      <w:bookmarkStart w:id="1870" w:name="_Toc180752585"/>
      <w:bookmarkEnd w:id="1860"/>
      <w:r w:rsidRPr="00D129DC">
        <w:lastRenderedPageBreak/>
        <w:t>Associatio</w:t>
      </w:r>
      <w:r w:rsidR="00910EEA">
        <w:t xml:space="preserve">n </w:t>
      </w:r>
      <w:bookmarkEnd w:id="1861"/>
      <w:bookmarkEnd w:id="1862"/>
      <w:bookmarkEnd w:id="1863"/>
      <w:bookmarkEnd w:id="1864"/>
      <w:bookmarkEnd w:id="1865"/>
      <w:bookmarkEnd w:id="1866"/>
      <w:bookmarkEnd w:id="1867"/>
      <w:bookmarkEnd w:id="1868"/>
      <w:r w:rsidR="00F669CF">
        <w:t>Names</w:t>
      </w:r>
      <w:bookmarkEnd w:id="1869"/>
      <w:bookmarkEnd w:id="187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1871" w:name="_Toc180596576"/>
      <w:bookmarkStart w:id="1872" w:name="_Toc180752586"/>
      <w:r>
        <w:t>Association Roles</w:t>
      </w:r>
      <w:bookmarkEnd w:id="1871"/>
      <w:bookmarkEnd w:id="1872"/>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1873" w:name="_Toc180596577"/>
      <w:bookmarkStart w:id="1874" w:name="_Toc180752587"/>
      <w:r w:rsidRPr="00B35992">
        <w:t>Attribute and Enumerate Descriptions</w:t>
      </w:r>
      <w:bookmarkEnd w:id="1873"/>
      <w:bookmarkEnd w:id="1874"/>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12B44FE7" w:rsidR="00AA41E7" w:rsidRDefault="00AA41E7" w:rsidP="00042BE5">
            <w:pPr>
              <w:pStyle w:val="BodyText"/>
              <w:spacing w:before="120"/>
              <w:rPr>
                <w:rFonts w:cs="Arial"/>
                <w:sz w:val="20"/>
              </w:rPr>
            </w:pPr>
            <w:r>
              <w:rPr>
                <w:rFonts w:cs="Arial"/>
                <w:sz w:val="20"/>
              </w:rPr>
              <w:t xml:space="preserve">1) </w:t>
            </w:r>
            <w:del w:id="1875" w:author="Jason Rhee" w:date="2024-10-23T16:58:00Z" w16du:dateUtc="2024-10-23T05:58:00Z">
              <w:r w:rsidRPr="00B35992" w:rsidDel="00BF389D">
                <w:rPr>
                  <w:rFonts w:cs="Arial"/>
                  <w:b/>
                  <w:sz w:val="20"/>
                </w:rPr>
                <w:delText>prePlan</w:delText>
              </w:r>
            </w:del>
            <w:ins w:id="1876" w:author="Jason Rhee" w:date="2024-10-23T16:58:00Z" w16du:dateUtc="2024-10-23T05:58:00Z">
              <w:r w:rsidR="00BF389D">
                <w:rPr>
                  <w:rFonts w:cs="Arial"/>
                  <w:b/>
                  <w:sz w:val="20"/>
                </w:rPr>
                <w:t>Pre Plan</w:t>
              </w:r>
            </w:ins>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9153165" w:rsidR="00AA41E7" w:rsidRDefault="00AA41E7" w:rsidP="00042BE5">
            <w:pPr>
              <w:pStyle w:val="BodyText"/>
              <w:spacing w:before="120"/>
              <w:rPr>
                <w:rFonts w:cs="Arial"/>
                <w:sz w:val="20"/>
              </w:rPr>
            </w:pPr>
            <w:r>
              <w:rPr>
                <w:rFonts w:cs="Arial"/>
                <w:sz w:val="20"/>
              </w:rPr>
              <w:t xml:space="preserve">2) </w:t>
            </w:r>
            <w:del w:id="1877" w:author="Jason Rhee" w:date="2024-10-23T16:58:00Z" w16du:dateUtc="2024-10-23T05:58:00Z">
              <w:r w:rsidRPr="00B35992" w:rsidDel="00EB2FAE">
                <w:rPr>
                  <w:rFonts w:cs="Arial"/>
                  <w:b/>
                  <w:sz w:val="20"/>
                </w:rPr>
                <w:delText>actualPlan</w:delText>
              </w:r>
            </w:del>
            <w:ins w:id="1878" w:author="Jason Rhee" w:date="2024-10-23T16:58:00Z" w16du:dateUtc="2024-10-23T05:58:00Z">
              <w:r w:rsidR="00EB2FAE">
                <w:rPr>
                  <w:rFonts w:cs="Arial"/>
                  <w:b/>
                  <w:sz w:val="20"/>
                </w:rPr>
                <w:t>Actual Plan</w:t>
              </w:r>
            </w:ins>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0C8B7903" w:rsidR="00AA41E7" w:rsidRDefault="00AA41E7" w:rsidP="00042BE5">
            <w:pPr>
              <w:pStyle w:val="BodyText"/>
              <w:spacing w:before="120"/>
              <w:rPr>
                <w:rFonts w:cs="Arial"/>
                <w:sz w:val="20"/>
              </w:rPr>
            </w:pPr>
            <w:r>
              <w:rPr>
                <w:rFonts w:cs="Arial"/>
                <w:sz w:val="20"/>
              </w:rPr>
              <w:t xml:space="preserve">3) </w:t>
            </w:r>
            <w:del w:id="1879" w:author="Jason Rhee" w:date="2024-10-23T16:58:00Z" w16du:dateUtc="2024-10-23T05:58:00Z">
              <w:r w:rsidRPr="00B35992" w:rsidDel="00EB2FAE">
                <w:rPr>
                  <w:rFonts w:cs="Arial"/>
                  <w:b/>
                  <w:sz w:val="20"/>
                </w:rPr>
                <w:delText>actualUpdate</w:delText>
              </w:r>
            </w:del>
            <w:ins w:id="1880" w:author="Jason Rhee" w:date="2024-10-23T16:58:00Z" w16du:dateUtc="2024-10-23T05:58:00Z">
              <w:r w:rsidR="00EB2FAE">
                <w:rPr>
                  <w:rFonts w:cs="Arial"/>
                  <w:b/>
                  <w:sz w:val="20"/>
                </w:rPr>
                <w:t>Actual Update</w:t>
              </w:r>
            </w:ins>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1D0FFF79" w:rsidR="00AA41E7" w:rsidRDefault="00AA41E7" w:rsidP="00042BE5">
            <w:pPr>
              <w:pStyle w:val="BodyText"/>
              <w:spacing w:before="120"/>
              <w:rPr>
                <w:rFonts w:cs="Arial"/>
                <w:sz w:val="20"/>
              </w:rPr>
            </w:pPr>
            <w:r>
              <w:rPr>
                <w:rFonts w:cs="Arial"/>
                <w:sz w:val="20"/>
              </w:rPr>
              <w:t xml:space="preserve">1) </w:t>
            </w:r>
            <w:del w:id="1881" w:author="Jason Rhee" w:date="2024-10-23T17:01:00Z" w16du:dateUtc="2024-10-23T06:01:00Z">
              <w:r w:rsidRPr="00B35992" w:rsidDel="000B152F">
                <w:rPr>
                  <w:rFonts w:cs="Arial"/>
                  <w:b/>
                  <w:sz w:val="20"/>
                </w:rPr>
                <w:delText>timeWindow</w:delText>
              </w:r>
            </w:del>
            <w:ins w:id="1882" w:author="Jason Rhee" w:date="2024-10-23T17:01:00Z" w16du:dateUtc="2024-10-23T06:01:00Z">
              <w:r w:rsidR="000B152F">
                <w:rPr>
                  <w:rFonts w:cs="Arial"/>
                  <w:b/>
                  <w:sz w:val="20"/>
                </w:rPr>
                <w:t>Time Window</w:t>
              </w:r>
            </w:ins>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2605A4B5" w:rsidR="00AA41E7" w:rsidRDefault="00AA41E7" w:rsidP="00042BE5">
            <w:pPr>
              <w:pStyle w:val="BodyText"/>
              <w:spacing w:before="120"/>
              <w:rPr>
                <w:rFonts w:cs="Arial"/>
                <w:sz w:val="20"/>
              </w:rPr>
            </w:pPr>
            <w:r>
              <w:rPr>
                <w:rFonts w:cs="Arial"/>
                <w:sz w:val="20"/>
              </w:rPr>
              <w:t xml:space="preserve">2) </w:t>
            </w:r>
            <w:del w:id="1883" w:author="Jason Rhee" w:date="2024-10-23T17:02:00Z" w16du:dateUtc="2024-10-23T06:02:00Z">
              <w:r w:rsidRPr="00B35992" w:rsidDel="000B152F">
                <w:rPr>
                  <w:rFonts w:cs="Arial"/>
                  <w:b/>
                  <w:sz w:val="20"/>
                </w:rPr>
                <w:delText>max</w:delText>
              </w:r>
              <w:r w:rsidR="005D5FB5" w:rsidDel="000B152F">
                <w:rPr>
                  <w:rFonts w:cs="Arial"/>
                  <w:b/>
                  <w:sz w:val="20"/>
                </w:rPr>
                <w:delText>imum</w:delText>
              </w:r>
              <w:r w:rsidRPr="00B35992" w:rsidDel="000B152F">
                <w:rPr>
                  <w:rFonts w:cs="Arial"/>
                  <w:b/>
                  <w:sz w:val="20"/>
                </w:rPr>
                <w:delText>Draught</w:delText>
              </w:r>
            </w:del>
            <w:ins w:id="1884" w:author="Jason Rhee" w:date="2024-10-23T17:02:00Z" w16du:dateUtc="2024-10-23T06:02:00Z">
              <w:r w:rsidR="000B152F">
                <w:rPr>
                  <w:rFonts w:cs="Arial"/>
                  <w:b/>
                  <w:sz w:val="20"/>
                </w:rPr>
                <w:t>Maximum Draught</w:t>
              </w:r>
            </w:ins>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1885" w:name="_Toc127463881"/>
      <w:bookmarkStart w:id="1886" w:name="_Toc128125507"/>
      <w:bookmarkStart w:id="1887" w:name="_Toc141176289"/>
      <w:bookmarkStart w:id="1888" w:name="_Toc141176454"/>
      <w:bookmarkStart w:id="1889" w:name="_Toc141177086"/>
      <w:bookmarkStart w:id="1890" w:name="_Toc180596578"/>
      <w:bookmarkStart w:id="1891" w:name="_Toc180752588"/>
      <w:bookmarkStart w:id="1892" w:name="_Toc270580271"/>
      <w:r w:rsidR="008A4EB6" w:rsidRPr="00BA00B6">
        <w:lastRenderedPageBreak/>
        <w:t>Schema documentation for S129.xsd</w:t>
      </w:r>
      <w:bookmarkEnd w:id="1885"/>
      <w:bookmarkEnd w:id="1886"/>
      <w:bookmarkEnd w:id="1887"/>
      <w:bookmarkEnd w:id="1888"/>
      <w:bookmarkEnd w:id="1889"/>
      <w:bookmarkEnd w:id="1890"/>
      <w:bookmarkEnd w:id="1891"/>
    </w:p>
    <w:p w14:paraId="48D49FAD" w14:textId="77777777" w:rsidR="008A4EB6" w:rsidRDefault="008A4EB6" w:rsidP="00B3435A">
      <w:pPr>
        <w:pStyle w:val="Annexheader-level2"/>
      </w:pPr>
      <w:bookmarkStart w:id="1893" w:name="Table_of_Contents"/>
      <w:bookmarkStart w:id="1894" w:name="Namespace:_&quot;http://www.iho.int/S124/gml/"/>
      <w:bookmarkStart w:id="1895" w:name="_bookmark0"/>
      <w:bookmarkStart w:id="1896" w:name="Schema(s)"/>
      <w:bookmarkStart w:id="1897" w:name="_bookmark1"/>
      <w:bookmarkStart w:id="1898" w:name="_Toc516366"/>
      <w:bookmarkStart w:id="1899" w:name="_Toc127463882"/>
      <w:bookmarkStart w:id="1900" w:name="_Toc128125508"/>
      <w:bookmarkStart w:id="1901" w:name="_Toc141176290"/>
      <w:bookmarkStart w:id="1902" w:name="_Toc141176455"/>
      <w:bookmarkStart w:id="1903" w:name="_Toc141177087"/>
      <w:bookmarkStart w:id="1904" w:name="_Toc180596579"/>
      <w:bookmarkStart w:id="1905" w:name="_Toc180752589"/>
      <w:bookmarkEnd w:id="1893"/>
      <w:bookmarkEnd w:id="1894"/>
      <w:bookmarkEnd w:id="1895"/>
      <w:bookmarkEnd w:id="1896"/>
      <w:bookmarkEnd w:id="1897"/>
      <w:r>
        <w:t>Schema(s)</w:t>
      </w:r>
      <w:bookmarkEnd w:id="1898"/>
      <w:bookmarkEnd w:id="1899"/>
      <w:bookmarkEnd w:id="1900"/>
      <w:bookmarkEnd w:id="1901"/>
      <w:bookmarkEnd w:id="1902"/>
      <w:bookmarkEnd w:id="1903"/>
      <w:bookmarkEnd w:id="1904"/>
      <w:bookmarkEnd w:id="1905"/>
    </w:p>
    <w:p w14:paraId="1FFE7A7B" w14:textId="77777777" w:rsidR="008A4EB6" w:rsidRDefault="008A4EB6" w:rsidP="00716349">
      <w:pPr>
        <w:pStyle w:val="Annex-Heading3"/>
      </w:pPr>
      <w:bookmarkStart w:id="1906" w:name="Main_schema_S129.xsd"/>
      <w:bookmarkStart w:id="1907" w:name="_bookmark2"/>
      <w:bookmarkEnd w:id="1906"/>
      <w:bookmarkEnd w:id="1907"/>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8A4EB6" w:rsidP="005D41D7">
            <w:pPr>
              <w:pStyle w:val="TableParagraph"/>
              <w:spacing w:before="25"/>
              <w:ind w:left="37"/>
              <w:rPr>
                <w:rFonts w:ascii="Times New Roman" w:eastAsia="Times New Roman" w:hAnsi="Times New Roman" w:cs="Times New Roman"/>
                <w:sz w:val="16"/>
                <w:szCs w:val="16"/>
              </w:rPr>
            </w:pPr>
            <w:hyperlink r:id="rId57">
              <w:r>
                <w:rPr>
                  <w:rFonts w:ascii="Times New Roman"/>
                  <w:sz w:val="16"/>
                </w:rPr>
                <w:t>http://www.iho.int/</w:t>
              </w:r>
              <w:r w:rsidR="00A31A5F">
                <w:rPr>
                  <w:rFonts w:ascii="Times New Roman"/>
                  <w:sz w:val="16"/>
                </w:rPr>
                <w:t>S129</w:t>
              </w:r>
              <w:r>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1908" w:name="Complex_Type(s)"/>
      <w:bookmarkStart w:id="1909" w:name="_bookmark3"/>
      <w:bookmarkStart w:id="1910" w:name="_Toc516367"/>
      <w:bookmarkStart w:id="1911" w:name="_Toc127463883"/>
      <w:bookmarkStart w:id="1912" w:name="_Toc128125509"/>
      <w:bookmarkStart w:id="1913" w:name="_Toc141176291"/>
      <w:bookmarkStart w:id="1914" w:name="_Toc141176456"/>
      <w:bookmarkStart w:id="1915" w:name="_Toc141177088"/>
      <w:bookmarkStart w:id="1916" w:name="_Toc180596580"/>
      <w:bookmarkStart w:id="1917" w:name="_Toc180752590"/>
      <w:bookmarkEnd w:id="1908"/>
      <w:bookmarkEnd w:id="1909"/>
      <w:r>
        <w:t>Complex</w:t>
      </w:r>
      <w:r>
        <w:rPr>
          <w:spacing w:val="-8"/>
        </w:rPr>
        <w:t xml:space="preserve"> </w:t>
      </w:r>
      <w:r>
        <w:rPr>
          <w:spacing w:val="-3"/>
        </w:rPr>
        <w:t>Type(s)</w:t>
      </w:r>
      <w:bookmarkEnd w:id="1910"/>
      <w:bookmarkEnd w:id="1911"/>
      <w:bookmarkEnd w:id="1912"/>
      <w:bookmarkEnd w:id="1913"/>
      <w:bookmarkEnd w:id="1914"/>
      <w:bookmarkEnd w:id="1915"/>
      <w:bookmarkEnd w:id="1916"/>
      <w:bookmarkEnd w:id="1917"/>
    </w:p>
    <w:p w14:paraId="22998CCE" w14:textId="77777777" w:rsidR="008A4EB6" w:rsidRDefault="008A4EB6" w:rsidP="00716349">
      <w:pPr>
        <w:pStyle w:val="Annex-Heading3"/>
      </w:pPr>
      <w:bookmarkStart w:id="1918" w:name="Complex_Type_GM_Point"/>
      <w:bookmarkStart w:id="1919" w:name="_bookmark4"/>
      <w:bookmarkEnd w:id="1918"/>
      <w:bookmarkEnd w:id="1919"/>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8A4EB6" w:rsidP="005D41D7">
            <w:pPr>
              <w:pStyle w:val="TableParagraph"/>
              <w:spacing w:before="25"/>
              <w:ind w:left="37"/>
              <w:rPr>
                <w:rFonts w:ascii="Times New Roman" w:eastAsia="Times New Roman" w:hAnsi="Times New Roman" w:cs="Times New Roman"/>
                <w:sz w:val="16"/>
                <w:szCs w:val="16"/>
              </w:rPr>
            </w:pPr>
            <w:hyperlink r:id="rId58">
              <w:r>
                <w:rPr>
                  <w:rFonts w:ascii="Times New Roman"/>
                  <w:sz w:val="16"/>
                </w:rPr>
                <w:t>http://www.iho.int/</w:t>
              </w:r>
              <w:r w:rsidR="00A31A5F">
                <w:rPr>
                  <w:rFonts w:ascii="Times New Roman"/>
                  <w:sz w:val="16"/>
                </w:rPr>
                <w:t>S129</w:t>
              </w:r>
              <w:r>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9"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1920" w:name="Complex_Type_GM_Curve"/>
      <w:bookmarkStart w:id="1921" w:name="_bookmark5"/>
      <w:bookmarkEnd w:id="1920"/>
      <w:bookmarkEnd w:id="1921"/>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8A4EB6" w:rsidP="005D41D7">
            <w:pPr>
              <w:pStyle w:val="TableParagraph"/>
              <w:spacing w:before="25"/>
              <w:ind w:left="37"/>
              <w:rPr>
                <w:rFonts w:ascii="Times New Roman" w:eastAsia="Times New Roman" w:hAnsi="Times New Roman" w:cs="Times New Roman"/>
                <w:sz w:val="16"/>
                <w:szCs w:val="16"/>
              </w:rPr>
            </w:pPr>
            <w:hyperlink r:id="rId60">
              <w:r>
                <w:rPr>
                  <w:rFonts w:ascii="Times New Roman"/>
                  <w:sz w:val="16"/>
                </w:rPr>
                <w:t>http://www.iho.int/</w:t>
              </w:r>
              <w:r w:rsidR="00A31A5F">
                <w:rPr>
                  <w:rFonts w:ascii="Times New Roman"/>
                  <w:sz w:val="16"/>
                </w:rPr>
                <w:t>S129</w:t>
              </w:r>
              <w:r>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1"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1922" w:name="Complex_Type_GM_Surface"/>
      <w:bookmarkStart w:id="1923" w:name="_bookmark6"/>
      <w:bookmarkEnd w:id="1922"/>
      <w:bookmarkEnd w:id="1923"/>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8A4EB6" w:rsidP="005D41D7">
            <w:pPr>
              <w:pStyle w:val="TableParagraph"/>
              <w:spacing w:before="25"/>
              <w:ind w:left="37"/>
              <w:rPr>
                <w:rFonts w:ascii="Times New Roman" w:eastAsia="Times New Roman" w:hAnsi="Times New Roman" w:cs="Times New Roman"/>
                <w:sz w:val="16"/>
                <w:szCs w:val="16"/>
              </w:rPr>
            </w:pPr>
            <w:hyperlink r:id="rId62">
              <w:r>
                <w:rPr>
                  <w:rFonts w:ascii="Times New Roman"/>
                  <w:sz w:val="16"/>
                </w:rPr>
                <w:t>http://www.iho.int/</w:t>
              </w:r>
              <w:r w:rsidR="00A31A5F">
                <w:rPr>
                  <w:rFonts w:ascii="Times New Roman"/>
                  <w:sz w:val="16"/>
                </w:rPr>
                <w:t>S129</w:t>
              </w:r>
              <w:r>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1924" w:name="Complex_Type_fixedTimeRangeType"/>
      <w:bookmarkStart w:id="1925" w:name="_bookmark7"/>
      <w:bookmarkEnd w:id="1924"/>
      <w:bookmarkEnd w:id="1925"/>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8A4EB6" w:rsidP="005D41D7">
            <w:pPr>
              <w:pStyle w:val="TableParagraph"/>
              <w:spacing w:before="25"/>
              <w:ind w:left="37"/>
              <w:rPr>
                <w:rFonts w:ascii="Times New Roman" w:eastAsia="Times New Roman" w:hAnsi="Times New Roman" w:cs="Times New Roman"/>
                <w:sz w:val="16"/>
                <w:szCs w:val="16"/>
              </w:rPr>
            </w:pPr>
            <w:hyperlink r:id="rId64">
              <w:r>
                <w:rPr>
                  <w:rFonts w:ascii="Times New Roman"/>
                  <w:sz w:val="16"/>
                </w:rPr>
                <w:t>http://www.iho.int/</w:t>
              </w:r>
              <w:r w:rsidR="00A31A5F">
                <w:rPr>
                  <w:rFonts w:ascii="Times New Roman"/>
                  <w:sz w:val="16"/>
                </w:rPr>
                <w:t>S129</w:t>
              </w:r>
              <w:r>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5"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1926" w:name="Complex_Type_FeatureType"/>
      <w:bookmarkStart w:id="1927" w:name="_bookmark8"/>
      <w:bookmarkEnd w:id="1926"/>
      <w:bookmarkEnd w:id="1927"/>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rFonts w:ascii="Times New Roman" w:eastAsia="Times New Roman" w:hAnsi="Times New Roman" w:cs="Times New Roman"/>
                <w:sz w:val="16"/>
                <w:szCs w:val="16"/>
              </w:rPr>
            </w:pPr>
            <w:hyperlink r:id="rId66">
              <w:r>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8A4EB6" w:rsidP="005D41D7">
            <w:pPr>
              <w:pStyle w:val="TableParagraph"/>
              <w:spacing w:before="25"/>
              <w:ind w:left="37"/>
              <w:rPr>
                <w:rFonts w:ascii="Times New Roman" w:eastAsia="Times New Roman" w:hAnsi="Times New Roman" w:cs="Times New Roman"/>
                <w:sz w:val="16"/>
                <w:szCs w:val="16"/>
              </w:rPr>
            </w:pPr>
            <w:hyperlink r:id="rId68">
              <w:r>
                <w:rPr>
                  <w:rFonts w:ascii="Times New Roman"/>
                  <w:sz w:val="16"/>
                </w:rPr>
                <w:t>http://www.iho.int/</w:t>
              </w:r>
              <w:r w:rsidR="00A31A5F">
                <w:rPr>
                  <w:rFonts w:ascii="Times New Roman"/>
                  <w:sz w:val="16"/>
                </w:rPr>
                <w:t>S129</w:t>
              </w:r>
              <w:r>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8A4EB6"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1928" w:name="Complex_Type_UnderKeelClearancePlanType"/>
      <w:bookmarkStart w:id="1929" w:name="_bookmark9"/>
      <w:bookmarkEnd w:id="1928"/>
      <w:bookmarkEnd w:id="1929"/>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8A4EB6" w:rsidP="005D41D7">
            <w:pPr>
              <w:pStyle w:val="TableParagraph"/>
              <w:spacing w:before="25"/>
              <w:ind w:left="37"/>
              <w:rPr>
                <w:rFonts w:ascii="Times New Roman" w:eastAsia="Times New Roman" w:hAnsi="Times New Roman" w:cs="Times New Roman"/>
                <w:sz w:val="16"/>
                <w:szCs w:val="16"/>
              </w:rPr>
            </w:pPr>
            <w:hyperlink r:id="rId70">
              <w:r>
                <w:rPr>
                  <w:rFonts w:ascii="Times New Roman"/>
                  <w:sz w:val="16"/>
                </w:rPr>
                <w:t>http://www.iho.int/</w:t>
              </w:r>
              <w:r w:rsidR="00A31A5F">
                <w:rPr>
                  <w:rFonts w:ascii="Times New Roman"/>
                  <w:sz w:val="16"/>
                </w:rPr>
                <w:t>S129</w:t>
              </w:r>
              <w:r>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8A4EB6"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8A4EB6"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1930" w:name="Complex_Type_UnderKeelClearanceNonNaviga"/>
      <w:bookmarkStart w:id="1931" w:name="_bookmark10"/>
      <w:bookmarkEnd w:id="1930"/>
      <w:bookmarkEnd w:id="1931"/>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7C140F" w:rsidP="00FB4D5E">
            <w:pPr>
              <w:pStyle w:val="TableParagraph"/>
              <w:spacing w:before="25"/>
              <w:ind w:left="37"/>
              <w:rPr>
                <w:rFonts w:ascii="Times New Roman" w:eastAsia="Times New Roman" w:hAnsi="Times New Roman" w:cs="Times New Roman"/>
                <w:sz w:val="16"/>
                <w:szCs w:val="16"/>
              </w:rPr>
            </w:pPr>
            <w:hyperlink r:id="rId72">
              <w:r>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7C140F"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7C140F"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w:t>
              </w:r>
              <w:r w:rsidR="003E466E">
                <w:rPr>
                  <w:rFonts w:ascii="Times New Roman"/>
                  <w:sz w:val="16"/>
                </w:rPr>
                <w:t>Area</w:t>
              </w:r>
              <w:r>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8A4EB6" w:rsidP="005D41D7">
            <w:pPr>
              <w:pStyle w:val="TableParagraph"/>
              <w:spacing w:before="25"/>
              <w:ind w:left="37"/>
              <w:rPr>
                <w:rFonts w:ascii="Times New Roman" w:eastAsia="Times New Roman" w:hAnsi="Times New Roman" w:cs="Times New Roman"/>
                <w:sz w:val="16"/>
                <w:szCs w:val="16"/>
              </w:rPr>
            </w:pPr>
            <w:hyperlink r:id="rId74">
              <w:r>
                <w:rPr>
                  <w:rFonts w:ascii="Times New Roman"/>
                  <w:sz w:val="16"/>
                </w:rPr>
                <w:t>http://www.iho.int/</w:t>
              </w:r>
              <w:r w:rsidR="00A31A5F">
                <w:rPr>
                  <w:rFonts w:ascii="Times New Roman"/>
                  <w:sz w:val="16"/>
                </w:rPr>
                <w:t>S129</w:t>
              </w:r>
              <w:r>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8A4EB6"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8A4EB6"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1932" w:name="Complex_Type_UnderKeelClearanceAlmostNon"/>
      <w:bookmarkStart w:id="1933" w:name="_bookmark11"/>
      <w:bookmarkEnd w:id="1932"/>
      <w:bookmarkEnd w:id="1933"/>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8A4EB6" w:rsidP="005D41D7">
            <w:pPr>
              <w:pStyle w:val="TableParagraph"/>
              <w:spacing w:before="25"/>
              <w:ind w:left="37"/>
              <w:rPr>
                <w:rFonts w:ascii="Times New Roman" w:eastAsia="Times New Roman" w:hAnsi="Times New Roman" w:cs="Times New Roman"/>
                <w:sz w:val="16"/>
                <w:szCs w:val="16"/>
              </w:rPr>
            </w:pPr>
            <w:hyperlink r:id="rId75">
              <w:r>
                <w:rPr>
                  <w:rFonts w:ascii="Times New Roman"/>
                  <w:sz w:val="16"/>
                </w:rPr>
                <w:t>http://www.iho.int/</w:t>
              </w:r>
              <w:r w:rsidR="00A31A5F">
                <w:rPr>
                  <w:rFonts w:ascii="Times New Roman"/>
                  <w:sz w:val="16"/>
                </w:rPr>
                <w:t>S129</w:t>
              </w:r>
              <w:r>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8A4EB6"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8A4EB6"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1934" w:name="Complex_Type_UnderKeelClearanceControlPo"/>
      <w:bookmarkStart w:id="1935" w:name="_bookmark12"/>
      <w:bookmarkEnd w:id="1934"/>
      <w:bookmarkEnd w:id="1935"/>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8A4EB6" w:rsidP="00971C72">
            <w:pPr>
              <w:pStyle w:val="TableParagraph"/>
              <w:keepNext/>
              <w:keepLines/>
              <w:spacing w:before="25"/>
              <w:ind w:left="37"/>
              <w:rPr>
                <w:rFonts w:ascii="Times New Roman" w:eastAsia="Times New Roman" w:hAnsi="Times New Roman" w:cs="Times New Roman"/>
                <w:sz w:val="16"/>
                <w:szCs w:val="16"/>
              </w:rPr>
            </w:pPr>
            <w:hyperlink r:id="rId77">
              <w:r>
                <w:rPr>
                  <w:rFonts w:ascii="Times New Roman"/>
                  <w:sz w:val="16"/>
                </w:rPr>
                <w:t>http://www.iho.int/</w:t>
              </w:r>
              <w:r w:rsidR="00A31A5F">
                <w:rPr>
                  <w:rFonts w:ascii="Times New Roman"/>
                  <w:sz w:val="16"/>
                </w:rPr>
                <w:t>S129</w:t>
              </w:r>
              <w:r>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8A4EB6"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8A4EB6"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1936" w:name="Complex_Type_InformationTypeType"/>
      <w:bookmarkStart w:id="1937" w:name="_bookmark13"/>
      <w:bookmarkEnd w:id="1936"/>
      <w:bookmarkEnd w:id="1937"/>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8A4EB6" w:rsidP="005D41D7">
            <w:pPr>
              <w:pStyle w:val="TableParagraph"/>
              <w:spacing w:before="25"/>
              <w:ind w:left="37"/>
              <w:rPr>
                <w:rFonts w:ascii="Times New Roman" w:eastAsia="Times New Roman" w:hAnsi="Times New Roman" w:cs="Times New Roman"/>
                <w:sz w:val="16"/>
                <w:szCs w:val="16"/>
              </w:rPr>
            </w:pPr>
            <w:hyperlink r:id="rId79">
              <w:r>
                <w:rPr>
                  <w:rFonts w:ascii="Times New Roman"/>
                  <w:sz w:val="16"/>
                </w:rPr>
                <w:t>http://www.iho.int/</w:t>
              </w:r>
              <w:r w:rsidR="00A31A5F">
                <w:rPr>
                  <w:rFonts w:ascii="Times New Roman"/>
                  <w:sz w:val="16"/>
                </w:rPr>
                <w:t>S129</w:t>
              </w:r>
              <w:r>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80"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8A4EB6"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1938" w:name="Complex_Type_DatasetType"/>
      <w:bookmarkStart w:id="1939" w:name="_bookmark14"/>
      <w:bookmarkEnd w:id="1938"/>
      <w:bookmarkEnd w:id="1939"/>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8A4EB6" w:rsidP="002C58F5">
            <w:pPr>
              <w:pStyle w:val="TableParagraph"/>
              <w:spacing w:before="25"/>
              <w:ind w:left="37"/>
              <w:rPr>
                <w:rFonts w:ascii="Times New Roman" w:eastAsia="Times New Roman" w:hAnsi="Times New Roman" w:cs="Times New Roman"/>
                <w:sz w:val="16"/>
                <w:szCs w:val="16"/>
              </w:rPr>
            </w:pPr>
            <w:hyperlink r:id="rId81">
              <w:r>
                <w:rPr>
                  <w:rFonts w:ascii="Times New Roman"/>
                  <w:sz w:val="16"/>
                </w:rPr>
                <w:t>http://www.iho.int/</w:t>
              </w:r>
              <w:r w:rsidR="00A31A5F">
                <w:rPr>
                  <w:rFonts w:ascii="Times New Roman"/>
                  <w:sz w:val="16"/>
                </w:rPr>
                <w:t>S129</w:t>
              </w:r>
              <w:r>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82"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8A4EB6"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1940" w:name="Complex_Type_IMemberType"/>
      <w:bookmarkStart w:id="1941" w:name="_bookmark15"/>
      <w:bookmarkEnd w:id="1940"/>
      <w:bookmarkEnd w:id="1941"/>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8A4EB6" w:rsidP="005D41D7">
            <w:pPr>
              <w:pStyle w:val="TableParagraph"/>
              <w:spacing w:before="25"/>
              <w:ind w:left="37"/>
              <w:rPr>
                <w:rFonts w:ascii="Times New Roman" w:eastAsia="Times New Roman" w:hAnsi="Times New Roman" w:cs="Times New Roman"/>
                <w:sz w:val="16"/>
                <w:szCs w:val="16"/>
              </w:rPr>
            </w:pPr>
            <w:hyperlink r:id="rId83">
              <w:r>
                <w:rPr>
                  <w:rFonts w:ascii="Times New Roman"/>
                  <w:sz w:val="16"/>
                </w:rPr>
                <w:t>http://www.iho.int/</w:t>
              </w:r>
              <w:r w:rsidR="00A31A5F">
                <w:rPr>
                  <w:rFonts w:ascii="Times New Roman"/>
                  <w:sz w:val="16"/>
                </w:rPr>
                <w:t>S129</w:t>
              </w:r>
              <w:r>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4"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8A4EB6"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1942" w:name="Complex_Type_MemberType"/>
      <w:bookmarkStart w:id="1943" w:name="_bookmark16"/>
      <w:bookmarkEnd w:id="1942"/>
      <w:bookmarkEnd w:id="1943"/>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8A4EB6" w:rsidP="005D41D7">
            <w:pPr>
              <w:pStyle w:val="TableParagraph"/>
              <w:spacing w:before="25"/>
              <w:ind w:left="37"/>
              <w:rPr>
                <w:rFonts w:ascii="Times New Roman" w:eastAsia="Times New Roman" w:hAnsi="Times New Roman" w:cs="Times New Roman"/>
                <w:sz w:val="16"/>
                <w:szCs w:val="16"/>
              </w:rPr>
            </w:pPr>
            <w:hyperlink r:id="rId85">
              <w:r>
                <w:rPr>
                  <w:rFonts w:ascii="Times New Roman"/>
                  <w:sz w:val="16"/>
                </w:rPr>
                <w:t>http://www.iho.int/</w:t>
              </w:r>
              <w:r w:rsidR="00A31A5F">
                <w:rPr>
                  <w:rFonts w:ascii="Times New Roman"/>
                  <w:sz w:val="16"/>
                </w:rPr>
                <w:t>S129</w:t>
              </w:r>
              <w:r>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6"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8A4EB6"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1944" w:name="Complex_Type_GenericFeatureType"/>
      <w:bookmarkStart w:id="1945" w:name="_bookmark17"/>
      <w:bookmarkEnd w:id="1944"/>
      <w:bookmarkEnd w:id="1945"/>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672BF6" w:rsidP="00CD1EC1">
            <w:pPr>
              <w:pStyle w:val="TableParagraph"/>
              <w:spacing w:before="25"/>
              <w:ind w:left="40"/>
              <w:rPr>
                <w:rFonts w:ascii="Courier New" w:eastAsia="Courier New" w:hAnsi="Courier New" w:cs="Courier New"/>
                <w:b/>
                <w:bCs/>
                <w:sz w:val="5"/>
                <w:szCs w:val="5"/>
              </w:rPr>
            </w:pPr>
            <w:hyperlink r:id="rId87">
              <w:r>
                <w:rPr>
                  <w:rFonts w:ascii="Times New Roman"/>
                  <w:sz w:val="16"/>
                </w:rPr>
                <w:t>http://www.iho.int/</w:t>
              </w:r>
              <w:r w:rsidR="00A31A5F">
                <w:rPr>
                  <w:rFonts w:ascii="Times New Roman"/>
                  <w:sz w:val="16"/>
                </w:rPr>
                <w:t>S129</w:t>
              </w:r>
              <w:r>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8"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8A4EB6"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1946" w:name="Simple_Type(s)"/>
      <w:bookmarkStart w:id="1947" w:name="_bookmark18"/>
      <w:bookmarkEnd w:id="1946"/>
      <w:bookmarkEnd w:id="1947"/>
      <w:r>
        <w:br w:type="page"/>
      </w:r>
    </w:p>
    <w:p w14:paraId="1B75782C" w14:textId="77777777" w:rsidR="008A4EB6" w:rsidRDefault="008A4EB6" w:rsidP="00B3435A">
      <w:pPr>
        <w:pStyle w:val="Annexheader-level2"/>
      </w:pPr>
      <w:bookmarkStart w:id="1948" w:name="_Toc516368"/>
      <w:bookmarkStart w:id="1949" w:name="_Toc127463884"/>
      <w:bookmarkStart w:id="1950" w:name="_Toc128125510"/>
      <w:bookmarkStart w:id="1951" w:name="_Toc141176292"/>
      <w:bookmarkStart w:id="1952" w:name="_Toc141176457"/>
      <w:bookmarkStart w:id="1953" w:name="_Toc141177089"/>
      <w:bookmarkStart w:id="1954" w:name="_Toc180596581"/>
      <w:bookmarkStart w:id="1955" w:name="_Toc180752591"/>
      <w:r w:rsidRPr="004C7014">
        <w:lastRenderedPageBreak/>
        <w:t>Simple Type(s</w:t>
      </w:r>
      <w:r>
        <w:rPr>
          <w:spacing w:val="-3"/>
        </w:rPr>
        <w:t>)</w:t>
      </w:r>
      <w:bookmarkEnd w:id="1948"/>
      <w:bookmarkEnd w:id="1949"/>
      <w:bookmarkEnd w:id="1950"/>
      <w:bookmarkEnd w:id="1951"/>
      <w:bookmarkEnd w:id="1952"/>
      <w:bookmarkEnd w:id="1953"/>
      <w:bookmarkEnd w:id="1954"/>
      <w:bookmarkEnd w:id="1955"/>
    </w:p>
    <w:p w14:paraId="283C7301" w14:textId="69EF6343" w:rsidR="00EF5205" w:rsidRDefault="00EF5205" w:rsidP="00716349">
      <w:pPr>
        <w:pStyle w:val="Annex-Heading3"/>
      </w:pPr>
      <w:bookmarkStart w:id="1956" w:name="Simple_Type_underKeelClearancePurposeTyp"/>
      <w:bookmarkStart w:id="1957" w:name="_bookmark19"/>
      <w:bookmarkEnd w:id="1956"/>
      <w:bookmarkEnd w:id="1957"/>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rFonts w:ascii="Times New Roman" w:eastAsia="Times New Roman" w:hAnsi="Times New Roman" w:cs="Times New Roman"/>
                <w:sz w:val="16"/>
                <w:szCs w:val="16"/>
              </w:rPr>
            </w:pPr>
            <w:hyperlink r:id="rId89">
              <w:r>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8A4EB6" w:rsidP="005D41D7">
            <w:pPr>
              <w:pStyle w:val="TableParagraph"/>
              <w:spacing w:before="25"/>
              <w:ind w:left="37"/>
              <w:rPr>
                <w:rFonts w:ascii="Times New Roman" w:eastAsia="Times New Roman" w:hAnsi="Times New Roman" w:cs="Times New Roman"/>
                <w:sz w:val="16"/>
                <w:szCs w:val="16"/>
              </w:rPr>
            </w:pPr>
            <w:hyperlink r:id="rId91">
              <w:r>
                <w:rPr>
                  <w:rFonts w:ascii="Times New Roman"/>
                  <w:sz w:val="16"/>
                </w:rPr>
                <w:t>http://www.iho.int/</w:t>
              </w:r>
              <w:r w:rsidR="00A31A5F">
                <w:rPr>
                  <w:rFonts w:ascii="Times New Roman"/>
                  <w:sz w:val="16"/>
                </w:rPr>
                <w:t>S129</w:t>
              </w:r>
              <w:r>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0D478EED" w:rsidR="008A4EB6" w:rsidRDefault="008A4EB6" w:rsidP="005D41D7">
            <w:pPr>
              <w:pStyle w:val="TableParagraph"/>
              <w:spacing w:before="83"/>
              <w:ind w:left="162"/>
              <w:rPr>
                <w:rFonts w:ascii="Courier New" w:eastAsia="Courier New" w:hAnsi="Courier New" w:cs="Courier New"/>
                <w:sz w:val="16"/>
                <w:szCs w:val="16"/>
              </w:rPr>
            </w:pPr>
            <w:del w:id="1958" w:author="Jason Rhee" w:date="2024-10-23T17:08:00Z" w16du:dateUtc="2024-10-23T06:08:00Z">
              <w:r w:rsidDel="006705A7">
                <w:rPr>
                  <w:rFonts w:ascii="Courier New"/>
                  <w:sz w:val="16"/>
                </w:rPr>
                <w:delText xml:space="preserve">pre </w:delText>
              </w:r>
            </w:del>
            <w:ins w:id="1959" w:author="Jason Rhee" w:date="2024-10-23T17:08:00Z" w16du:dateUtc="2024-10-23T06:08:00Z">
              <w:r w:rsidR="006705A7">
                <w:rPr>
                  <w:rFonts w:ascii="Courier New"/>
                  <w:sz w:val="16"/>
                </w:rPr>
                <w:t xml:space="preserve">Pre </w:t>
              </w:r>
            </w:ins>
            <w:del w:id="1960" w:author="Jason Rhee" w:date="2024-10-23T17:08:00Z" w16du:dateUtc="2024-10-23T06:08:00Z">
              <w:r w:rsidDel="006705A7">
                <w:rPr>
                  <w:rFonts w:ascii="Courier New"/>
                  <w:sz w:val="16"/>
                </w:rPr>
                <w:delText>plan</w:delText>
              </w:r>
            </w:del>
            <w:ins w:id="1961" w:author="Jason Rhee" w:date="2024-10-23T17:08:00Z" w16du:dateUtc="2024-10-23T06:08:00Z">
              <w:r w:rsidR="006705A7">
                <w:rPr>
                  <w:rFonts w:ascii="Courier New"/>
                  <w:sz w:val="16"/>
                </w:rPr>
                <w:t>Plan</w:t>
              </w:r>
            </w:ins>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55DCB004" w:rsidR="008A4EB6" w:rsidRDefault="008A4EB6" w:rsidP="005D41D7">
            <w:pPr>
              <w:pStyle w:val="TableParagraph"/>
              <w:spacing w:before="41"/>
              <w:ind w:left="162"/>
              <w:rPr>
                <w:rFonts w:ascii="Courier New" w:eastAsia="Courier New" w:hAnsi="Courier New" w:cs="Courier New"/>
                <w:sz w:val="16"/>
                <w:szCs w:val="16"/>
              </w:rPr>
            </w:pPr>
            <w:del w:id="1962" w:author="Jason Rhee" w:date="2024-10-23T17:08:00Z" w16du:dateUtc="2024-10-23T06:08:00Z">
              <w:r w:rsidDel="006705A7">
                <w:rPr>
                  <w:rFonts w:ascii="Courier New"/>
                  <w:sz w:val="16"/>
                </w:rPr>
                <w:delText xml:space="preserve">actual </w:delText>
              </w:r>
            </w:del>
            <w:ins w:id="1963" w:author="Jason Rhee" w:date="2024-10-23T17:08:00Z" w16du:dateUtc="2024-10-23T06:08:00Z">
              <w:r w:rsidR="006705A7">
                <w:rPr>
                  <w:rFonts w:ascii="Courier New"/>
                  <w:sz w:val="16"/>
                </w:rPr>
                <w:t xml:space="preserve">Actual </w:t>
              </w:r>
            </w:ins>
            <w:del w:id="1964" w:author="Jason Rhee" w:date="2024-10-23T17:08:00Z" w16du:dateUtc="2024-10-23T06:08:00Z">
              <w:r w:rsidDel="006705A7">
                <w:rPr>
                  <w:rFonts w:ascii="Courier New"/>
                  <w:sz w:val="16"/>
                </w:rPr>
                <w:delText>plan</w:delText>
              </w:r>
            </w:del>
            <w:ins w:id="1965" w:author="Jason Rhee" w:date="2024-10-23T17:08:00Z" w16du:dateUtc="2024-10-23T06:08:00Z">
              <w:r w:rsidR="006705A7">
                <w:rPr>
                  <w:rFonts w:ascii="Courier New"/>
                  <w:sz w:val="16"/>
                </w:rPr>
                <w:t>Plan</w:t>
              </w:r>
            </w:ins>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7ABBC582" w:rsidR="008A4EB6" w:rsidRDefault="008A4EB6" w:rsidP="00373E37">
            <w:pPr>
              <w:pStyle w:val="TableParagraph"/>
              <w:spacing w:before="41"/>
              <w:ind w:left="162"/>
              <w:rPr>
                <w:rFonts w:ascii="Courier New" w:eastAsia="Courier New" w:hAnsi="Courier New" w:cs="Courier New"/>
                <w:sz w:val="16"/>
                <w:szCs w:val="16"/>
              </w:rPr>
            </w:pPr>
            <w:del w:id="1966" w:author="Jason Rhee" w:date="2024-10-23T17:08:00Z" w16du:dateUtc="2024-10-23T06:08:00Z">
              <w:r w:rsidDel="006705A7">
                <w:rPr>
                  <w:rFonts w:ascii="Courier New"/>
                  <w:sz w:val="16"/>
                </w:rPr>
                <w:delText xml:space="preserve">actual </w:delText>
              </w:r>
            </w:del>
            <w:ins w:id="1967" w:author="Jason Rhee" w:date="2024-10-23T17:08:00Z" w16du:dateUtc="2024-10-23T06:08:00Z">
              <w:r w:rsidR="006705A7">
                <w:rPr>
                  <w:rFonts w:ascii="Courier New"/>
                  <w:sz w:val="16"/>
                </w:rPr>
                <w:t xml:space="preserve">Actual </w:t>
              </w:r>
            </w:ins>
            <w:del w:id="1968" w:author="Jason Rhee" w:date="2024-10-23T17:08:00Z" w16du:dateUtc="2024-10-23T06:08:00Z">
              <w:r w:rsidDel="006705A7">
                <w:rPr>
                  <w:rFonts w:ascii="Courier New"/>
                  <w:sz w:val="16"/>
                </w:rPr>
                <w:delText>update</w:delText>
              </w:r>
            </w:del>
            <w:ins w:id="1969" w:author="Jason Rhee" w:date="2024-10-23T17:08:00Z" w16du:dateUtc="2024-10-23T06:08:00Z">
              <w:r w:rsidR="006705A7">
                <w:rPr>
                  <w:rFonts w:ascii="Courier New"/>
                  <w:sz w:val="16"/>
                </w:rPr>
                <w:t>Update</w:t>
              </w:r>
            </w:ins>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1970" w:name="Simple_Type_underKeelClearanceCalculatio"/>
      <w:bookmarkStart w:id="1971" w:name="_bookmark20"/>
      <w:bookmarkEnd w:id="1970"/>
      <w:bookmarkEnd w:id="1971"/>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8A4EB6" w:rsidP="005D41D7">
            <w:pPr>
              <w:pStyle w:val="TableParagraph"/>
              <w:spacing w:before="25"/>
              <w:ind w:left="37"/>
              <w:rPr>
                <w:rFonts w:ascii="Times New Roman" w:eastAsia="Times New Roman" w:hAnsi="Times New Roman" w:cs="Times New Roman"/>
                <w:sz w:val="16"/>
                <w:szCs w:val="16"/>
              </w:rPr>
            </w:pPr>
            <w:hyperlink r:id="rId93">
              <w:r>
                <w:rPr>
                  <w:rFonts w:ascii="Times New Roman"/>
                  <w:sz w:val="16"/>
                </w:rPr>
                <w:t>http://www.iho.int/</w:t>
              </w:r>
              <w:r w:rsidR="00A31A5F">
                <w:rPr>
                  <w:rFonts w:ascii="Times New Roman"/>
                  <w:sz w:val="16"/>
                </w:rPr>
                <w:t>S129</w:t>
              </w:r>
              <w:r>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0B856E29"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del w:id="1972" w:author="Jason Rhee" w:date="2024-10-23T17:07:00Z" w16du:dateUtc="2024-10-23T06:07:00Z">
              <w:r w:rsidDel="00B877D3">
                <w:rPr>
                  <w:rFonts w:ascii="Courier New"/>
                  <w:sz w:val="16"/>
                </w:rPr>
                <w:delText xml:space="preserve">time </w:delText>
              </w:r>
            </w:del>
            <w:ins w:id="1973" w:author="Jason Rhee" w:date="2024-10-23T17:07:00Z" w16du:dateUtc="2024-10-23T06:07:00Z">
              <w:r w:rsidR="00B877D3">
                <w:rPr>
                  <w:rFonts w:ascii="Courier New"/>
                  <w:sz w:val="16"/>
                </w:rPr>
                <w:t xml:space="preserve">Time </w:t>
              </w:r>
            </w:ins>
            <w:del w:id="1974" w:author="Jason Rhee" w:date="2024-10-23T17:07:00Z" w16du:dateUtc="2024-10-23T06:07:00Z">
              <w:r w:rsidDel="00B877D3">
                <w:rPr>
                  <w:rFonts w:ascii="Courier New"/>
                  <w:sz w:val="16"/>
                </w:rPr>
                <w:delText>window</w:delText>
              </w:r>
            </w:del>
            <w:ins w:id="1975" w:author="Jason Rhee" w:date="2024-10-23T17:07:00Z" w16du:dateUtc="2024-10-23T06:07:00Z">
              <w:r w:rsidR="00B877D3">
                <w:rPr>
                  <w:rFonts w:ascii="Courier New"/>
                  <w:sz w:val="16"/>
                </w:rPr>
                <w:t>Window</w:t>
              </w:r>
            </w:ins>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45CB2724" w:rsidR="008A4EB6" w:rsidRDefault="008A4EB6" w:rsidP="005D41D7">
            <w:pPr>
              <w:pStyle w:val="TableParagraph"/>
              <w:spacing w:before="41"/>
              <w:ind w:left="448"/>
              <w:rPr>
                <w:rFonts w:ascii="Courier New" w:eastAsia="Courier New" w:hAnsi="Courier New" w:cs="Courier New"/>
                <w:sz w:val="16"/>
                <w:szCs w:val="16"/>
              </w:rPr>
            </w:pPr>
            <w:del w:id="1976" w:author="Jason Rhee" w:date="2024-10-23T17:07:00Z" w16du:dateUtc="2024-10-23T06:07:00Z">
              <w:r w:rsidDel="00B877D3">
                <w:rPr>
                  <w:rFonts w:ascii="Courier New"/>
                  <w:sz w:val="16"/>
                </w:rPr>
                <w:delText>max</w:delText>
              </w:r>
              <w:r w:rsidR="00A956AA" w:rsidDel="00B877D3">
                <w:rPr>
                  <w:rFonts w:ascii="Courier New"/>
                  <w:sz w:val="16"/>
                </w:rPr>
                <w:delText>imum</w:delText>
              </w:r>
              <w:r w:rsidDel="00B877D3">
                <w:rPr>
                  <w:rFonts w:ascii="Courier New"/>
                  <w:sz w:val="16"/>
                </w:rPr>
                <w:delText xml:space="preserve"> </w:delText>
              </w:r>
            </w:del>
            <w:ins w:id="1977" w:author="Jason Rhee" w:date="2024-10-23T17:07:00Z" w16du:dateUtc="2024-10-23T06:07:00Z">
              <w:r w:rsidR="00B877D3">
                <w:rPr>
                  <w:rFonts w:ascii="Courier New"/>
                  <w:sz w:val="16"/>
                </w:rPr>
                <w:t xml:space="preserve">Maximum </w:t>
              </w:r>
            </w:ins>
            <w:del w:id="1978" w:author="Jason Rhee" w:date="2024-10-23T17:07:00Z" w16du:dateUtc="2024-10-23T06:07:00Z">
              <w:r w:rsidDel="00B877D3">
                <w:rPr>
                  <w:rFonts w:ascii="Courier New"/>
                  <w:sz w:val="16"/>
                </w:rPr>
                <w:delText>draught</w:delText>
              </w:r>
            </w:del>
            <w:ins w:id="1979" w:author="Jason Rhee" w:date="2024-10-23T17:07:00Z" w16du:dateUtc="2024-10-23T06:07:00Z">
              <w:r w:rsidR="00B877D3">
                <w:rPr>
                  <w:rFonts w:ascii="Courier New"/>
                  <w:sz w:val="16"/>
                </w:rPr>
                <w:t>Draught</w:t>
              </w:r>
            </w:ins>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1980" w:name="_Toc454280016"/>
      <w:bookmarkStart w:id="1981" w:name="_Ref534271635"/>
      <w:bookmarkEnd w:id="1719"/>
      <w:bookmarkEnd w:id="1720"/>
      <w:bookmarkEnd w:id="1892"/>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1982" w:name="_Toc127463885"/>
      <w:bookmarkStart w:id="1983" w:name="_Toc128125511"/>
      <w:bookmarkStart w:id="1984" w:name="_Toc141176293"/>
      <w:bookmarkStart w:id="1985" w:name="_Toc141176458"/>
      <w:bookmarkStart w:id="1986" w:name="_Toc141177090"/>
      <w:bookmarkStart w:id="1987" w:name="_Toc180596582"/>
      <w:bookmarkStart w:id="1988" w:name="_Toc180752592"/>
      <w:r w:rsidRPr="00D009CB">
        <w:lastRenderedPageBreak/>
        <w:t>Feature</w:t>
      </w:r>
      <w:r w:rsidRPr="00D129DC">
        <w:t xml:space="preserve"> Catalogue</w:t>
      </w:r>
      <w:bookmarkEnd w:id="1980"/>
      <w:bookmarkEnd w:id="1981"/>
      <w:bookmarkEnd w:id="1982"/>
      <w:bookmarkEnd w:id="1983"/>
      <w:bookmarkEnd w:id="1984"/>
      <w:bookmarkEnd w:id="1985"/>
      <w:bookmarkEnd w:id="1986"/>
      <w:bookmarkEnd w:id="1987"/>
      <w:bookmarkEnd w:id="1988"/>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1989" w:name="idmarkerx16777217x585"/>
      <w:bookmarkStart w:id="1990" w:name="_Toc527705873"/>
      <w:bookmarkStart w:id="1991" w:name="_Toc528589761"/>
      <w:bookmarkStart w:id="1992" w:name="_Toc516370"/>
      <w:bookmarkStart w:id="1993" w:name="_Toc127463886"/>
      <w:bookmarkStart w:id="1994" w:name="_Toc128125512"/>
      <w:bookmarkStart w:id="1995" w:name="_Toc141176294"/>
      <w:bookmarkStart w:id="1996" w:name="_Toc141176459"/>
      <w:bookmarkStart w:id="1997" w:name="_Toc141177091"/>
      <w:bookmarkStart w:id="1998" w:name="_Toc180596583"/>
      <w:bookmarkStart w:id="1999" w:name="_Toc180752593"/>
      <w:bookmarkEnd w:id="1989"/>
      <w:r w:rsidRPr="00D72A08">
        <w:t>Catalogue header information</w:t>
      </w:r>
      <w:bookmarkEnd w:id="1990"/>
      <w:bookmarkEnd w:id="1991"/>
      <w:bookmarkEnd w:id="1992"/>
      <w:bookmarkEnd w:id="1993"/>
      <w:bookmarkEnd w:id="1994"/>
      <w:bookmarkEnd w:id="1995"/>
      <w:bookmarkEnd w:id="1996"/>
      <w:bookmarkEnd w:id="1997"/>
      <w:bookmarkEnd w:id="1998"/>
      <w:bookmarkEnd w:id="1999"/>
    </w:p>
    <w:p w14:paraId="69F2F4DE" w14:textId="6B511615" w:rsidR="006E3A8C" w:rsidRDefault="003E0B96" w:rsidP="007D127A">
      <w:pPr>
        <w:spacing w:before="0"/>
        <w:jc w:val="left"/>
      </w:pPr>
      <w:r>
        <w:t xml:space="preserve">Name: </w:t>
      </w:r>
      <w:ins w:id="2000" w:author="Jason Rhee" w:date="2024-10-22T15:23:00Z" w16du:dateUtc="2024-10-22T04:23:00Z">
        <w:r w:rsidR="004A17E2" w:rsidRPr="004A17E2">
          <w:t>Under Keel Clearance Management</w:t>
        </w:r>
      </w:ins>
      <w:del w:id="2001" w:author="Jason Rhee" w:date="2024-10-22T15:23:00Z" w16du:dateUtc="2024-10-22T04:23:00Z">
        <w:r w:rsidDel="004A17E2">
          <w:delText>Feature Catalogue for S-129</w:delText>
        </w:r>
      </w:del>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8F99BF5" w:rsidR="006E3A8C" w:rsidRDefault="003E0B96" w:rsidP="007D127A">
      <w:pPr>
        <w:spacing w:before="0"/>
        <w:jc w:val="left"/>
      </w:pPr>
      <w:r>
        <w:t>Version Number:</w:t>
      </w:r>
      <w:r w:rsidR="00FF52C5">
        <w:t xml:space="preserve"> </w:t>
      </w:r>
      <w:del w:id="2002" w:author="Jason Rhee" w:date="2024-10-25T16:25:00Z" w16du:dateUtc="2024-10-25T05:25:00Z">
        <w:r w:rsidR="00333F3C" w:rsidDel="0042787E">
          <w:delText>1.</w:delText>
        </w:r>
      </w:del>
      <w:del w:id="2003" w:author="Jason Rhee" w:date="2024-10-22T15:24:00Z" w16du:dateUtc="2024-10-22T04:24:00Z">
        <w:r w:rsidR="007E65FE" w:rsidDel="000B059F">
          <w:rPr>
            <w:rFonts w:eastAsiaTheme="minorEastAsia" w:hint="eastAsia"/>
            <w:lang w:eastAsia="ko-KR"/>
          </w:rPr>
          <w:delText>2</w:delText>
        </w:r>
      </w:del>
      <w:del w:id="2004" w:author="Jason Rhee" w:date="2024-10-25T16:25:00Z" w16du:dateUtc="2024-10-25T05:25:00Z">
        <w:r w:rsidR="00333F3C" w:rsidDel="0042787E">
          <w:delText>.0</w:delText>
        </w:r>
      </w:del>
      <w:ins w:id="2005" w:author="Jason Rhee" w:date="2024-10-25T16:25:00Z" w16du:dateUtc="2024-10-25T05:25:00Z">
        <w:r w:rsidR="0042787E">
          <w:t>2.0.0</w:t>
        </w:r>
      </w:ins>
    </w:p>
    <w:p w14:paraId="79470C8A" w14:textId="291E19FE"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del w:id="2006" w:author="Jason Rhee" w:date="2024-10-22T15:24:00Z" w16du:dateUtc="2024-10-22T04:24:00Z">
        <w:r w:rsidR="007E65FE" w:rsidDel="008242AC">
          <w:rPr>
            <w:rFonts w:eastAsiaTheme="minorEastAsia" w:hint="eastAsia"/>
            <w:lang w:eastAsia="ko-KR"/>
          </w:rPr>
          <w:delText>07</w:delText>
        </w:r>
      </w:del>
      <w:ins w:id="2007" w:author="Jason Rhee" w:date="2024-10-22T15:24:00Z" w16du:dateUtc="2024-10-22T04:24:00Z">
        <w:r w:rsidR="008242AC">
          <w:rPr>
            <w:rFonts w:eastAsiaTheme="minorEastAsia" w:hint="eastAsia"/>
            <w:lang w:eastAsia="ko-KR"/>
          </w:rPr>
          <w:t>0</w:t>
        </w:r>
        <w:r w:rsidR="008242AC">
          <w:rPr>
            <w:rFonts w:eastAsiaTheme="minorEastAsia"/>
            <w:lang w:eastAsia="ko-KR"/>
          </w:rPr>
          <w:t>9</w:t>
        </w:r>
      </w:ins>
      <w:r>
        <w:t>-</w:t>
      </w:r>
      <w:ins w:id="2008" w:author="Jason Rhee" w:date="2024-10-22T15:24:00Z" w16du:dateUtc="2024-10-22T04:24:00Z">
        <w:r w:rsidR="008242AC">
          <w:rPr>
            <w:rFonts w:eastAsiaTheme="minorEastAsia"/>
            <w:lang w:eastAsia="ko-KR"/>
          </w:rPr>
          <w:t>28</w:t>
        </w:r>
      </w:ins>
      <w:del w:id="2009" w:author="Jason Rhee" w:date="2024-10-22T15:24:00Z" w16du:dateUtc="2024-10-22T04:24:00Z">
        <w:r w:rsidR="00500CAC" w:rsidDel="008242AC">
          <w:rPr>
            <w:rFonts w:eastAsiaTheme="minorEastAsia" w:hint="eastAsia"/>
            <w:lang w:eastAsia="ko-KR"/>
          </w:rPr>
          <w:delText>1</w:delText>
        </w:r>
        <w:r w:rsidR="00E65A85" w:rsidDel="008242AC">
          <w:rPr>
            <w:rFonts w:eastAsiaTheme="minorEastAsia" w:hint="eastAsia"/>
            <w:lang w:eastAsia="ko-KR"/>
          </w:rPr>
          <w:delText>9</w:delText>
        </w:r>
      </w:del>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2010" w:name="idmarkerx16777217x1358"/>
      <w:bookmarkStart w:id="2011" w:name="_Toc527705874"/>
      <w:bookmarkStart w:id="2012" w:name="_Toc528589762"/>
      <w:bookmarkStart w:id="2013" w:name="_Toc516371"/>
      <w:bookmarkStart w:id="2014" w:name="_Toc127463887"/>
      <w:bookmarkStart w:id="2015" w:name="_Toc128125513"/>
      <w:bookmarkStart w:id="2016" w:name="_Toc141176295"/>
      <w:bookmarkStart w:id="2017" w:name="_Toc141176460"/>
      <w:bookmarkStart w:id="2018" w:name="_Toc141177092"/>
      <w:bookmarkStart w:id="2019" w:name="_Toc180596584"/>
      <w:bookmarkStart w:id="2020" w:name="_Toc180752594"/>
      <w:bookmarkEnd w:id="2010"/>
      <w:r>
        <w:lastRenderedPageBreak/>
        <w:t>Definition Sources</w:t>
      </w:r>
      <w:bookmarkEnd w:id="2011"/>
      <w:bookmarkEnd w:id="2012"/>
      <w:bookmarkEnd w:id="2013"/>
      <w:bookmarkEnd w:id="2014"/>
      <w:bookmarkEnd w:id="2015"/>
      <w:bookmarkEnd w:id="2016"/>
      <w:bookmarkEnd w:id="2017"/>
      <w:bookmarkEnd w:id="2018"/>
      <w:bookmarkEnd w:id="2019"/>
      <w:bookmarkEnd w:id="2020"/>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2021" w:name="idmarkerx16777217x1382"/>
      <w:bookmarkStart w:id="2022" w:name="_Toc527705875"/>
      <w:bookmarkStart w:id="2023" w:name="_Toc528589763"/>
      <w:bookmarkStart w:id="2024" w:name="_Toc516372"/>
      <w:bookmarkStart w:id="2025" w:name="_Toc127463888"/>
      <w:bookmarkStart w:id="2026" w:name="_Toc128125514"/>
      <w:bookmarkStart w:id="2027" w:name="_Toc141176296"/>
      <w:bookmarkStart w:id="2028" w:name="_Toc141176461"/>
      <w:bookmarkStart w:id="2029" w:name="_Toc141177093"/>
      <w:bookmarkStart w:id="2030" w:name="_Toc180596585"/>
      <w:bookmarkStart w:id="2031" w:name="_Toc180752595"/>
      <w:bookmarkEnd w:id="2021"/>
      <w:r>
        <w:lastRenderedPageBreak/>
        <w:t>Simple Attribute</w:t>
      </w:r>
      <w:r w:rsidR="00D91CFA">
        <w:t>s</w:t>
      </w:r>
      <w:bookmarkEnd w:id="2022"/>
      <w:bookmarkEnd w:id="2023"/>
      <w:bookmarkEnd w:id="2024"/>
      <w:bookmarkEnd w:id="2025"/>
      <w:bookmarkEnd w:id="2026"/>
      <w:bookmarkEnd w:id="2027"/>
      <w:bookmarkEnd w:id="2028"/>
      <w:bookmarkEnd w:id="2029"/>
      <w:bookmarkEnd w:id="2030"/>
      <w:bookmarkEnd w:id="2031"/>
    </w:p>
    <w:p w14:paraId="3FBC3C20" w14:textId="126B275F" w:rsidR="003E0B96" w:rsidRPr="0069011F" w:rsidRDefault="003E0B96" w:rsidP="002721B0">
      <w:pPr>
        <w:pStyle w:val="Annex-Heading3"/>
        <w:rPr>
          <w:rFonts w:ascii="Times New Roman" w:hAnsi="Times New Roman"/>
          <w:szCs w:val="24"/>
        </w:rPr>
      </w:pPr>
      <w:bookmarkStart w:id="2032" w:name="idmarkerx16777217x1399"/>
      <w:bookmarkStart w:id="2033" w:name="_Toc527705876"/>
      <w:bookmarkStart w:id="2034" w:name="_Toc528589764"/>
      <w:bookmarkEnd w:id="2032"/>
      <w:r w:rsidRPr="0069011F">
        <w:t>Generation</w:t>
      </w:r>
      <w:r>
        <w:t xml:space="preserve"> Time</w:t>
      </w:r>
      <w:bookmarkEnd w:id="2033"/>
      <w:bookmarkEnd w:id="203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2035" w:name="_Toc527705877"/>
      <w:bookmarkStart w:id="2036" w:name="_Toc528589765"/>
      <w:r w:rsidRPr="006E3438">
        <w:t xml:space="preserve">Vessel </w:t>
      </w:r>
      <w:r w:rsidR="003E0B96" w:rsidRPr="006E3438">
        <w:t>ID</w:t>
      </w:r>
      <w:bookmarkEnd w:id="2035"/>
      <w:bookmarkEnd w:id="203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2037" w:name="idmarkerx16777217x1507"/>
      <w:bookmarkStart w:id="2038" w:name="_Toc527705878"/>
      <w:bookmarkStart w:id="2039" w:name="_Toc528589766"/>
      <w:bookmarkEnd w:id="2037"/>
      <w:r>
        <w:t>Source Route Name</w:t>
      </w:r>
      <w:bookmarkEnd w:id="2038"/>
      <w:bookmarkEnd w:id="203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2040" w:name="idmarkerx16777217x1561"/>
      <w:bookmarkStart w:id="2041" w:name="_Toc527705879"/>
      <w:bookmarkStart w:id="2042" w:name="_Toc528589767"/>
      <w:bookmarkEnd w:id="2040"/>
      <w:r>
        <w:t>Source Route Version</w:t>
      </w:r>
      <w:bookmarkEnd w:id="2041"/>
      <w:bookmarkEnd w:id="204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2043" w:name="idmarkerx16777217x1618"/>
      <w:bookmarkStart w:id="2044" w:name="_Toc527705880"/>
      <w:bookmarkStart w:id="2045" w:name="_Toc528589768"/>
      <w:bookmarkEnd w:id="2043"/>
      <w:r>
        <w:t>Maximum Draught</w:t>
      </w:r>
      <w:bookmarkEnd w:id="2044"/>
      <w:bookmarkEnd w:id="204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2046" w:name="idmarkerx16777217x1673"/>
      <w:bookmarkStart w:id="2047" w:name="_Toc527705881"/>
      <w:bookmarkStart w:id="2048" w:name="_Toc528589769"/>
      <w:bookmarkEnd w:id="2046"/>
      <w:r>
        <w:t>Distance Above UKC Limit</w:t>
      </w:r>
      <w:bookmarkEnd w:id="2047"/>
      <w:bookmarkEnd w:id="204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3DD771F8" w:rsidR="00A67EAC" w:rsidDel="00513D5E" w:rsidRDefault="00456F12" w:rsidP="007D127A">
      <w:pPr>
        <w:spacing w:before="0"/>
        <w:rPr>
          <w:del w:id="2049" w:author="Jason Rhee" w:date="2024-10-22T15:18:00Z" w16du:dateUtc="2024-10-22T04:18:00Z"/>
        </w:rPr>
      </w:pPr>
      <w:del w:id="2050" w:author="Jason Rhee" w:date="2024-10-22T15:18:00Z" w16du:dateUtc="2024-10-22T04:18:00Z">
        <w:r w:rsidDel="00513D5E">
          <w:rPr>
            <w:b/>
            <w:bCs/>
          </w:rPr>
          <w:delText>Constraints</w:delText>
        </w:r>
        <w:r w:rsidR="00A67EAC" w:rsidDel="00513D5E">
          <w:delText>:</w:delText>
        </w:r>
      </w:del>
    </w:p>
    <w:tbl>
      <w:tblPr>
        <w:tblStyle w:val="TableGrid"/>
        <w:tblW w:w="0" w:type="auto"/>
        <w:tblLook w:val="04A0" w:firstRow="1" w:lastRow="0" w:firstColumn="1" w:lastColumn="0" w:noHBand="0" w:noVBand="1"/>
      </w:tblPr>
      <w:tblGrid>
        <w:gridCol w:w="1812"/>
        <w:gridCol w:w="1812"/>
        <w:gridCol w:w="1812"/>
        <w:gridCol w:w="1812"/>
        <w:gridCol w:w="1812"/>
      </w:tblGrid>
      <w:tr w:rsidR="00FC0444" w:rsidDel="00513D5E" w14:paraId="518D0E60" w14:textId="6B5B36A2" w:rsidTr="00C83522">
        <w:trPr>
          <w:del w:id="2051" w:author="Jason Rhee" w:date="2024-10-22T15:18:00Z"/>
        </w:trPr>
        <w:tc>
          <w:tcPr>
            <w:tcW w:w="1812" w:type="dxa"/>
          </w:tcPr>
          <w:p w14:paraId="56A3C35B" w14:textId="52294C1A" w:rsidR="008C554B" w:rsidRPr="00C83522" w:rsidDel="00513D5E" w:rsidRDefault="008C554B" w:rsidP="00C83522">
            <w:pPr>
              <w:spacing w:before="0"/>
              <w:jc w:val="center"/>
              <w:rPr>
                <w:del w:id="2052" w:author="Jason Rhee" w:date="2024-10-22T15:18:00Z" w16du:dateUtc="2024-10-22T04:18:00Z"/>
                <w:b/>
                <w:bCs/>
              </w:rPr>
            </w:pPr>
            <w:del w:id="2053" w:author="Jason Rhee" w:date="2024-10-22T15:18:00Z" w16du:dateUtc="2024-10-22T04:18:00Z">
              <w:r w:rsidRPr="00C83522" w:rsidDel="00513D5E">
                <w:rPr>
                  <w:b/>
                  <w:bCs/>
                </w:rPr>
                <w:delText>String Length</w:delText>
              </w:r>
            </w:del>
          </w:p>
        </w:tc>
        <w:tc>
          <w:tcPr>
            <w:tcW w:w="1812" w:type="dxa"/>
          </w:tcPr>
          <w:p w14:paraId="638A7131" w14:textId="218B401F" w:rsidR="008C554B" w:rsidRPr="00C83522" w:rsidDel="00513D5E" w:rsidRDefault="008C554B" w:rsidP="00C83522">
            <w:pPr>
              <w:spacing w:before="0"/>
              <w:jc w:val="center"/>
              <w:rPr>
                <w:del w:id="2054" w:author="Jason Rhee" w:date="2024-10-22T15:18:00Z" w16du:dateUtc="2024-10-22T04:18:00Z"/>
                <w:b/>
                <w:bCs/>
              </w:rPr>
            </w:pPr>
            <w:del w:id="2055" w:author="Jason Rhee" w:date="2024-10-22T15:18:00Z" w16du:dateUtc="2024-10-22T04:18:00Z">
              <w:r w:rsidRPr="00C83522" w:rsidDel="00513D5E">
                <w:rPr>
                  <w:b/>
                  <w:bCs/>
                </w:rPr>
                <w:delText>Text Pattern</w:delText>
              </w:r>
            </w:del>
          </w:p>
        </w:tc>
        <w:tc>
          <w:tcPr>
            <w:tcW w:w="3624" w:type="dxa"/>
            <w:gridSpan w:val="2"/>
          </w:tcPr>
          <w:p w14:paraId="51255DA9" w14:textId="6CC166CA" w:rsidR="008C554B" w:rsidRPr="00C83522" w:rsidDel="00513D5E" w:rsidRDefault="008C554B" w:rsidP="00C83522">
            <w:pPr>
              <w:spacing w:before="0"/>
              <w:jc w:val="center"/>
              <w:rPr>
                <w:del w:id="2056" w:author="Jason Rhee" w:date="2024-10-22T15:18:00Z" w16du:dateUtc="2024-10-22T04:18:00Z"/>
                <w:b/>
                <w:bCs/>
              </w:rPr>
            </w:pPr>
            <w:del w:id="2057" w:author="Jason Rhee" w:date="2024-10-22T15:18:00Z" w16du:dateUtc="2024-10-22T04:18:00Z">
              <w:r w:rsidRPr="00C83522" w:rsidDel="00513D5E">
                <w:rPr>
                  <w:b/>
                  <w:bCs/>
                </w:rPr>
                <w:delText>Range</w:delText>
              </w:r>
            </w:del>
          </w:p>
        </w:tc>
        <w:tc>
          <w:tcPr>
            <w:tcW w:w="1812" w:type="dxa"/>
          </w:tcPr>
          <w:p w14:paraId="2186F5B6" w14:textId="29779350" w:rsidR="008C554B" w:rsidRPr="00C83522" w:rsidDel="00513D5E" w:rsidRDefault="008C554B" w:rsidP="00C83522">
            <w:pPr>
              <w:spacing w:before="0"/>
              <w:jc w:val="center"/>
              <w:rPr>
                <w:del w:id="2058" w:author="Jason Rhee" w:date="2024-10-22T15:18:00Z" w16du:dateUtc="2024-10-22T04:18:00Z"/>
                <w:b/>
                <w:bCs/>
              </w:rPr>
            </w:pPr>
            <w:del w:id="2059" w:author="Jason Rhee" w:date="2024-10-22T15:18:00Z" w16du:dateUtc="2024-10-22T04:18:00Z">
              <w:r w:rsidRPr="00C83522" w:rsidDel="00513D5E">
                <w:rPr>
                  <w:b/>
                  <w:bCs/>
                </w:rPr>
                <w:delText>Precision</w:delText>
              </w:r>
            </w:del>
          </w:p>
        </w:tc>
      </w:tr>
      <w:tr w:rsidR="009A3810" w:rsidDel="00513D5E" w14:paraId="6206322C" w14:textId="1DEA3771" w:rsidTr="00C83522">
        <w:trPr>
          <w:del w:id="2060" w:author="Jason Rhee" w:date="2024-10-22T15:18:00Z"/>
        </w:trPr>
        <w:tc>
          <w:tcPr>
            <w:tcW w:w="1812" w:type="dxa"/>
            <w:vMerge w:val="restart"/>
          </w:tcPr>
          <w:p w14:paraId="2B6D48C0" w14:textId="66D692EC" w:rsidR="008C554B" w:rsidDel="00513D5E" w:rsidRDefault="008C554B" w:rsidP="00C83522">
            <w:pPr>
              <w:spacing w:before="0"/>
              <w:jc w:val="center"/>
              <w:rPr>
                <w:del w:id="2061" w:author="Jason Rhee" w:date="2024-10-22T15:18:00Z" w16du:dateUtc="2024-10-22T04:18:00Z"/>
              </w:rPr>
            </w:pPr>
            <w:del w:id="2062" w:author="Jason Rhee" w:date="2024-10-22T15:18:00Z" w16du:dateUtc="2024-10-22T04:18:00Z">
              <w:r w:rsidDel="00513D5E">
                <w:delText>(not specified)</w:delText>
              </w:r>
            </w:del>
          </w:p>
        </w:tc>
        <w:tc>
          <w:tcPr>
            <w:tcW w:w="1812" w:type="dxa"/>
            <w:vMerge w:val="restart"/>
          </w:tcPr>
          <w:p w14:paraId="1A8CB95B" w14:textId="3F6E9863" w:rsidR="008C554B" w:rsidDel="00513D5E" w:rsidRDefault="008C554B" w:rsidP="00C83522">
            <w:pPr>
              <w:spacing w:before="0"/>
              <w:jc w:val="center"/>
              <w:rPr>
                <w:del w:id="2063" w:author="Jason Rhee" w:date="2024-10-22T15:18:00Z" w16du:dateUtc="2024-10-22T04:18:00Z"/>
              </w:rPr>
            </w:pPr>
            <w:del w:id="2064" w:author="Jason Rhee" w:date="2024-10-22T15:18:00Z" w16du:dateUtc="2024-10-22T04:18:00Z">
              <w:r w:rsidDel="00513D5E">
                <w:delText>(none)</w:delText>
              </w:r>
            </w:del>
          </w:p>
        </w:tc>
        <w:tc>
          <w:tcPr>
            <w:tcW w:w="1812" w:type="dxa"/>
          </w:tcPr>
          <w:p w14:paraId="23AF961A" w14:textId="6ACECC30" w:rsidR="008C554B" w:rsidDel="00513D5E" w:rsidRDefault="008C554B" w:rsidP="00C83522">
            <w:pPr>
              <w:spacing w:before="0"/>
              <w:rPr>
                <w:del w:id="2065" w:author="Jason Rhee" w:date="2024-10-22T15:18:00Z" w16du:dateUtc="2024-10-22T04:18:00Z"/>
              </w:rPr>
            </w:pPr>
            <w:del w:id="2066" w:author="Jason Rhee" w:date="2024-10-22T15:18:00Z" w16du:dateUtc="2024-10-22T04:18:00Z">
              <w:r w:rsidDel="00513D5E">
                <w:delText>lowerBound</w:delText>
              </w:r>
            </w:del>
          </w:p>
        </w:tc>
        <w:tc>
          <w:tcPr>
            <w:tcW w:w="1812" w:type="dxa"/>
          </w:tcPr>
          <w:p w14:paraId="221E2635" w14:textId="2CD84878" w:rsidR="008C554B" w:rsidDel="00513D5E" w:rsidRDefault="008C554B" w:rsidP="00C83522">
            <w:pPr>
              <w:spacing w:before="0"/>
              <w:rPr>
                <w:del w:id="2067" w:author="Jason Rhee" w:date="2024-10-22T15:18:00Z" w16du:dateUtc="2024-10-22T04:18:00Z"/>
              </w:rPr>
            </w:pPr>
            <w:del w:id="2068" w:author="Jason Rhee" w:date="2024-10-22T15:18:00Z" w16du:dateUtc="2024-10-22T04:18:00Z">
              <w:r w:rsidDel="00513D5E">
                <w:delText>0</w:delText>
              </w:r>
            </w:del>
          </w:p>
        </w:tc>
        <w:tc>
          <w:tcPr>
            <w:tcW w:w="1812" w:type="dxa"/>
            <w:vMerge w:val="restart"/>
          </w:tcPr>
          <w:p w14:paraId="79AC9305" w14:textId="20E21FC9" w:rsidR="008C554B" w:rsidDel="00513D5E" w:rsidRDefault="008C554B" w:rsidP="00C83522">
            <w:pPr>
              <w:spacing w:before="0"/>
              <w:jc w:val="center"/>
              <w:rPr>
                <w:del w:id="2069" w:author="Jason Rhee" w:date="2024-10-22T15:18:00Z" w16du:dateUtc="2024-10-22T04:18:00Z"/>
              </w:rPr>
            </w:pPr>
            <w:del w:id="2070" w:author="Jason Rhee" w:date="2024-10-22T15:18:00Z" w16du:dateUtc="2024-10-22T04:18:00Z">
              <w:r w:rsidDel="00513D5E">
                <w:delText>(not specified)</w:delText>
              </w:r>
            </w:del>
          </w:p>
        </w:tc>
      </w:tr>
      <w:tr w:rsidR="009A3810" w:rsidDel="00513D5E" w14:paraId="0BDA61EE" w14:textId="4121C162" w:rsidTr="00C83522">
        <w:trPr>
          <w:del w:id="2071" w:author="Jason Rhee" w:date="2024-10-22T15:18:00Z"/>
        </w:trPr>
        <w:tc>
          <w:tcPr>
            <w:tcW w:w="1812" w:type="dxa"/>
            <w:vMerge/>
          </w:tcPr>
          <w:p w14:paraId="17FFF7A7" w14:textId="3D5DAE9C" w:rsidR="008C554B" w:rsidDel="00513D5E" w:rsidRDefault="008C554B" w:rsidP="00C83522">
            <w:pPr>
              <w:spacing w:before="0"/>
              <w:rPr>
                <w:del w:id="2072" w:author="Jason Rhee" w:date="2024-10-22T15:18:00Z" w16du:dateUtc="2024-10-22T04:18:00Z"/>
              </w:rPr>
            </w:pPr>
          </w:p>
        </w:tc>
        <w:tc>
          <w:tcPr>
            <w:tcW w:w="1812" w:type="dxa"/>
            <w:vMerge/>
          </w:tcPr>
          <w:p w14:paraId="51CC7897" w14:textId="4E00783A" w:rsidR="008C554B" w:rsidDel="00513D5E" w:rsidRDefault="008C554B" w:rsidP="00C83522">
            <w:pPr>
              <w:spacing w:before="0"/>
              <w:rPr>
                <w:del w:id="2073" w:author="Jason Rhee" w:date="2024-10-22T15:18:00Z" w16du:dateUtc="2024-10-22T04:18:00Z"/>
              </w:rPr>
            </w:pPr>
          </w:p>
        </w:tc>
        <w:tc>
          <w:tcPr>
            <w:tcW w:w="1812" w:type="dxa"/>
          </w:tcPr>
          <w:p w14:paraId="2C3B182A" w14:textId="464F3578" w:rsidR="008C554B" w:rsidDel="00513D5E" w:rsidRDefault="008C554B" w:rsidP="00C83522">
            <w:pPr>
              <w:spacing w:before="0"/>
              <w:rPr>
                <w:del w:id="2074" w:author="Jason Rhee" w:date="2024-10-22T15:18:00Z" w16du:dateUtc="2024-10-22T04:18:00Z"/>
              </w:rPr>
            </w:pPr>
            <w:del w:id="2075" w:author="Jason Rhee" w:date="2024-10-22T15:18:00Z" w16du:dateUtc="2024-10-22T04:18:00Z">
              <w:r w:rsidDel="00513D5E">
                <w:delText>upperBound</w:delText>
              </w:r>
            </w:del>
          </w:p>
        </w:tc>
        <w:tc>
          <w:tcPr>
            <w:tcW w:w="1812" w:type="dxa"/>
          </w:tcPr>
          <w:p w14:paraId="721ADEE4" w14:textId="408B9CA8" w:rsidR="008C554B" w:rsidDel="00513D5E" w:rsidRDefault="008C554B" w:rsidP="00C83522">
            <w:pPr>
              <w:spacing w:before="0"/>
              <w:rPr>
                <w:del w:id="2076" w:author="Jason Rhee" w:date="2024-10-22T15:18:00Z" w16du:dateUtc="2024-10-22T04:18:00Z"/>
              </w:rPr>
            </w:pPr>
            <w:del w:id="2077" w:author="Jason Rhee" w:date="2024-10-22T15:18:00Z" w16du:dateUtc="2024-10-22T04:18:00Z">
              <w:r w:rsidDel="00513D5E">
                <w:delText>(not specified)</w:delText>
              </w:r>
            </w:del>
          </w:p>
        </w:tc>
        <w:tc>
          <w:tcPr>
            <w:tcW w:w="1812" w:type="dxa"/>
            <w:vMerge/>
          </w:tcPr>
          <w:p w14:paraId="0BE5D6A7" w14:textId="4705B5F1" w:rsidR="008C554B" w:rsidDel="00513D5E" w:rsidRDefault="008C554B" w:rsidP="00C83522">
            <w:pPr>
              <w:spacing w:before="0"/>
              <w:rPr>
                <w:del w:id="2078" w:author="Jason Rhee" w:date="2024-10-22T15:18:00Z" w16du:dateUtc="2024-10-22T04:18:00Z"/>
              </w:rPr>
            </w:pPr>
          </w:p>
        </w:tc>
      </w:tr>
      <w:tr w:rsidR="009A3810" w:rsidDel="00513D5E" w14:paraId="5C9AF9A7" w14:textId="7A23D30D" w:rsidTr="00C83522">
        <w:trPr>
          <w:del w:id="2079" w:author="Jason Rhee" w:date="2024-10-22T15:18:00Z"/>
        </w:trPr>
        <w:tc>
          <w:tcPr>
            <w:tcW w:w="1812" w:type="dxa"/>
            <w:vMerge/>
          </w:tcPr>
          <w:p w14:paraId="443759B2" w14:textId="4704967B" w:rsidR="008C554B" w:rsidDel="00513D5E" w:rsidRDefault="008C554B" w:rsidP="00C83522">
            <w:pPr>
              <w:spacing w:before="0"/>
              <w:rPr>
                <w:del w:id="2080" w:author="Jason Rhee" w:date="2024-10-22T15:18:00Z" w16du:dateUtc="2024-10-22T04:18:00Z"/>
              </w:rPr>
            </w:pPr>
          </w:p>
        </w:tc>
        <w:tc>
          <w:tcPr>
            <w:tcW w:w="1812" w:type="dxa"/>
            <w:vMerge/>
          </w:tcPr>
          <w:p w14:paraId="1A78E3BF" w14:textId="160DCA46" w:rsidR="008C554B" w:rsidDel="00513D5E" w:rsidRDefault="008C554B" w:rsidP="00C83522">
            <w:pPr>
              <w:spacing w:before="0"/>
              <w:rPr>
                <w:del w:id="2081" w:author="Jason Rhee" w:date="2024-10-22T15:18:00Z" w16du:dateUtc="2024-10-22T04:18:00Z"/>
              </w:rPr>
            </w:pPr>
          </w:p>
        </w:tc>
        <w:tc>
          <w:tcPr>
            <w:tcW w:w="1812" w:type="dxa"/>
          </w:tcPr>
          <w:p w14:paraId="2AC5E750" w14:textId="17F1089F" w:rsidR="008C554B" w:rsidDel="00513D5E" w:rsidRDefault="008C554B" w:rsidP="00C83522">
            <w:pPr>
              <w:spacing w:before="0"/>
              <w:rPr>
                <w:del w:id="2082" w:author="Jason Rhee" w:date="2024-10-22T15:18:00Z" w16du:dateUtc="2024-10-22T04:18:00Z"/>
              </w:rPr>
            </w:pPr>
            <w:del w:id="2083" w:author="Jason Rhee" w:date="2024-10-22T15:18:00Z" w16du:dateUtc="2024-10-22T04:18:00Z">
              <w:r w:rsidDel="00513D5E">
                <w:delText>closure</w:delText>
              </w:r>
            </w:del>
          </w:p>
        </w:tc>
        <w:tc>
          <w:tcPr>
            <w:tcW w:w="1812" w:type="dxa"/>
          </w:tcPr>
          <w:p w14:paraId="0547A223" w14:textId="1B9D5C8C" w:rsidR="008C554B" w:rsidDel="00513D5E" w:rsidRDefault="008C554B" w:rsidP="00C83522">
            <w:pPr>
              <w:spacing w:before="0"/>
              <w:rPr>
                <w:del w:id="2084" w:author="Jason Rhee" w:date="2024-10-22T15:18:00Z" w16du:dateUtc="2024-10-22T04:18:00Z"/>
              </w:rPr>
            </w:pPr>
            <w:del w:id="2085" w:author="Jason Rhee" w:date="2024-10-22T15:18:00Z" w16du:dateUtc="2024-10-22T04:18:00Z">
              <w:r w:rsidRPr="001947CB" w:rsidDel="00513D5E">
                <w:delText>gtSemiInterval</w:delText>
              </w:r>
            </w:del>
          </w:p>
        </w:tc>
        <w:tc>
          <w:tcPr>
            <w:tcW w:w="1812" w:type="dxa"/>
            <w:vMerge/>
          </w:tcPr>
          <w:p w14:paraId="2823C36D" w14:textId="7EF43861" w:rsidR="008C554B" w:rsidDel="00513D5E" w:rsidRDefault="008C554B" w:rsidP="00C83522">
            <w:pPr>
              <w:spacing w:before="0"/>
              <w:rPr>
                <w:del w:id="2086" w:author="Jason Rhee" w:date="2024-10-22T15:18:00Z" w16du:dateUtc="2024-10-22T04:18:00Z"/>
              </w:rPr>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2087" w:name="idmarkerx16777217x5781"/>
      <w:bookmarkStart w:id="2088" w:name="_Toc527705882"/>
      <w:bookmarkStart w:id="2089" w:name="_Toc528589770"/>
      <w:bookmarkEnd w:id="2087"/>
      <w:r>
        <w:lastRenderedPageBreak/>
        <w:t>Scale Minimum</w:t>
      </w:r>
      <w:bookmarkEnd w:id="2088"/>
      <w:bookmarkEnd w:id="2089"/>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2090" w:name="_Toc527705884"/>
      <w:bookmarkStart w:id="2091" w:name="_Toc528589772"/>
      <w:r>
        <w:t>Expect</w:t>
      </w:r>
      <w:r w:rsidR="001C64E5">
        <w:t>ed</w:t>
      </w:r>
      <w:r>
        <w:t xml:space="preserve"> Passing Time</w:t>
      </w:r>
      <w:bookmarkEnd w:id="2090"/>
      <w:bookmarkEnd w:id="2091"/>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2092" w:name="_Toc527705885"/>
      <w:bookmarkStart w:id="2093" w:name="_Toc528589773"/>
      <w:r>
        <w:lastRenderedPageBreak/>
        <w:t>Expect</w:t>
      </w:r>
      <w:r w:rsidR="001C64E5">
        <w:t>ed</w:t>
      </w:r>
      <w:r>
        <w:t xml:space="preserve"> Passing Speed</w:t>
      </w:r>
      <w:bookmarkEnd w:id="2092"/>
      <w:bookmarkEnd w:id="2093"/>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EB5218A" w:rsidR="00D95E7D" w:rsidRDefault="00D95E7D" w:rsidP="00841212">
      <w:r w:rsidRPr="00FB4D5E">
        <w:rPr>
          <w:b/>
          <w:bCs/>
        </w:rPr>
        <w:t>Code</w:t>
      </w:r>
      <w:r>
        <w:t xml:space="preserve">: </w:t>
      </w:r>
      <w:r w:rsidRPr="00841212">
        <w:rPr>
          <w:rFonts w:ascii="Courier New" w:hAnsi="Courier New" w:cs="Courier New"/>
        </w:rPr>
        <w:t>'</w:t>
      </w:r>
      <w:ins w:id="2094" w:author="Jason Rhee" w:date="2024-10-22T15:19:00Z" w16du:dateUtc="2024-10-22T04:19:00Z">
        <w:r w:rsidR="009C67EF" w:rsidRPr="009C67EF">
          <w:rPr>
            <w:rFonts w:ascii="Courier New" w:hAnsi="Courier New" w:cs="Courier New"/>
          </w:rPr>
          <w:t xml:space="preserve"> </w:t>
        </w:r>
        <w:r w:rsidR="009C67EF">
          <w:rPr>
            <w:rFonts w:ascii="Courier New" w:hAnsi="Courier New" w:cs="Courier New"/>
          </w:rPr>
          <w:t>interoperabilityIdentifier</w:t>
        </w:r>
        <w:r w:rsidR="009C67EF" w:rsidRPr="00841212" w:rsidDel="009C67EF">
          <w:rPr>
            <w:rFonts w:ascii="Courier New" w:hAnsi="Courier New" w:cs="Courier New"/>
          </w:rPr>
          <w:t xml:space="preserve"> </w:t>
        </w:r>
      </w:ins>
      <w:del w:id="2095" w:author="Jason Rhee" w:date="2024-10-22T15:19:00Z" w16du:dateUtc="2024-10-22T04:19:00Z">
        <w:r w:rsidRPr="00841212" w:rsidDel="009C67EF">
          <w:rPr>
            <w:rFonts w:ascii="Courier New" w:hAnsi="Courier New" w:cs="Courier New"/>
          </w:rPr>
          <w:delText>expectedPassingSpeed</w:delText>
        </w:r>
      </w:del>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5DC5B326" w:rsidR="00301F6D" w:rsidDel="00414D97" w:rsidRDefault="00301F6D" w:rsidP="00D95E7D">
      <w:pPr>
        <w:rPr>
          <w:del w:id="2096" w:author="Jason Rhee" w:date="2024-10-22T15:22:00Z" w16du:dateUtc="2024-10-22T04:22:00Z"/>
        </w:rPr>
      </w:pPr>
      <w:del w:id="2097" w:author="Jason Rhee" w:date="2024-10-22T15:22:00Z" w16du:dateUtc="2024-10-22T04:22:00Z">
        <w:r w:rsidRPr="00841212" w:rsidDel="00414D97">
          <w:rPr>
            <w:b/>
            <w:bCs/>
          </w:rPr>
          <w:delText>Constraints</w:delText>
        </w:r>
        <w:r w:rsidDel="00414D97">
          <w:delText>:</w:delText>
        </w:r>
      </w:del>
    </w:p>
    <w:tbl>
      <w:tblPr>
        <w:tblStyle w:val="TableGrid"/>
        <w:tblW w:w="0" w:type="auto"/>
        <w:tblLook w:val="04A0" w:firstRow="1" w:lastRow="0" w:firstColumn="1" w:lastColumn="0" w:noHBand="0" w:noVBand="1"/>
      </w:tblPr>
      <w:tblGrid>
        <w:gridCol w:w="1639"/>
        <w:gridCol w:w="1009"/>
        <w:gridCol w:w="933"/>
        <w:gridCol w:w="882"/>
        <w:gridCol w:w="1306"/>
        <w:gridCol w:w="1640"/>
        <w:gridCol w:w="1651"/>
      </w:tblGrid>
      <w:tr w:rsidR="004A17E2" w:rsidDel="00414D97" w14:paraId="26737EA3" w14:textId="503D6B92" w:rsidTr="0025598A">
        <w:trPr>
          <w:del w:id="2098" w:author="Jason Rhee" w:date="2024-10-22T15:22:00Z"/>
        </w:trPr>
        <w:tc>
          <w:tcPr>
            <w:tcW w:w="1639" w:type="dxa"/>
          </w:tcPr>
          <w:p w14:paraId="17F0B9B6" w14:textId="58260499" w:rsidR="00301F6D" w:rsidRPr="00C83522" w:rsidDel="00414D97" w:rsidRDefault="00301F6D" w:rsidP="00FB4D5E">
            <w:pPr>
              <w:spacing w:before="0"/>
              <w:jc w:val="center"/>
              <w:rPr>
                <w:del w:id="2099" w:author="Jason Rhee" w:date="2024-10-22T15:22:00Z" w16du:dateUtc="2024-10-22T04:22:00Z"/>
                <w:b/>
                <w:bCs/>
              </w:rPr>
            </w:pPr>
            <w:del w:id="2100" w:author="Jason Rhee" w:date="2024-10-22T15:22:00Z" w16du:dateUtc="2024-10-22T04:22:00Z">
              <w:r w:rsidRPr="00C83522" w:rsidDel="00414D97">
                <w:rPr>
                  <w:b/>
                  <w:bCs/>
                </w:rPr>
                <w:delText>String Length</w:delText>
              </w:r>
            </w:del>
          </w:p>
        </w:tc>
        <w:tc>
          <w:tcPr>
            <w:tcW w:w="3318" w:type="dxa"/>
            <w:gridSpan w:val="3"/>
          </w:tcPr>
          <w:p w14:paraId="09114407" w14:textId="0B08BDAD" w:rsidR="00301F6D" w:rsidRPr="00C83522" w:rsidDel="00414D97" w:rsidRDefault="00301F6D" w:rsidP="00FB4D5E">
            <w:pPr>
              <w:spacing w:before="0"/>
              <w:jc w:val="center"/>
              <w:rPr>
                <w:del w:id="2101" w:author="Jason Rhee" w:date="2024-10-22T15:22:00Z" w16du:dateUtc="2024-10-22T04:22:00Z"/>
                <w:b/>
                <w:bCs/>
              </w:rPr>
            </w:pPr>
            <w:del w:id="2102" w:author="Jason Rhee" w:date="2024-10-22T15:22:00Z" w16du:dateUtc="2024-10-22T04:22:00Z">
              <w:r w:rsidRPr="00C83522" w:rsidDel="00414D97">
                <w:rPr>
                  <w:b/>
                  <w:bCs/>
                </w:rPr>
                <w:delText>Text Pattern</w:delText>
              </w:r>
            </w:del>
          </w:p>
        </w:tc>
        <w:tc>
          <w:tcPr>
            <w:tcW w:w="2452" w:type="dxa"/>
            <w:gridSpan w:val="2"/>
          </w:tcPr>
          <w:p w14:paraId="766B69E7" w14:textId="535DF14C" w:rsidR="00301F6D" w:rsidRPr="00C83522" w:rsidDel="00414D97" w:rsidRDefault="00301F6D" w:rsidP="00FB4D5E">
            <w:pPr>
              <w:spacing w:before="0"/>
              <w:jc w:val="center"/>
              <w:rPr>
                <w:del w:id="2103" w:author="Jason Rhee" w:date="2024-10-22T15:22:00Z" w16du:dateUtc="2024-10-22T04:22:00Z"/>
                <w:b/>
                <w:bCs/>
              </w:rPr>
            </w:pPr>
            <w:del w:id="2104" w:author="Jason Rhee" w:date="2024-10-22T15:22:00Z" w16du:dateUtc="2024-10-22T04:22:00Z">
              <w:r w:rsidRPr="00C83522" w:rsidDel="00414D97">
                <w:rPr>
                  <w:b/>
                  <w:bCs/>
                </w:rPr>
                <w:delText>Range</w:delText>
              </w:r>
            </w:del>
          </w:p>
        </w:tc>
        <w:tc>
          <w:tcPr>
            <w:tcW w:w="1651" w:type="dxa"/>
          </w:tcPr>
          <w:p w14:paraId="11CAA6F3" w14:textId="2EA021CC" w:rsidR="00301F6D" w:rsidRPr="00C83522" w:rsidDel="00414D97" w:rsidRDefault="00301F6D" w:rsidP="00FB4D5E">
            <w:pPr>
              <w:spacing w:before="0"/>
              <w:jc w:val="center"/>
              <w:rPr>
                <w:del w:id="2105" w:author="Jason Rhee" w:date="2024-10-22T15:22:00Z" w16du:dateUtc="2024-10-22T04:22:00Z"/>
                <w:b/>
                <w:bCs/>
              </w:rPr>
            </w:pPr>
            <w:del w:id="2106" w:author="Jason Rhee" w:date="2024-10-22T15:22:00Z" w16du:dateUtc="2024-10-22T04:22:00Z">
              <w:r w:rsidRPr="00C83522" w:rsidDel="00414D97">
                <w:rPr>
                  <w:b/>
                  <w:bCs/>
                </w:rPr>
                <w:delText>Precision</w:delText>
              </w:r>
            </w:del>
          </w:p>
        </w:tc>
      </w:tr>
      <w:tr w:rsidR="004A17E2" w:rsidDel="00414D97" w14:paraId="2457852B" w14:textId="2F471F3D" w:rsidTr="0025598A">
        <w:trPr>
          <w:del w:id="2107" w:author="Jason Rhee" w:date="2024-10-22T15:22:00Z"/>
        </w:trPr>
        <w:tc>
          <w:tcPr>
            <w:tcW w:w="1639" w:type="dxa"/>
            <w:vMerge w:val="restart"/>
          </w:tcPr>
          <w:p w14:paraId="37CDFC32" w14:textId="4C74D4D7" w:rsidR="00301F6D" w:rsidDel="00414D97" w:rsidRDefault="00301F6D" w:rsidP="00FB4D5E">
            <w:pPr>
              <w:spacing w:before="0"/>
              <w:jc w:val="center"/>
              <w:rPr>
                <w:del w:id="2108" w:author="Jason Rhee" w:date="2024-10-22T15:22:00Z" w16du:dateUtc="2024-10-22T04:22:00Z"/>
              </w:rPr>
            </w:pPr>
            <w:del w:id="2109" w:author="Jason Rhee" w:date="2024-10-22T15:22:00Z" w16du:dateUtc="2024-10-22T04:22:00Z">
              <w:r w:rsidDel="00414D97">
                <w:delText>(not specified)</w:delText>
              </w:r>
            </w:del>
          </w:p>
        </w:tc>
        <w:tc>
          <w:tcPr>
            <w:tcW w:w="3318" w:type="dxa"/>
            <w:gridSpan w:val="3"/>
            <w:vMerge w:val="restart"/>
          </w:tcPr>
          <w:p w14:paraId="37B200DC" w14:textId="1F8E3400" w:rsidR="0025598A" w:rsidRPr="0025598A" w:rsidDel="00414D97" w:rsidRDefault="0025598A" w:rsidP="00841212">
            <w:pPr>
              <w:spacing w:before="0"/>
              <w:jc w:val="left"/>
              <w:rPr>
                <w:del w:id="2110" w:author="Jason Rhee" w:date="2024-10-22T15:22:00Z" w16du:dateUtc="2024-10-22T04:22:00Z"/>
              </w:rPr>
            </w:pPr>
            <w:del w:id="2111" w:author="Jason Rhee" w:date="2024-10-22T15:22:00Z" w16du:dateUtc="2024-10-22T04:22:00Z">
              <w:r w:rsidRPr="0025598A" w:rsidDel="00414D97">
                <w:delText>urn:mrn:[Organisational ID]:...:...</w:delText>
              </w:r>
            </w:del>
          </w:p>
          <w:p w14:paraId="7450E0DA" w14:textId="2D6DB7B2" w:rsidR="00301F6D" w:rsidDel="00414D97" w:rsidRDefault="00301F6D" w:rsidP="00FB4D5E">
            <w:pPr>
              <w:spacing w:before="0"/>
              <w:jc w:val="center"/>
              <w:rPr>
                <w:del w:id="2112" w:author="Jason Rhee" w:date="2024-10-22T15:22:00Z" w16du:dateUtc="2024-10-22T04:22:00Z"/>
              </w:rPr>
            </w:pPr>
          </w:p>
        </w:tc>
        <w:tc>
          <w:tcPr>
            <w:tcW w:w="812" w:type="dxa"/>
          </w:tcPr>
          <w:p w14:paraId="5DCF1177" w14:textId="0A016AA7" w:rsidR="00301F6D" w:rsidDel="00414D97" w:rsidRDefault="00301F6D" w:rsidP="00FB4D5E">
            <w:pPr>
              <w:spacing w:before="0"/>
              <w:rPr>
                <w:del w:id="2113" w:author="Jason Rhee" w:date="2024-10-22T15:22:00Z" w16du:dateUtc="2024-10-22T04:22:00Z"/>
              </w:rPr>
            </w:pPr>
            <w:del w:id="2114" w:author="Jason Rhee" w:date="2024-10-22T15:22:00Z" w16du:dateUtc="2024-10-22T04:22:00Z">
              <w:r w:rsidDel="00414D97">
                <w:delText>lowerBound</w:delText>
              </w:r>
            </w:del>
          </w:p>
        </w:tc>
        <w:tc>
          <w:tcPr>
            <w:tcW w:w="1640" w:type="dxa"/>
          </w:tcPr>
          <w:p w14:paraId="6BDDEF40" w14:textId="0D28CFF9" w:rsidR="00301F6D" w:rsidDel="00414D97" w:rsidRDefault="00301F6D" w:rsidP="00FB4D5E">
            <w:pPr>
              <w:spacing w:before="0"/>
              <w:rPr>
                <w:del w:id="2115" w:author="Jason Rhee" w:date="2024-10-22T15:22:00Z" w16du:dateUtc="2024-10-22T04:22:00Z"/>
              </w:rPr>
            </w:pPr>
            <w:del w:id="2116" w:author="Jason Rhee" w:date="2024-10-22T15:22:00Z" w16du:dateUtc="2024-10-22T04:22:00Z">
              <w:r w:rsidDel="00414D97">
                <w:delText>(not specified)</w:delText>
              </w:r>
            </w:del>
          </w:p>
        </w:tc>
        <w:tc>
          <w:tcPr>
            <w:tcW w:w="1651" w:type="dxa"/>
            <w:vMerge w:val="restart"/>
          </w:tcPr>
          <w:p w14:paraId="3C304F1B" w14:textId="4DD99572" w:rsidR="00301F6D" w:rsidDel="00414D97" w:rsidRDefault="00301F6D" w:rsidP="00FB4D5E">
            <w:pPr>
              <w:spacing w:before="0"/>
              <w:jc w:val="center"/>
              <w:rPr>
                <w:del w:id="2117" w:author="Jason Rhee" w:date="2024-10-22T15:22:00Z" w16du:dateUtc="2024-10-22T04:22:00Z"/>
              </w:rPr>
            </w:pPr>
            <w:del w:id="2118" w:author="Jason Rhee" w:date="2024-10-22T15:22:00Z" w16du:dateUtc="2024-10-22T04:22:00Z">
              <w:r w:rsidDel="00414D97">
                <w:delText>(not specified)</w:delText>
              </w:r>
            </w:del>
          </w:p>
        </w:tc>
      </w:tr>
      <w:tr w:rsidR="004A17E2" w:rsidDel="00414D97" w14:paraId="7992A84B" w14:textId="2DA23CD1" w:rsidTr="0025598A">
        <w:trPr>
          <w:del w:id="2119" w:author="Jason Rhee" w:date="2024-10-22T15:22:00Z"/>
        </w:trPr>
        <w:tc>
          <w:tcPr>
            <w:tcW w:w="1639" w:type="dxa"/>
            <w:vMerge/>
          </w:tcPr>
          <w:p w14:paraId="4C9C8B9A" w14:textId="5686456B" w:rsidR="00301F6D" w:rsidDel="00414D97" w:rsidRDefault="00301F6D" w:rsidP="00FB4D5E">
            <w:pPr>
              <w:spacing w:before="0"/>
              <w:rPr>
                <w:del w:id="2120" w:author="Jason Rhee" w:date="2024-10-22T15:22:00Z" w16du:dateUtc="2024-10-22T04:22:00Z"/>
              </w:rPr>
            </w:pPr>
          </w:p>
        </w:tc>
        <w:tc>
          <w:tcPr>
            <w:tcW w:w="3318" w:type="dxa"/>
            <w:gridSpan w:val="3"/>
            <w:vMerge/>
          </w:tcPr>
          <w:p w14:paraId="2CA469A4" w14:textId="7822070A" w:rsidR="00301F6D" w:rsidDel="00414D97" w:rsidRDefault="00301F6D" w:rsidP="00FB4D5E">
            <w:pPr>
              <w:spacing w:before="0"/>
              <w:rPr>
                <w:del w:id="2121" w:author="Jason Rhee" w:date="2024-10-22T15:22:00Z" w16du:dateUtc="2024-10-22T04:22:00Z"/>
              </w:rPr>
            </w:pPr>
          </w:p>
        </w:tc>
        <w:tc>
          <w:tcPr>
            <w:tcW w:w="812" w:type="dxa"/>
          </w:tcPr>
          <w:p w14:paraId="3A757220" w14:textId="3F2AFC90" w:rsidR="00301F6D" w:rsidDel="00414D97" w:rsidRDefault="00301F6D" w:rsidP="00FB4D5E">
            <w:pPr>
              <w:spacing w:before="0"/>
              <w:rPr>
                <w:del w:id="2122" w:author="Jason Rhee" w:date="2024-10-22T15:22:00Z" w16du:dateUtc="2024-10-22T04:22:00Z"/>
              </w:rPr>
            </w:pPr>
            <w:del w:id="2123" w:author="Jason Rhee" w:date="2024-10-22T15:22:00Z" w16du:dateUtc="2024-10-22T04:22:00Z">
              <w:r w:rsidDel="00414D97">
                <w:delText>upperBound</w:delText>
              </w:r>
            </w:del>
          </w:p>
        </w:tc>
        <w:tc>
          <w:tcPr>
            <w:tcW w:w="1640" w:type="dxa"/>
          </w:tcPr>
          <w:p w14:paraId="46A7FC48" w14:textId="6CF38D7B" w:rsidR="00301F6D" w:rsidDel="00414D97" w:rsidRDefault="00301F6D" w:rsidP="00FB4D5E">
            <w:pPr>
              <w:spacing w:before="0"/>
              <w:rPr>
                <w:del w:id="2124" w:author="Jason Rhee" w:date="2024-10-22T15:22:00Z" w16du:dateUtc="2024-10-22T04:22:00Z"/>
              </w:rPr>
            </w:pPr>
            <w:del w:id="2125" w:author="Jason Rhee" w:date="2024-10-22T15:22:00Z" w16du:dateUtc="2024-10-22T04:22:00Z">
              <w:r w:rsidDel="00414D97">
                <w:delText>(not specified)</w:delText>
              </w:r>
            </w:del>
          </w:p>
        </w:tc>
        <w:tc>
          <w:tcPr>
            <w:tcW w:w="1651" w:type="dxa"/>
            <w:vMerge/>
          </w:tcPr>
          <w:p w14:paraId="35863B03" w14:textId="5687AA6F" w:rsidR="00301F6D" w:rsidDel="00414D97" w:rsidRDefault="00301F6D" w:rsidP="00FB4D5E">
            <w:pPr>
              <w:spacing w:before="0"/>
              <w:rPr>
                <w:del w:id="2126" w:author="Jason Rhee" w:date="2024-10-22T15:22:00Z" w16du:dateUtc="2024-10-22T04:22:00Z"/>
              </w:rPr>
            </w:pPr>
          </w:p>
        </w:tc>
      </w:tr>
      <w:tr w:rsidR="004A17E2" w:rsidDel="00414D97" w14:paraId="17421A06" w14:textId="732BDE91" w:rsidTr="0025598A">
        <w:trPr>
          <w:del w:id="2127" w:author="Jason Rhee" w:date="2024-10-22T15:22:00Z"/>
        </w:trPr>
        <w:tc>
          <w:tcPr>
            <w:tcW w:w="1639" w:type="dxa"/>
            <w:gridSpan w:val="2"/>
            <w:vMerge/>
          </w:tcPr>
          <w:p w14:paraId="0A4F4D05" w14:textId="4403E542" w:rsidR="00301F6D" w:rsidDel="00414D97" w:rsidRDefault="00301F6D" w:rsidP="00FB4D5E">
            <w:pPr>
              <w:spacing w:before="0"/>
              <w:rPr>
                <w:del w:id="2128" w:author="Jason Rhee" w:date="2024-10-22T15:22:00Z" w16du:dateUtc="2024-10-22T04:22:00Z"/>
              </w:rPr>
            </w:pPr>
          </w:p>
        </w:tc>
        <w:tc>
          <w:tcPr>
            <w:tcW w:w="3318" w:type="dxa"/>
            <w:vMerge/>
          </w:tcPr>
          <w:p w14:paraId="1F4A7164" w14:textId="647EEBD1" w:rsidR="00301F6D" w:rsidDel="00414D97" w:rsidRDefault="00301F6D" w:rsidP="00FB4D5E">
            <w:pPr>
              <w:spacing w:before="0"/>
              <w:rPr>
                <w:del w:id="2129" w:author="Jason Rhee" w:date="2024-10-22T15:22:00Z" w16du:dateUtc="2024-10-22T04:22:00Z"/>
              </w:rPr>
            </w:pPr>
          </w:p>
        </w:tc>
        <w:tc>
          <w:tcPr>
            <w:tcW w:w="812" w:type="dxa"/>
            <w:gridSpan w:val="2"/>
          </w:tcPr>
          <w:p w14:paraId="05ECC221" w14:textId="7BBCD057" w:rsidR="00301F6D" w:rsidDel="00414D97" w:rsidRDefault="00301F6D" w:rsidP="00FB4D5E">
            <w:pPr>
              <w:spacing w:before="0"/>
              <w:rPr>
                <w:del w:id="2130" w:author="Jason Rhee" w:date="2024-10-22T15:22:00Z" w16du:dateUtc="2024-10-22T04:22:00Z"/>
              </w:rPr>
            </w:pPr>
            <w:del w:id="2131" w:author="Jason Rhee" w:date="2024-10-22T15:22:00Z" w16du:dateUtc="2024-10-22T04:22:00Z">
              <w:r w:rsidDel="00414D97">
                <w:delText>closure</w:delText>
              </w:r>
            </w:del>
          </w:p>
        </w:tc>
        <w:tc>
          <w:tcPr>
            <w:tcW w:w="1640" w:type="dxa"/>
          </w:tcPr>
          <w:p w14:paraId="66E01353" w14:textId="0F8C9784" w:rsidR="00301F6D" w:rsidDel="00414D97" w:rsidRDefault="00301F6D" w:rsidP="00FB4D5E">
            <w:pPr>
              <w:spacing w:before="0"/>
              <w:rPr>
                <w:del w:id="2132" w:author="Jason Rhee" w:date="2024-10-22T15:22:00Z" w16du:dateUtc="2024-10-22T04:22:00Z"/>
              </w:rPr>
            </w:pPr>
            <w:del w:id="2133" w:author="Jason Rhee" w:date="2024-10-22T15:22:00Z" w16du:dateUtc="2024-10-22T04:22:00Z">
              <w:r w:rsidDel="00414D97">
                <w:delText>(not specified)</w:delText>
              </w:r>
            </w:del>
          </w:p>
        </w:tc>
        <w:tc>
          <w:tcPr>
            <w:tcW w:w="1651" w:type="dxa"/>
            <w:vMerge/>
          </w:tcPr>
          <w:p w14:paraId="3D523EDB" w14:textId="1F9D5E00" w:rsidR="00301F6D" w:rsidDel="00414D97" w:rsidRDefault="00301F6D" w:rsidP="00FB4D5E">
            <w:pPr>
              <w:spacing w:before="0"/>
              <w:rPr>
                <w:del w:id="2134" w:author="Jason Rhee" w:date="2024-10-22T15:22:00Z" w16du:dateUtc="2024-10-22T04:22:00Z"/>
              </w:rPr>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lastRenderedPageBreak/>
        <w:t>Aliases</w:t>
      </w:r>
      <w:r>
        <w:t>:</w:t>
      </w:r>
    </w:p>
    <w:p w14:paraId="2BE8BF39" w14:textId="6857C367" w:rsidR="0047028D" w:rsidRDefault="00AB38F1" w:rsidP="00841212">
      <w:r w:rsidRPr="00FB4D5E">
        <w:rPr>
          <w:b/>
          <w:bCs/>
        </w:rPr>
        <w:t>Value</w:t>
      </w:r>
      <w:r>
        <w:t xml:space="preserve"> </w:t>
      </w:r>
      <w:r w:rsidRPr="00FB4D5E">
        <w:rPr>
          <w:b/>
          <w:bCs/>
        </w:rPr>
        <w:t>Type</w:t>
      </w:r>
      <w:r>
        <w:t xml:space="preserve">: </w:t>
      </w:r>
      <w:ins w:id="2135" w:author="Jason Rhee" w:date="2024-10-14T15:28:00Z" w16du:dateUtc="2024-10-14T04:28:00Z">
        <w:r w:rsidR="00C5065C">
          <w:t>dateTime</w:t>
        </w:r>
      </w:ins>
      <w:del w:id="2136" w:author="Jason Rhee" w:date="2024-10-14T15:28:00Z" w16du:dateUtc="2024-10-14T04:28:00Z">
        <w:r w:rsidDel="00C5065C">
          <w:delText>text</w:delText>
        </w:r>
      </w:del>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4E077FA0" w:rsidR="00AB38F1" w:rsidRDefault="00AB38F1" w:rsidP="00841212">
      <w:r w:rsidRPr="00FB4D5E">
        <w:rPr>
          <w:b/>
          <w:bCs/>
        </w:rPr>
        <w:t>Value</w:t>
      </w:r>
      <w:r>
        <w:t xml:space="preserve"> </w:t>
      </w:r>
      <w:r w:rsidRPr="00FB4D5E">
        <w:rPr>
          <w:b/>
          <w:bCs/>
        </w:rPr>
        <w:t>Type</w:t>
      </w:r>
      <w:r>
        <w:t xml:space="preserve">: </w:t>
      </w:r>
      <w:ins w:id="2137" w:author="Jason Rhee" w:date="2024-10-14T15:28:00Z" w16du:dateUtc="2024-10-14T04:28:00Z">
        <w:r w:rsidR="00C5065C">
          <w:t>dateTime</w:t>
        </w:r>
      </w:ins>
      <w:del w:id="2138" w:author="Jason Rhee" w:date="2024-10-14T15:28:00Z" w16du:dateUtc="2024-10-14T04:28:00Z">
        <w:r w:rsidDel="00C5065C">
          <w:delText>text</w:delText>
        </w:r>
      </w:del>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2139" w:name="_Toc527705886"/>
      <w:bookmarkStart w:id="2140" w:name="_Toc528589774"/>
      <w:bookmarkStart w:id="2141" w:name="_Toc516373"/>
      <w:bookmarkStart w:id="2142" w:name="_Toc127463889"/>
      <w:bookmarkStart w:id="2143" w:name="_Toc128125515"/>
      <w:bookmarkStart w:id="2144" w:name="_Toc141176297"/>
      <w:bookmarkStart w:id="2145" w:name="_Toc141176462"/>
      <w:bookmarkStart w:id="2146" w:name="_Toc141177094"/>
      <w:bookmarkStart w:id="2147" w:name="_Toc180596586"/>
      <w:bookmarkStart w:id="2148" w:name="_Toc180752596"/>
      <w:r>
        <w:lastRenderedPageBreak/>
        <w:t>Enumerations</w:t>
      </w:r>
      <w:bookmarkEnd w:id="2139"/>
      <w:bookmarkEnd w:id="2140"/>
      <w:bookmarkEnd w:id="2141"/>
      <w:bookmarkEnd w:id="2142"/>
      <w:bookmarkEnd w:id="2143"/>
      <w:bookmarkEnd w:id="2144"/>
      <w:bookmarkEnd w:id="2145"/>
      <w:bookmarkEnd w:id="2146"/>
      <w:bookmarkEnd w:id="2147"/>
      <w:bookmarkEnd w:id="2148"/>
    </w:p>
    <w:p w14:paraId="1AB634BF" w14:textId="7D8BDD40" w:rsidR="002D3B94" w:rsidRDefault="002D3B94" w:rsidP="002D3B94">
      <w:pPr>
        <w:pStyle w:val="Annex-Heading3"/>
      </w:pPr>
      <w:bookmarkStart w:id="2149" w:name="idmarkerx16777217x100082"/>
      <w:bookmarkStart w:id="2150" w:name="idmarkerx16777217x103713"/>
      <w:bookmarkStart w:id="2151" w:name="idmarkerx16777217x106868"/>
      <w:bookmarkStart w:id="2152" w:name="idmarkerx16777217x106922"/>
      <w:bookmarkStart w:id="2153" w:name="idmarkerx16777217x106976"/>
      <w:bookmarkStart w:id="2154" w:name="idmarkerx16777217x109894"/>
      <w:bookmarkStart w:id="2155" w:name="idmarkerx16777217x110618"/>
      <w:bookmarkStart w:id="2156" w:name="idmarkerx16777217x111342"/>
      <w:bookmarkStart w:id="2157" w:name="idmarkerx16777217x112099"/>
      <w:bookmarkStart w:id="2158" w:name="idmarkerx16777217x112157"/>
      <w:bookmarkStart w:id="2159" w:name="idmarkerx16777217x112916"/>
      <w:bookmarkStart w:id="2160" w:name="idmarkerx16777217x112971"/>
      <w:bookmarkStart w:id="2161" w:name="idmarkerx16777217x113025"/>
      <w:bookmarkStart w:id="2162" w:name="idmarkerx16777217x114038"/>
      <w:bookmarkStart w:id="2163" w:name="idmarkerx16777217x118148"/>
      <w:bookmarkStart w:id="2164" w:name="idmarkerx16777217x121544"/>
      <w:bookmarkStart w:id="2165" w:name="idmarkerx16777217x122560"/>
      <w:bookmarkStart w:id="2166" w:name="idmarkerx16777217x126908"/>
      <w:bookmarkStart w:id="2167" w:name="idmarkerx16777217x129828"/>
      <w:bookmarkStart w:id="2168" w:name="_Toc527705887"/>
      <w:bookmarkStart w:id="2169" w:name="_Toc528589775"/>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2168"/>
      <w:bookmarkEnd w:id="2169"/>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2ABB99AD" w:rsidR="003E0B96" w:rsidRDefault="003E0B96" w:rsidP="00492958">
            <w:pPr>
              <w:spacing w:line="276" w:lineRule="auto"/>
            </w:pPr>
            <w:r>
              <w:t>'</w:t>
            </w:r>
            <w:del w:id="2170" w:author="Jason Rhee" w:date="2024-10-23T16:58:00Z" w16du:dateUtc="2024-10-23T05:58:00Z">
              <w:r w:rsidDel="00BF389D">
                <w:rPr>
                  <w:rFonts w:ascii="Courier New" w:hAnsi="Courier New" w:cs="Courier New"/>
                  <w:szCs w:val="22"/>
                </w:rPr>
                <w:delText>prePlan</w:delText>
              </w:r>
            </w:del>
            <w:ins w:id="2171" w:author="Jason Rhee" w:date="2024-10-23T16:58:00Z" w16du:dateUtc="2024-10-23T05:58:00Z">
              <w:r w:rsidR="00BF389D">
                <w:rPr>
                  <w:rFonts w:ascii="Courier New" w:hAnsi="Courier New" w:cs="Courier New"/>
                  <w:szCs w:val="22"/>
                </w:rPr>
                <w:t>Pre Plan</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2FBA8569" w:rsidR="003E0B96" w:rsidRDefault="003E0B96" w:rsidP="00492958">
            <w:pPr>
              <w:spacing w:line="276" w:lineRule="auto"/>
            </w:pPr>
            <w:r>
              <w:t>'</w:t>
            </w:r>
            <w:del w:id="2172" w:author="Jason Rhee" w:date="2024-10-23T16:58:00Z" w16du:dateUtc="2024-10-23T05:58:00Z">
              <w:r w:rsidDel="00EB2FAE">
                <w:rPr>
                  <w:rFonts w:ascii="Courier New" w:hAnsi="Courier New" w:cs="Courier New"/>
                  <w:szCs w:val="22"/>
                </w:rPr>
                <w:delText>actualPlan</w:delText>
              </w:r>
            </w:del>
            <w:ins w:id="2173" w:author="Jason Rhee" w:date="2024-10-23T16:58:00Z" w16du:dateUtc="2024-10-23T05:58:00Z">
              <w:r w:rsidR="00EB2FAE">
                <w:rPr>
                  <w:rFonts w:ascii="Courier New" w:hAnsi="Courier New" w:cs="Courier New"/>
                  <w:szCs w:val="22"/>
                </w:rPr>
                <w:t>Actual Plan</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563421BE" w:rsidR="003E0B96" w:rsidRDefault="003E0B96" w:rsidP="00492958">
            <w:pPr>
              <w:spacing w:line="276" w:lineRule="auto"/>
            </w:pPr>
            <w:r>
              <w:t>'</w:t>
            </w:r>
            <w:del w:id="2174" w:author="Jason Rhee" w:date="2024-10-23T16:59:00Z" w16du:dateUtc="2024-10-23T05:59:00Z">
              <w:r w:rsidDel="00EB2FAE">
                <w:rPr>
                  <w:rFonts w:ascii="Courier New" w:hAnsi="Courier New" w:cs="Courier New"/>
                  <w:szCs w:val="22"/>
                </w:rPr>
                <w:delText>actualUpdate</w:delText>
              </w:r>
            </w:del>
            <w:ins w:id="2175" w:author="Jason Rhee" w:date="2024-10-23T16:59:00Z" w16du:dateUtc="2024-10-23T05:59:00Z">
              <w:r w:rsidR="00EB2FAE">
                <w:rPr>
                  <w:rFonts w:ascii="Courier New" w:hAnsi="Courier New" w:cs="Courier New"/>
                  <w:szCs w:val="22"/>
                </w:rPr>
                <w:t>Actual Update</w:t>
              </w:r>
            </w:ins>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2176" w:name="_Toc527705888"/>
      <w:bookmarkStart w:id="2177"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2176"/>
      <w:bookmarkEnd w:id="2177"/>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416E18C6" w:rsidR="003E0B96" w:rsidRDefault="003E0B96" w:rsidP="007D127A">
            <w:pPr>
              <w:keepNext/>
              <w:keepLines/>
              <w:spacing w:line="276" w:lineRule="auto"/>
            </w:pPr>
            <w:r>
              <w:t>'</w:t>
            </w:r>
            <w:del w:id="2178" w:author="Jason Rhee" w:date="2024-10-23T17:01:00Z" w16du:dateUtc="2024-10-23T06:01:00Z">
              <w:r w:rsidDel="000B152F">
                <w:rPr>
                  <w:rFonts w:ascii="Courier New" w:hAnsi="Courier New" w:cs="Courier New"/>
                  <w:szCs w:val="22"/>
                </w:rPr>
                <w:delText>timeWindow</w:delText>
              </w:r>
            </w:del>
            <w:ins w:id="2179" w:author="Jason Rhee" w:date="2024-10-23T17:01:00Z" w16du:dateUtc="2024-10-23T06:01:00Z">
              <w:r w:rsidR="000B152F">
                <w:rPr>
                  <w:rFonts w:ascii="Courier New" w:hAnsi="Courier New" w:cs="Courier New"/>
                  <w:szCs w:val="22"/>
                </w:rPr>
                <w:t>Time Window</w:t>
              </w:r>
            </w:ins>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405A2C46" w:rsidR="003E0B96" w:rsidRDefault="003E0B96" w:rsidP="00492958">
            <w:pPr>
              <w:spacing w:line="276" w:lineRule="auto"/>
            </w:pPr>
            <w:r>
              <w:t>'</w:t>
            </w:r>
            <w:del w:id="2180" w:author="Jason Rhee" w:date="2024-10-23T17:02:00Z" w16du:dateUtc="2024-10-23T06:02:00Z">
              <w:r w:rsidR="00A956AA" w:rsidDel="000B152F">
                <w:rPr>
                  <w:rFonts w:ascii="Courier New" w:hAnsi="Courier New" w:cs="Courier New"/>
                  <w:szCs w:val="22"/>
                </w:rPr>
                <w:delText>maximumDraught</w:delText>
              </w:r>
            </w:del>
            <w:ins w:id="2181" w:author="Jason Rhee" w:date="2024-10-23T17:02:00Z" w16du:dateUtc="2024-10-23T06:02:00Z">
              <w:r w:rsidR="000B152F">
                <w:rPr>
                  <w:rFonts w:ascii="Courier New" w:hAnsi="Courier New" w:cs="Courier New"/>
                  <w:szCs w:val="22"/>
                </w:rPr>
                <w:t>Maximum Draught</w:t>
              </w:r>
            </w:ins>
            <w:r>
              <w:t>'</w:t>
            </w:r>
            <w:ins w:id="2182" w:author="Jason Rhee" w:date="2024-10-23T17:07:00Z" w16du:dateUtc="2024-10-23T06:07:00Z">
              <w:r w:rsidR="000B152F">
                <w:br/>
              </w:r>
            </w:ins>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2183" w:name="idmarkerx16777217x132034"/>
      <w:bookmarkStart w:id="2184" w:name="idmarkerx16777217x133047"/>
      <w:bookmarkStart w:id="2185" w:name="idmarkerx16777217x133587"/>
      <w:bookmarkStart w:id="2186" w:name="idmarkerx16777217x133649"/>
      <w:bookmarkEnd w:id="2183"/>
      <w:bookmarkEnd w:id="2184"/>
      <w:bookmarkEnd w:id="2185"/>
      <w:bookmarkEnd w:id="2186"/>
      <w:r>
        <w:br w:type="page"/>
      </w:r>
      <w:bookmarkStart w:id="2187" w:name="_Toc527705889"/>
      <w:bookmarkStart w:id="2188" w:name="_Toc528589777"/>
      <w:bookmarkStart w:id="2189" w:name="_Toc516374"/>
      <w:bookmarkStart w:id="2190" w:name="_Toc127463890"/>
      <w:bookmarkStart w:id="2191" w:name="_Toc128125516"/>
      <w:bookmarkStart w:id="2192" w:name="_Toc141176298"/>
      <w:bookmarkStart w:id="2193" w:name="_Toc141176463"/>
      <w:bookmarkStart w:id="2194" w:name="_Toc141177095"/>
      <w:bookmarkStart w:id="2195" w:name="_Toc180596587"/>
      <w:bookmarkStart w:id="2196" w:name="_Toc180752597"/>
      <w:r>
        <w:lastRenderedPageBreak/>
        <w:t>Complex Attributes</w:t>
      </w:r>
      <w:bookmarkEnd w:id="2187"/>
      <w:bookmarkEnd w:id="2188"/>
      <w:bookmarkEnd w:id="2189"/>
      <w:bookmarkEnd w:id="2190"/>
      <w:bookmarkEnd w:id="2191"/>
      <w:bookmarkEnd w:id="2192"/>
      <w:bookmarkEnd w:id="2193"/>
      <w:bookmarkEnd w:id="2194"/>
      <w:bookmarkEnd w:id="2195"/>
      <w:bookmarkEnd w:id="2196"/>
    </w:p>
    <w:p w14:paraId="4BCF9873" w14:textId="07C39DE5" w:rsidR="003E0B96" w:rsidRDefault="003E0B96" w:rsidP="00716349">
      <w:pPr>
        <w:pStyle w:val="Annex-Heading3"/>
        <w:rPr>
          <w:rFonts w:ascii="Times New Roman" w:hAnsi="Times New Roman"/>
          <w:szCs w:val="24"/>
        </w:rPr>
      </w:pPr>
      <w:bookmarkStart w:id="2197" w:name="idmarkerx16777217x133666"/>
      <w:bookmarkStart w:id="2198" w:name="_Toc527705890"/>
      <w:bookmarkStart w:id="2199" w:name="_Toc528589778"/>
      <w:bookmarkEnd w:id="2197"/>
      <w:r>
        <w:t>Fixed Time Range</w:t>
      </w:r>
      <w:bookmarkEnd w:id="2198"/>
      <w:bookmarkEnd w:id="2199"/>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2200" w:name="idmarkerx16777217x135570"/>
      <w:bookmarkStart w:id="2201" w:name="idmarkerx16777217x137332"/>
      <w:bookmarkStart w:id="2202" w:name="idmarkerx16777217x138529"/>
      <w:bookmarkStart w:id="2203" w:name="idmarkerx16777217x139446"/>
      <w:bookmarkStart w:id="2204" w:name="idmarkerx16777217x140640"/>
      <w:bookmarkStart w:id="2205" w:name="idmarkerx16777217x142401"/>
      <w:bookmarkStart w:id="2206" w:name="idmarkerx16777217x144167"/>
      <w:bookmarkStart w:id="2207" w:name="idmarkerx16777217x145381"/>
      <w:bookmarkStart w:id="2208" w:name="idmarkerx16777217x147812"/>
      <w:bookmarkStart w:id="2209" w:name="idmarkerx16777217x148726"/>
      <w:bookmarkStart w:id="2210" w:name="idmarkerx16777217x149665"/>
      <w:bookmarkStart w:id="2211" w:name="idmarkerx16777217x150582"/>
      <w:bookmarkStart w:id="2212" w:name="idmarkerx16777217x153857"/>
      <w:bookmarkStart w:id="2213" w:name="idmarkerx16777217x155318"/>
      <w:bookmarkStart w:id="2214" w:name="idmarkerx16777217x157588"/>
      <w:bookmarkStart w:id="2215" w:name="idmarkerx16777217x158502"/>
      <w:bookmarkStart w:id="2216" w:name="idmarkerx16777217x160654"/>
      <w:bookmarkStart w:id="2217" w:name="idmarkerx16777217x162160"/>
      <w:bookmarkStart w:id="2218" w:name="idmarkerx16777217x163701"/>
      <w:bookmarkStart w:id="2219" w:name="idmarkerx16777217x165199"/>
      <w:bookmarkStart w:id="2220" w:name="idmarkerx16777217x166968"/>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r>
        <w:br w:type="column"/>
      </w:r>
      <w:bookmarkStart w:id="2221" w:name="_Toc527705891"/>
      <w:bookmarkStart w:id="2222" w:name="_Toc528589779"/>
      <w:bookmarkStart w:id="2223" w:name="_Toc516375"/>
      <w:bookmarkStart w:id="2224" w:name="_Toc127463891"/>
      <w:bookmarkStart w:id="2225" w:name="_Toc128125517"/>
      <w:bookmarkStart w:id="2226" w:name="_Toc141176299"/>
      <w:bookmarkStart w:id="2227" w:name="_Toc141176464"/>
      <w:bookmarkStart w:id="2228" w:name="_Toc141177096"/>
      <w:bookmarkStart w:id="2229" w:name="_Toc180596588"/>
      <w:bookmarkStart w:id="2230" w:name="_Toc180752598"/>
      <w:r w:rsidRPr="006E3A8C">
        <w:lastRenderedPageBreak/>
        <w:t>Roles</w:t>
      </w:r>
      <w:bookmarkEnd w:id="2221"/>
      <w:bookmarkEnd w:id="2222"/>
      <w:bookmarkEnd w:id="2223"/>
      <w:bookmarkEnd w:id="2224"/>
      <w:bookmarkEnd w:id="2225"/>
      <w:bookmarkEnd w:id="2226"/>
      <w:bookmarkEnd w:id="2227"/>
      <w:bookmarkEnd w:id="2228"/>
      <w:bookmarkEnd w:id="2229"/>
      <w:bookmarkEnd w:id="2230"/>
    </w:p>
    <w:p w14:paraId="0E5811DA" w14:textId="77777777" w:rsidR="00086AF2" w:rsidRDefault="00086AF2" w:rsidP="00716349">
      <w:pPr>
        <w:pStyle w:val="Annex-Heading3"/>
      </w:pPr>
      <w:bookmarkStart w:id="2231" w:name="idmarkerx16777217x166989"/>
      <w:bookmarkStart w:id="2232" w:name="_Toc527705892"/>
      <w:bookmarkStart w:id="2233" w:name="_Toc528589780"/>
      <w:bookmarkEnd w:id="2231"/>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2232"/>
    <w:bookmarkEnd w:id="2233"/>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2234" w:name="idmarkerx16777217x167040"/>
      <w:bookmarkEnd w:id="2234"/>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2235" w:name="idmarkerx16777217x168592"/>
      <w:bookmarkStart w:id="2236" w:name="idmarkerx16777217x170959"/>
      <w:bookmarkStart w:id="2237" w:name="idmarkerx16777217x171296"/>
      <w:bookmarkStart w:id="2238" w:name="idmarkerx16777217x194551"/>
      <w:bookmarkStart w:id="2239" w:name="_Toc527705894"/>
      <w:bookmarkStart w:id="2240" w:name="_Toc528589782"/>
      <w:bookmarkStart w:id="2241" w:name="_Toc516376"/>
      <w:bookmarkStart w:id="2242" w:name="_Toc127463892"/>
      <w:bookmarkStart w:id="2243" w:name="_Toc128125518"/>
      <w:bookmarkStart w:id="2244" w:name="_Toc141176300"/>
      <w:bookmarkStart w:id="2245" w:name="_Toc141176465"/>
      <w:bookmarkStart w:id="2246" w:name="_Toc141177097"/>
      <w:bookmarkStart w:id="2247" w:name="_Toc180596589"/>
      <w:bookmarkStart w:id="2248" w:name="_Toc180752599"/>
      <w:bookmarkEnd w:id="2235"/>
      <w:bookmarkEnd w:id="2236"/>
      <w:bookmarkEnd w:id="2237"/>
      <w:bookmarkEnd w:id="2238"/>
      <w:r>
        <w:lastRenderedPageBreak/>
        <w:t>Feature Types</w:t>
      </w:r>
      <w:bookmarkEnd w:id="2239"/>
      <w:bookmarkEnd w:id="2240"/>
      <w:bookmarkEnd w:id="2241"/>
      <w:bookmarkEnd w:id="2242"/>
      <w:bookmarkEnd w:id="2243"/>
      <w:bookmarkEnd w:id="2244"/>
      <w:bookmarkEnd w:id="2245"/>
      <w:bookmarkEnd w:id="2246"/>
      <w:bookmarkEnd w:id="2247"/>
      <w:bookmarkEnd w:id="2248"/>
    </w:p>
    <w:p w14:paraId="3B82484E" w14:textId="248190AC" w:rsidR="003E0B96" w:rsidRDefault="003E0B96" w:rsidP="008524C7">
      <w:pPr>
        <w:pStyle w:val="Annex-Heading3"/>
        <w:rPr>
          <w:rFonts w:ascii="Times New Roman" w:hAnsi="Times New Roman"/>
          <w:szCs w:val="24"/>
        </w:rPr>
      </w:pPr>
      <w:bookmarkStart w:id="2249" w:name="idmarkerx16777217x194572"/>
      <w:bookmarkStart w:id="2250" w:name="_Toc527705895"/>
      <w:bookmarkStart w:id="2251" w:name="_Toc528589783"/>
      <w:bookmarkEnd w:id="2249"/>
      <w:r>
        <w:t>UnderKeelClearancePlan</w:t>
      </w:r>
      <w:bookmarkEnd w:id="2250"/>
      <w:bookmarkEnd w:id="2251"/>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0391BD81" w:rsidR="003E0B96" w:rsidRDefault="003E0B96" w:rsidP="006952C2">
            <w:pPr>
              <w:spacing w:after="0"/>
              <w:rPr>
                <w:lang w:eastAsia="ko-KR"/>
              </w:rPr>
            </w:pPr>
            <w:r>
              <w:rPr>
                <w:rFonts w:hint="eastAsia"/>
                <w:lang w:eastAsia="ko-KR"/>
              </w:rPr>
              <w:t xml:space="preserve">1: </w:t>
            </w:r>
            <w:del w:id="2252" w:author="Jason Rhee" w:date="2024-10-23T16:58:00Z" w16du:dateUtc="2024-10-23T05:58:00Z">
              <w:r w:rsidDel="00BF389D">
                <w:rPr>
                  <w:lang w:eastAsia="ko-KR"/>
                </w:rPr>
                <w:delText>prePlan</w:delText>
              </w:r>
            </w:del>
            <w:ins w:id="2253" w:author="Jason Rhee" w:date="2024-10-23T16:58:00Z" w16du:dateUtc="2024-10-23T05:58:00Z">
              <w:r w:rsidR="00BF389D">
                <w:rPr>
                  <w:lang w:eastAsia="ko-KR"/>
                </w:rPr>
                <w:t>Pre Plan</w:t>
              </w:r>
            </w:ins>
          </w:p>
          <w:p w14:paraId="5F96231D" w14:textId="7AE813CF" w:rsidR="003E0B96" w:rsidRDefault="003E0B96" w:rsidP="006952C2">
            <w:pPr>
              <w:spacing w:before="0" w:after="0"/>
              <w:rPr>
                <w:lang w:eastAsia="ko-KR"/>
              </w:rPr>
            </w:pPr>
            <w:r>
              <w:rPr>
                <w:lang w:eastAsia="ko-KR"/>
              </w:rPr>
              <w:t xml:space="preserve">2: </w:t>
            </w:r>
            <w:del w:id="2254" w:author="Jason Rhee" w:date="2024-10-23T16:58:00Z" w16du:dateUtc="2024-10-23T05:58:00Z">
              <w:r w:rsidDel="00EB2FAE">
                <w:rPr>
                  <w:lang w:eastAsia="ko-KR"/>
                </w:rPr>
                <w:delText>actualPlan</w:delText>
              </w:r>
            </w:del>
            <w:ins w:id="2255" w:author="Jason Rhee" w:date="2024-10-23T16:58:00Z" w16du:dateUtc="2024-10-23T05:58:00Z">
              <w:r w:rsidR="00EB2FAE">
                <w:rPr>
                  <w:lang w:eastAsia="ko-KR"/>
                </w:rPr>
                <w:t>Actual Plan</w:t>
              </w:r>
            </w:ins>
          </w:p>
          <w:p w14:paraId="1DCDF60A" w14:textId="7A2A51A0" w:rsidR="00E35A62" w:rsidRDefault="003E0B96" w:rsidP="006952C2">
            <w:pPr>
              <w:spacing w:before="0"/>
              <w:rPr>
                <w:lang w:eastAsia="ko-KR"/>
              </w:rPr>
            </w:pPr>
            <w:r>
              <w:rPr>
                <w:rFonts w:hint="eastAsia"/>
                <w:lang w:eastAsia="ko-KR"/>
              </w:rPr>
              <w:t xml:space="preserve">3: </w:t>
            </w:r>
            <w:del w:id="2256" w:author="Jason Rhee" w:date="2024-10-23T16:59:00Z" w16du:dateUtc="2024-10-23T05:59:00Z">
              <w:r w:rsidDel="00EB2FAE">
                <w:rPr>
                  <w:rFonts w:hint="eastAsia"/>
                  <w:lang w:eastAsia="ko-KR"/>
                </w:rPr>
                <w:delText>actualUpdate</w:delText>
              </w:r>
            </w:del>
            <w:ins w:id="2257" w:author="Jason Rhee" w:date="2024-10-23T16:59:00Z" w16du:dateUtc="2024-10-23T05:59:00Z">
              <w:r w:rsidR="00EB2FAE">
                <w:rPr>
                  <w:rFonts w:hint="eastAsia"/>
                  <w:lang w:eastAsia="ko-KR"/>
                </w:rPr>
                <w:t>Actual Update</w:t>
              </w:r>
            </w:ins>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0E0F44DE" w:rsidR="003E0B96" w:rsidRDefault="003E0B96" w:rsidP="006952C2">
            <w:pPr>
              <w:spacing w:after="0"/>
              <w:rPr>
                <w:lang w:eastAsia="ko-KR"/>
              </w:rPr>
            </w:pPr>
            <w:r>
              <w:rPr>
                <w:rFonts w:hint="eastAsia"/>
                <w:lang w:eastAsia="ko-KR"/>
              </w:rPr>
              <w:t xml:space="preserve">1: </w:t>
            </w:r>
            <w:del w:id="2258" w:author="Jason Rhee" w:date="2024-10-23T17:01:00Z" w16du:dateUtc="2024-10-23T06:01:00Z">
              <w:r w:rsidDel="000B152F">
                <w:rPr>
                  <w:lang w:eastAsia="ko-KR"/>
                </w:rPr>
                <w:delText>timeWindow</w:delText>
              </w:r>
            </w:del>
            <w:ins w:id="2259" w:author="Jason Rhee" w:date="2024-10-23T17:01:00Z" w16du:dateUtc="2024-10-23T06:01:00Z">
              <w:r w:rsidR="000B152F">
                <w:rPr>
                  <w:lang w:eastAsia="ko-KR"/>
                </w:rPr>
                <w:t>Time Window</w:t>
              </w:r>
            </w:ins>
          </w:p>
          <w:p w14:paraId="7750FC89" w14:textId="503EC61B" w:rsidR="00E35A62" w:rsidRDefault="003E0B96" w:rsidP="006952C2">
            <w:pPr>
              <w:spacing w:before="0"/>
              <w:rPr>
                <w:lang w:eastAsia="ko-KR"/>
              </w:rPr>
            </w:pPr>
            <w:r>
              <w:rPr>
                <w:lang w:eastAsia="ko-KR"/>
              </w:rPr>
              <w:t xml:space="preserve">2: </w:t>
            </w:r>
            <w:del w:id="2260" w:author="Jason Rhee" w:date="2024-10-23T17:02:00Z" w16du:dateUtc="2024-10-23T06:02:00Z">
              <w:r w:rsidR="00A956AA" w:rsidDel="000B152F">
                <w:rPr>
                  <w:lang w:eastAsia="ko-KR"/>
                </w:rPr>
                <w:delText>maximumDraught</w:delText>
              </w:r>
            </w:del>
            <w:ins w:id="2261" w:author="Jason Rhee" w:date="2024-10-23T17:02:00Z" w16du:dateUtc="2024-10-23T06:02:00Z">
              <w:r w:rsidR="000B152F">
                <w:rPr>
                  <w:lang w:eastAsia="ko-KR"/>
                </w:rPr>
                <w:t>Maximum Draught</w:t>
              </w:r>
            </w:ins>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2262" w:name="idmarkerx16777217x198100"/>
      <w:bookmarkStart w:id="2263" w:name="_Toc527705896"/>
      <w:bookmarkStart w:id="2264" w:name="_Toc528589784"/>
      <w:bookmarkEnd w:id="2262"/>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2263"/>
      <w:bookmarkEnd w:id="2264"/>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2265" w:name="idmarkerx16777217x198807"/>
      <w:bookmarkStart w:id="2266" w:name="_Toc527705897"/>
      <w:bookmarkStart w:id="2267" w:name="_Toc528589785"/>
      <w:bookmarkEnd w:id="2265"/>
      <w:r>
        <w:t>UnderKeelClearanceAlmost</w:t>
      </w:r>
      <w:r w:rsidR="0002483E">
        <w:t>N</w:t>
      </w:r>
      <w:r w:rsidR="00C92FE4">
        <w:t>on</w:t>
      </w:r>
      <w:r>
        <w:t>NavigableArea</w:t>
      </w:r>
      <w:bookmarkEnd w:id="2266"/>
      <w:bookmarkEnd w:id="2267"/>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2268" w:name="_Toc527705898"/>
      <w:bookmarkStart w:id="2269" w:name="_Toc528589786"/>
      <w:r>
        <w:lastRenderedPageBreak/>
        <w:t>UnderKeelClearanceControlPoint</w:t>
      </w:r>
      <w:bookmarkEnd w:id="2268"/>
      <w:bookmarkEnd w:id="2269"/>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2270" w:name="_Toc528325769"/>
      <w:bookmarkStart w:id="2271" w:name="_Toc127463893"/>
      <w:bookmarkStart w:id="2272" w:name="_Toc128125519"/>
      <w:bookmarkStart w:id="2273" w:name="_Toc141176301"/>
      <w:bookmarkStart w:id="2274" w:name="_Toc141176466"/>
      <w:bookmarkStart w:id="2275" w:name="_Toc141177098"/>
      <w:bookmarkStart w:id="2276" w:name="_Toc180596590"/>
      <w:bookmarkStart w:id="2277" w:name="_Toc180752600"/>
      <w:bookmarkEnd w:id="2270"/>
      <w:r w:rsidRPr="00D129DC">
        <w:lastRenderedPageBreak/>
        <w:t>Portrayal Catalogue</w:t>
      </w:r>
      <w:bookmarkEnd w:id="2271"/>
      <w:bookmarkEnd w:id="2272"/>
      <w:bookmarkEnd w:id="2273"/>
      <w:bookmarkEnd w:id="2274"/>
      <w:bookmarkEnd w:id="2275"/>
      <w:bookmarkEnd w:id="2276"/>
      <w:bookmarkEnd w:id="2277"/>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2278" w:name="_Toc527707420"/>
      <w:bookmarkStart w:id="2279" w:name="_Toc528589788"/>
      <w:bookmarkStart w:id="2280" w:name="_Toc516378"/>
      <w:bookmarkStart w:id="2281" w:name="_Toc127463894"/>
      <w:bookmarkStart w:id="2282" w:name="_Toc128125520"/>
      <w:bookmarkStart w:id="2283" w:name="_Toc141176302"/>
      <w:bookmarkStart w:id="2284" w:name="_Toc141176467"/>
      <w:bookmarkStart w:id="2285" w:name="_Toc141177099"/>
      <w:bookmarkStart w:id="2286" w:name="_Toc180596591"/>
      <w:bookmarkStart w:id="2287" w:name="_Toc180752601"/>
      <w:r>
        <w:t>Catalogue header information</w:t>
      </w:r>
      <w:bookmarkEnd w:id="2278"/>
      <w:bookmarkEnd w:id="2279"/>
      <w:bookmarkEnd w:id="2280"/>
      <w:bookmarkEnd w:id="2281"/>
      <w:bookmarkEnd w:id="2282"/>
      <w:bookmarkEnd w:id="2283"/>
      <w:bookmarkEnd w:id="2284"/>
      <w:bookmarkEnd w:id="2285"/>
      <w:bookmarkEnd w:id="2286"/>
      <w:bookmarkEnd w:id="2287"/>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25880222" w:rsidR="006916E5" w:rsidRDefault="003E0B96" w:rsidP="00A51240">
      <w:pPr>
        <w:spacing w:before="0"/>
      </w:pPr>
      <w:r>
        <w:t>Version Number:</w:t>
      </w:r>
      <w:r w:rsidR="005A50C3">
        <w:t xml:space="preserve"> </w:t>
      </w:r>
      <w:del w:id="2288" w:author="Jason Rhee" w:date="2024-10-25T16:25:00Z" w16du:dateUtc="2024-10-25T05:25:00Z">
        <w:r w:rsidR="005A50C3" w:rsidDel="00B63D72">
          <w:delText>1.</w:delText>
        </w:r>
      </w:del>
      <w:del w:id="2289" w:author="Jason Rhee" w:date="2024-10-23T16:40:00Z" w16du:dateUtc="2024-10-23T05:40:00Z">
        <w:r w:rsidR="005352E1" w:rsidDel="00592593">
          <w:rPr>
            <w:rFonts w:eastAsiaTheme="minorEastAsia" w:hint="eastAsia"/>
            <w:lang w:eastAsia="ko-KR"/>
          </w:rPr>
          <w:delText>2</w:delText>
        </w:r>
      </w:del>
      <w:del w:id="2290" w:author="Jason Rhee" w:date="2024-10-25T16:25:00Z" w16du:dateUtc="2024-10-25T05:25:00Z">
        <w:r w:rsidR="005A50C3" w:rsidDel="00B63D72">
          <w:delText>.0</w:delText>
        </w:r>
      </w:del>
      <w:ins w:id="2291" w:author="Jason Rhee" w:date="2024-10-25T16:25:00Z" w16du:dateUtc="2024-10-25T05:25:00Z">
        <w:r w:rsidR="00B63D72">
          <w:t>2.0.0</w:t>
        </w:r>
      </w:ins>
    </w:p>
    <w:p w14:paraId="7426E8C6" w14:textId="77B2DEE5"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del w:id="2292" w:author="Jason Rhee" w:date="2024-10-23T17:16:00Z" w16du:dateUtc="2024-10-23T06:16:00Z">
        <w:r w:rsidR="00D26EE2" w:rsidDel="00796B36">
          <w:rPr>
            <w:rFonts w:eastAsiaTheme="minorEastAsia" w:hint="eastAsia"/>
            <w:lang w:eastAsia="ko-KR"/>
          </w:rPr>
          <w:delText>07</w:delText>
        </w:r>
      </w:del>
      <w:ins w:id="2293" w:author="Jason Rhee" w:date="2024-10-23T17:16:00Z" w16du:dateUtc="2024-10-23T06:16:00Z">
        <w:r w:rsidR="00796B36">
          <w:rPr>
            <w:rFonts w:eastAsiaTheme="minorEastAsia"/>
            <w:lang w:eastAsia="ko-KR"/>
          </w:rPr>
          <w:t>10</w:t>
        </w:r>
      </w:ins>
      <w:r>
        <w:t>-</w:t>
      </w:r>
      <w:del w:id="2294" w:author="Jason Rhee" w:date="2024-10-23T17:16:00Z" w16du:dateUtc="2024-10-23T06:16:00Z">
        <w:r w:rsidR="00D26EE2" w:rsidDel="00796B36">
          <w:rPr>
            <w:rFonts w:eastAsiaTheme="minorEastAsia" w:hint="eastAsia"/>
            <w:lang w:eastAsia="ko-KR"/>
          </w:rPr>
          <w:delText>1</w:delText>
        </w:r>
        <w:r w:rsidR="00E026D9" w:rsidDel="00796B36">
          <w:rPr>
            <w:rFonts w:eastAsiaTheme="minorEastAsia" w:hint="eastAsia"/>
            <w:lang w:eastAsia="ko-KR"/>
          </w:rPr>
          <w:delText>9</w:delText>
        </w:r>
      </w:del>
      <w:ins w:id="2295" w:author="Jason Rhee" w:date="2024-10-23T17:16:00Z" w16du:dateUtc="2024-10-23T06:16:00Z">
        <w:r w:rsidR="00796B36">
          <w:rPr>
            <w:rFonts w:eastAsiaTheme="minorEastAsia"/>
            <w:lang w:eastAsia="ko-KR"/>
          </w:rPr>
          <w:t>09</w:t>
        </w:r>
      </w:ins>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2296" w:name="_Toc527707421"/>
      <w:bookmarkStart w:id="2297" w:name="_Toc528589789"/>
      <w:bookmarkStart w:id="2298" w:name="_Toc516379"/>
      <w:bookmarkStart w:id="2299" w:name="_Toc127463895"/>
      <w:bookmarkStart w:id="2300" w:name="_Toc128125521"/>
      <w:bookmarkStart w:id="2301" w:name="_Toc141176303"/>
      <w:bookmarkStart w:id="2302" w:name="_Toc141176468"/>
      <w:bookmarkStart w:id="2303" w:name="_Toc141177100"/>
      <w:bookmarkStart w:id="2304" w:name="_Toc180596592"/>
      <w:bookmarkStart w:id="2305" w:name="_Toc180752602"/>
      <w:r>
        <w:lastRenderedPageBreak/>
        <w:t>Definition Sources</w:t>
      </w:r>
      <w:bookmarkEnd w:id="2296"/>
      <w:bookmarkEnd w:id="2297"/>
      <w:bookmarkEnd w:id="2298"/>
      <w:bookmarkEnd w:id="2299"/>
      <w:bookmarkEnd w:id="2300"/>
      <w:bookmarkEnd w:id="2301"/>
      <w:bookmarkEnd w:id="2302"/>
      <w:bookmarkEnd w:id="2303"/>
      <w:bookmarkEnd w:id="2304"/>
      <w:bookmarkEnd w:id="2305"/>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2306" w:name="_Toc527707422"/>
      <w:bookmarkStart w:id="2307" w:name="_Toc528589790"/>
      <w:bookmarkStart w:id="2308" w:name="_Toc516380"/>
      <w:bookmarkStart w:id="2309" w:name="_Toc127463896"/>
      <w:bookmarkStart w:id="2310" w:name="_Toc128125522"/>
      <w:bookmarkStart w:id="2311" w:name="_Toc141176304"/>
      <w:bookmarkStart w:id="2312" w:name="_Toc141176469"/>
      <w:bookmarkStart w:id="2313" w:name="_Toc141177101"/>
      <w:bookmarkStart w:id="2314" w:name="_Toc180596593"/>
      <w:bookmarkStart w:id="2315" w:name="_Toc180752603"/>
      <w:r>
        <w:lastRenderedPageBreak/>
        <w:t>Color Profiles</w:t>
      </w:r>
      <w:bookmarkEnd w:id="2306"/>
      <w:bookmarkEnd w:id="2307"/>
      <w:bookmarkEnd w:id="2308"/>
      <w:bookmarkEnd w:id="2309"/>
      <w:bookmarkEnd w:id="2310"/>
      <w:bookmarkEnd w:id="2311"/>
      <w:bookmarkEnd w:id="2312"/>
      <w:bookmarkEnd w:id="2313"/>
      <w:bookmarkEnd w:id="2314"/>
      <w:bookmarkEnd w:id="2315"/>
    </w:p>
    <w:p w14:paraId="0FACBD4E" w14:textId="11F82A58" w:rsidR="003E0B96" w:rsidRDefault="003E0B96" w:rsidP="00716349">
      <w:pPr>
        <w:pStyle w:val="Annex-Heading3"/>
        <w:rPr>
          <w:rFonts w:ascii="Times New Roman" w:hAnsi="Times New Roman"/>
          <w:szCs w:val="24"/>
        </w:rPr>
      </w:pPr>
      <w:bookmarkStart w:id="2316" w:name="_Toc527707423"/>
      <w:bookmarkStart w:id="2317" w:name="_Toc528589791"/>
      <w:r>
        <w:t>UKC color profile</w:t>
      </w:r>
      <w:bookmarkEnd w:id="2316"/>
      <w:bookmarkEnd w:id="2317"/>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2318" w:name="_Toc527707424"/>
      <w:bookmarkStart w:id="2319" w:name="_Toc528589792"/>
      <w:bookmarkStart w:id="2320" w:name="_Toc516381"/>
      <w:bookmarkStart w:id="2321" w:name="_Toc127463897"/>
      <w:bookmarkStart w:id="2322" w:name="_Toc128125523"/>
      <w:bookmarkStart w:id="2323" w:name="_Toc141176305"/>
      <w:bookmarkStart w:id="2324" w:name="_Toc141176470"/>
      <w:bookmarkStart w:id="2325" w:name="_Toc141177102"/>
      <w:bookmarkStart w:id="2326" w:name="_Toc180596594"/>
      <w:bookmarkStart w:id="2327" w:name="_Toc180752604"/>
      <w:r w:rsidRPr="002464F7">
        <w:lastRenderedPageBreak/>
        <w:t>Symbols</w:t>
      </w:r>
      <w:bookmarkEnd w:id="2318"/>
      <w:bookmarkEnd w:id="2319"/>
      <w:bookmarkEnd w:id="2320"/>
      <w:bookmarkEnd w:id="2321"/>
      <w:bookmarkEnd w:id="2322"/>
      <w:bookmarkEnd w:id="2323"/>
      <w:bookmarkEnd w:id="2324"/>
      <w:bookmarkEnd w:id="2325"/>
      <w:bookmarkEnd w:id="2326"/>
      <w:bookmarkEnd w:id="2327"/>
    </w:p>
    <w:p w14:paraId="472A99F2" w14:textId="476D4AD7" w:rsidR="003E0B96" w:rsidRDefault="002C4B93" w:rsidP="00716349">
      <w:pPr>
        <w:pStyle w:val="Annex-Heading3"/>
        <w:rPr>
          <w:rFonts w:ascii="Times New Roman" w:hAnsi="Times New Roman"/>
          <w:szCs w:val="24"/>
        </w:rPr>
      </w:pPr>
      <w:bookmarkStart w:id="2328" w:name="_Toc527707425"/>
      <w:bookmarkStart w:id="2329" w:name="_Toc528589793"/>
      <w:r w:rsidRPr="002C4B93">
        <w:t>UKCCONPT</w:t>
      </w:r>
      <w:bookmarkEnd w:id="2328"/>
      <w:bookmarkEnd w:id="2329"/>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2330" w:name="_Toc527707426"/>
      <w:bookmarkStart w:id="2331" w:name="_Toc528589794"/>
      <w:bookmarkStart w:id="2332" w:name="_Toc516382"/>
      <w:bookmarkStart w:id="2333" w:name="_Toc127463898"/>
      <w:bookmarkStart w:id="2334" w:name="_Toc128125524"/>
      <w:bookmarkStart w:id="2335" w:name="_Toc141176306"/>
      <w:bookmarkStart w:id="2336" w:name="_Toc141176471"/>
      <w:bookmarkStart w:id="2337" w:name="_Toc141177103"/>
      <w:bookmarkStart w:id="2338" w:name="_Toc180596595"/>
      <w:bookmarkStart w:id="2339" w:name="_Toc180752605"/>
      <w:r>
        <w:rPr>
          <w:rFonts w:hint="eastAsia"/>
        </w:rPr>
        <w:lastRenderedPageBreak/>
        <w:t>Line</w:t>
      </w:r>
      <w:r>
        <w:t xml:space="preserve"> </w:t>
      </w:r>
      <w:r>
        <w:rPr>
          <w:rFonts w:hint="eastAsia"/>
        </w:rPr>
        <w:t>styles</w:t>
      </w:r>
      <w:bookmarkEnd w:id="2330"/>
      <w:bookmarkEnd w:id="2331"/>
      <w:bookmarkEnd w:id="2332"/>
      <w:bookmarkEnd w:id="2333"/>
      <w:bookmarkEnd w:id="2334"/>
      <w:bookmarkEnd w:id="2335"/>
      <w:bookmarkEnd w:id="2336"/>
      <w:bookmarkEnd w:id="2337"/>
      <w:bookmarkEnd w:id="2338"/>
      <w:bookmarkEnd w:id="2339"/>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2340" w:name="_Toc527707428"/>
      <w:bookmarkStart w:id="2341" w:name="_Toc528589796"/>
      <w:bookmarkStart w:id="2342" w:name="_Toc516383"/>
      <w:bookmarkStart w:id="2343" w:name="_Toc127463899"/>
      <w:bookmarkStart w:id="2344" w:name="_Toc128125525"/>
      <w:bookmarkStart w:id="2345" w:name="_Toc141176307"/>
      <w:bookmarkStart w:id="2346" w:name="_Toc141176472"/>
      <w:bookmarkStart w:id="2347" w:name="_Toc141177104"/>
      <w:bookmarkStart w:id="2348" w:name="_Toc180596596"/>
      <w:bookmarkStart w:id="2349" w:name="_Toc180752606"/>
      <w:r>
        <w:rPr>
          <w:rFonts w:hint="eastAsia"/>
        </w:rPr>
        <w:t>Area Fills</w:t>
      </w:r>
      <w:bookmarkEnd w:id="2340"/>
      <w:bookmarkEnd w:id="2341"/>
      <w:bookmarkEnd w:id="2342"/>
      <w:bookmarkEnd w:id="2343"/>
      <w:bookmarkEnd w:id="2344"/>
      <w:bookmarkEnd w:id="2345"/>
      <w:bookmarkEnd w:id="2346"/>
      <w:bookmarkEnd w:id="2347"/>
      <w:bookmarkEnd w:id="2348"/>
      <w:bookmarkEnd w:id="2349"/>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2350" w:name="_Toc527707431"/>
      <w:bookmarkStart w:id="2351" w:name="_Toc528589799"/>
      <w:bookmarkStart w:id="2352" w:name="_Toc516384"/>
      <w:bookmarkStart w:id="2353" w:name="_Toc127463900"/>
      <w:bookmarkStart w:id="2354" w:name="_Toc128125526"/>
      <w:bookmarkStart w:id="2355" w:name="_Toc141176308"/>
      <w:bookmarkStart w:id="2356" w:name="_Toc141176473"/>
      <w:bookmarkStart w:id="2357" w:name="_Toc141177105"/>
      <w:bookmarkStart w:id="2358" w:name="_Toc180596597"/>
      <w:bookmarkStart w:id="2359" w:name="_Toc180752607"/>
      <w:r>
        <w:rPr>
          <w:rFonts w:hint="eastAsia"/>
        </w:rPr>
        <w:lastRenderedPageBreak/>
        <w:t>Fonts</w:t>
      </w:r>
      <w:bookmarkEnd w:id="2350"/>
      <w:bookmarkEnd w:id="2351"/>
      <w:bookmarkEnd w:id="2352"/>
      <w:bookmarkEnd w:id="2353"/>
      <w:bookmarkEnd w:id="2354"/>
      <w:bookmarkEnd w:id="2355"/>
      <w:bookmarkEnd w:id="2356"/>
      <w:bookmarkEnd w:id="2357"/>
      <w:bookmarkEnd w:id="2358"/>
      <w:bookmarkEnd w:id="2359"/>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2360" w:name="_Toc527707432"/>
      <w:bookmarkStart w:id="2361" w:name="_Toc528589800"/>
      <w:bookmarkStart w:id="2362" w:name="_Toc516385"/>
      <w:bookmarkStart w:id="2363" w:name="_Toc127463901"/>
      <w:bookmarkStart w:id="2364" w:name="_Toc128125527"/>
      <w:bookmarkStart w:id="2365" w:name="_Toc141176309"/>
      <w:bookmarkStart w:id="2366" w:name="_Toc141176474"/>
      <w:bookmarkStart w:id="2367" w:name="_Toc141177106"/>
      <w:bookmarkStart w:id="2368" w:name="_Toc180596598"/>
      <w:bookmarkStart w:id="2369" w:name="_Toc180752608"/>
      <w:r>
        <w:lastRenderedPageBreak/>
        <w:t>Viewing Group</w:t>
      </w:r>
      <w:bookmarkEnd w:id="2360"/>
      <w:bookmarkEnd w:id="2361"/>
      <w:bookmarkEnd w:id="2362"/>
      <w:bookmarkEnd w:id="2363"/>
      <w:bookmarkEnd w:id="2364"/>
      <w:bookmarkEnd w:id="2365"/>
      <w:bookmarkEnd w:id="2366"/>
      <w:bookmarkEnd w:id="2367"/>
      <w:bookmarkEnd w:id="2368"/>
      <w:bookmarkEnd w:id="2369"/>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4D81249B" w:rsidR="0009187F" w:rsidRPr="00FF24A0" w:rsidRDefault="0009187F" w:rsidP="00841212">
      <w:pPr>
        <w:rPr>
          <w:rFonts w:eastAsiaTheme="minorEastAsia"/>
          <w:lang w:eastAsia="ko-KR"/>
        </w:rPr>
      </w:pPr>
      <w:r>
        <w:rPr>
          <w:rFonts w:eastAsiaTheme="minorEastAsia" w:hint="eastAsia"/>
          <w:lang w:eastAsia="ko-KR"/>
        </w:rPr>
        <w:t xml:space="preserve">ID: </w:t>
      </w:r>
      <w:r w:rsidR="00517AC2">
        <w:rPr>
          <w:rFonts w:eastAsiaTheme="minorEastAsia"/>
          <w:lang w:eastAsia="ko-KR"/>
        </w:rPr>
        <w:t>29010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2EA1DF26" w:rsidR="00947863" w:rsidRPr="00FF24A0" w:rsidRDefault="00947863" w:rsidP="008F438A">
      <w:pPr>
        <w:rPr>
          <w:rFonts w:eastAsiaTheme="minorEastAsia"/>
          <w:lang w:eastAsia="ko-KR"/>
        </w:rPr>
      </w:pPr>
      <w:r>
        <w:rPr>
          <w:rFonts w:eastAsiaTheme="minorEastAsia" w:hint="eastAsia"/>
          <w:lang w:eastAsia="ko-KR"/>
        </w:rPr>
        <w:t xml:space="preserve">ID: </w:t>
      </w:r>
      <w:r w:rsidR="00517AC2">
        <w:rPr>
          <w:rFonts w:eastAsiaTheme="minorEastAsia"/>
          <w:lang w:eastAsia="ko-KR"/>
        </w:rPr>
        <w:t>29020</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12FA8402"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29030</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2FA6F3FB"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29050</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581B8B2E" w:rsidR="0009201D" w:rsidRDefault="0009201D" w:rsidP="0009201D">
      <w:pPr>
        <w:rPr>
          <w:rFonts w:eastAsiaTheme="minorEastAsia"/>
          <w:lang w:eastAsia="ko-KR"/>
        </w:rPr>
      </w:pPr>
      <w:r>
        <w:rPr>
          <w:rFonts w:eastAsiaTheme="minorEastAsia" w:hint="eastAsia"/>
          <w:lang w:eastAsia="ko-KR"/>
        </w:rPr>
        <w:t xml:space="preserve">ID: </w:t>
      </w:r>
      <w:r w:rsidR="00517AC2">
        <w:rPr>
          <w:rFonts w:eastAsiaTheme="minorEastAsia"/>
          <w:lang w:eastAsia="ko-KR"/>
        </w:rPr>
        <w:t>29060</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1385DDF4"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29070</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11A09284" w:rsidR="0009201D" w:rsidRDefault="0009201D" w:rsidP="00947863">
      <w:pPr>
        <w:rPr>
          <w:rFonts w:eastAsiaTheme="minorEastAsia"/>
          <w:lang w:val="en-GB" w:eastAsia="ko-KR"/>
        </w:rPr>
      </w:pPr>
      <w:r>
        <w:rPr>
          <w:rFonts w:eastAsiaTheme="minorEastAsia" w:hint="eastAsia"/>
          <w:lang w:val="en-GB" w:eastAsia="ko-KR"/>
        </w:rPr>
        <w:t xml:space="preserve">ID: </w:t>
      </w:r>
      <w:r w:rsidR="00517AC2">
        <w:rPr>
          <w:rFonts w:eastAsiaTheme="minorEastAsia"/>
          <w:lang w:eastAsia="ko-KR"/>
        </w:rPr>
        <w:t>29040</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2370" w:name="_Toc180596599"/>
      <w:bookmarkStart w:id="2371" w:name="_Toc180752609"/>
      <w:r>
        <w:rPr>
          <w:rFonts w:eastAsiaTheme="minorEastAsia" w:hint="eastAsia"/>
          <w:lang w:eastAsia="ko-KR"/>
        </w:rPr>
        <w:t>Viewing Group Layer</w:t>
      </w:r>
      <w:bookmarkEnd w:id="2370"/>
      <w:bookmarkEnd w:id="2371"/>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2372" w:name="_Toc180596600"/>
      <w:bookmarkStart w:id="2373" w:name="_Toc180752610"/>
      <w:r>
        <w:rPr>
          <w:rFonts w:eastAsiaTheme="minorEastAsia" w:hint="eastAsia"/>
          <w:lang w:eastAsia="ko-KR"/>
        </w:rPr>
        <w:t>Context</w:t>
      </w:r>
      <w:bookmarkEnd w:id="2372"/>
      <w:bookmarkEnd w:id="2373"/>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2374" w:name="_Toc527707433"/>
      <w:bookmarkStart w:id="2375" w:name="_Toc528589801"/>
      <w:bookmarkStart w:id="2376" w:name="_Toc516386"/>
      <w:bookmarkStart w:id="2377" w:name="_Toc127463902"/>
      <w:bookmarkStart w:id="2378" w:name="_Toc128125528"/>
      <w:bookmarkStart w:id="2379" w:name="_Toc141176310"/>
      <w:bookmarkStart w:id="2380" w:name="_Toc141176475"/>
      <w:bookmarkStart w:id="2381" w:name="_Toc141177107"/>
      <w:bookmarkStart w:id="2382" w:name="_Toc180596601"/>
      <w:bookmarkStart w:id="2383" w:name="_Toc180752611"/>
      <w:r>
        <w:rPr>
          <w:rFonts w:hint="eastAsia"/>
        </w:rPr>
        <w:lastRenderedPageBreak/>
        <w:t>Rules</w:t>
      </w:r>
      <w:bookmarkEnd w:id="2374"/>
      <w:bookmarkEnd w:id="2375"/>
      <w:bookmarkEnd w:id="2376"/>
      <w:bookmarkEnd w:id="2377"/>
      <w:bookmarkEnd w:id="2378"/>
      <w:bookmarkEnd w:id="2379"/>
      <w:bookmarkEnd w:id="2380"/>
      <w:bookmarkEnd w:id="2381"/>
      <w:bookmarkEnd w:id="2382"/>
      <w:bookmarkEnd w:id="2383"/>
    </w:p>
    <w:p w14:paraId="3F137553" w14:textId="52E75319" w:rsidR="003E0B96" w:rsidRDefault="003E0B96" w:rsidP="00331C2F">
      <w:pPr>
        <w:pStyle w:val="Annex-Heading3"/>
        <w:rPr>
          <w:rFonts w:ascii="Times New Roman" w:hAnsi="Times New Roman"/>
          <w:szCs w:val="24"/>
        </w:rPr>
      </w:pPr>
      <w:bookmarkStart w:id="2384" w:name="_Toc527707434"/>
      <w:bookmarkStart w:id="2385" w:name="_Toc528589802"/>
      <w:r>
        <w:t>Main</w:t>
      </w:r>
      <w:bookmarkEnd w:id="2384"/>
      <w:bookmarkEnd w:id="2385"/>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2386" w:name="_Toc527707435"/>
      <w:bookmarkStart w:id="2387" w:name="_Toc528589803"/>
      <w:r>
        <w:t>Control Point</w:t>
      </w:r>
      <w:bookmarkEnd w:id="2386"/>
      <w:bookmarkEnd w:id="2387"/>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2388" w:name="_Toc527707436"/>
      <w:bookmarkStart w:id="2389" w:name="_Toc528589804"/>
      <w:r>
        <w:t>Information Box</w:t>
      </w:r>
      <w:bookmarkEnd w:id="2388"/>
      <w:bookmarkEnd w:id="2389"/>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2390" w:name="_Toc527707437"/>
      <w:bookmarkStart w:id="2391" w:name="_Toc528589805"/>
      <w:r>
        <w:t xml:space="preserve">Almost </w:t>
      </w:r>
      <w:r w:rsidR="00C92FE4">
        <w:t>Non</w:t>
      </w:r>
      <w:r w:rsidR="002E5829">
        <w:rPr>
          <w:rFonts w:eastAsiaTheme="minorEastAsia" w:hint="eastAsia"/>
          <w:lang w:eastAsia="ko-KR"/>
        </w:rPr>
        <w:t xml:space="preserve"> </w:t>
      </w:r>
      <w:r>
        <w:t>Navigable Area</w:t>
      </w:r>
      <w:bookmarkEnd w:id="2390"/>
      <w:bookmarkEnd w:id="2391"/>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2392" w:name="_Toc527707438"/>
      <w:bookmarkStart w:id="2393" w:name="_Toc528589806"/>
      <w:r>
        <w:t>Non</w:t>
      </w:r>
      <w:r w:rsidR="002E5829">
        <w:rPr>
          <w:rFonts w:eastAsiaTheme="minorEastAsia" w:hint="eastAsia"/>
          <w:lang w:eastAsia="ko-KR"/>
        </w:rPr>
        <w:t xml:space="preserve"> </w:t>
      </w:r>
      <w:r>
        <w:t>Navigable Area</w:t>
      </w:r>
      <w:bookmarkEnd w:id="2392"/>
      <w:bookmarkEnd w:id="2393"/>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2394" w:name="_Toc127463903"/>
      <w:bookmarkStart w:id="2395" w:name="_Toc128125529"/>
      <w:bookmarkStart w:id="2396" w:name="_Toc141176311"/>
      <w:bookmarkStart w:id="2397" w:name="_Toc141176476"/>
      <w:bookmarkStart w:id="2398" w:name="_Toc141177108"/>
      <w:bookmarkStart w:id="2399" w:name="_Toc180596602"/>
      <w:bookmarkStart w:id="2400" w:name="_Toc180752612"/>
      <w:r>
        <w:lastRenderedPageBreak/>
        <w:t xml:space="preserve">Data </w:t>
      </w:r>
      <w:r w:rsidR="002F4516" w:rsidRPr="00D129DC">
        <w:t>Validation Checks</w:t>
      </w:r>
      <w:bookmarkEnd w:id="2394"/>
      <w:bookmarkEnd w:id="2395"/>
      <w:bookmarkEnd w:id="2396"/>
      <w:bookmarkEnd w:id="2397"/>
      <w:bookmarkEnd w:id="2398"/>
      <w:bookmarkEnd w:id="2399"/>
      <w:bookmarkEnd w:id="2400"/>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5"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2401" w:name="_Toc127463904"/>
      <w:bookmarkStart w:id="2402" w:name="_Toc128125530"/>
      <w:bookmarkStart w:id="2403" w:name="_Toc141176312"/>
      <w:bookmarkStart w:id="2404" w:name="_Toc141176477"/>
      <w:bookmarkStart w:id="2405" w:name="_Toc141177109"/>
      <w:bookmarkStart w:id="2406" w:name="_Toc180596603"/>
      <w:bookmarkStart w:id="2407" w:name="_Toc180752613"/>
      <w:r>
        <w:lastRenderedPageBreak/>
        <w:t>Geometry</w:t>
      </w:r>
      <w:bookmarkEnd w:id="2401"/>
      <w:bookmarkEnd w:id="2402"/>
      <w:bookmarkEnd w:id="2403"/>
      <w:bookmarkEnd w:id="2404"/>
      <w:bookmarkEnd w:id="2405"/>
      <w:bookmarkEnd w:id="2406"/>
      <w:bookmarkEnd w:id="2407"/>
    </w:p>
    <w:p w14:paraId="6EE95239" w14:textId="4C9E6286" w:rsidR="003E0B96" w:rsidRPr="0069011F" w:rsidRDefault="002464F7" w:rsidP="00B3435A">
      <w:pPr>
        <w:pStyle w:val="Annexheader-level2"/>
      </w:pPr>
      <w:bookmarkStart w:id="2408" w:name="_Toc516389"/>
      <w:bookmarkStart w:id="2409" w:name="_Toc127463905"/>
      <w:bookmarkStart w:id="2410" w:name="_Toc128125531"/>
      <w:bookmarkStart w:id="2411" w:name="_Toc141176313"/>
      <w:bookmarkStart w:id="2412" w:name="_Toc141176478"/>
      <w:bookmarkStart w:id="2413" w:name="_Toc141177110"/>
      <w:bookmarkStart w:id="2414" w:name="_Toc180596604"/>
      <w:bookmarkStart w:id="2415" w:name="_Toc180752614"/>
      <w:r>
        <w:t>Introduction</w:t>
      </w:r>
      <w:bookmarkEnd w:id="2408"/>
      <w:bookmarkEnd w:id="2409"/>
      <w:bookmarkEnd w:id="2410"/>
      <w:bookmarkEnd w:id="2411"/>
      <w:bookmarkEnd w:id="2412"/>
      <w:bookmarkEnd w:id="2413"/>
      <w:bookmarkEnd w:id="2414"/>
      <w:bookmarkEnd w:id="2415"/>
    </w:p>
    <w:p w14:paraId="08044A7F" w14:textId="104D626F" w:rsidR="003E0B96" w:rsidRDefault="003E0B96" w:rsidP="00D41B9A">
      <w:pPr>
        <w:pStyle w:val="Annex-Heading3"/>
      </w:pPr>
      <w:bookmarkStart w:id="2416" w:name="_Toc528589814"/>
      <w:r w:rsidRPr="000A7861">
        <w:t>ISO 19125-1:2004</w:t>
      </w:r>
      <w:r>
        <w:t xml:space="preserve"> geometry</w:t>
      </w:r>
      <w:bookmarkEnd w:id="2416"/>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2417" w:name="_Toc516390"/>
      <w:bookmarkStart w:id="2418" w:name="_Toc127463906"/>
      <w:bookmarkStart w:id="2419" w:name="_Toc128125532"/>
      <w:bookmarkStart w:id="2420" w:name="_Toc141176314"/>
      <w:bookmarkStart w:id="2421" w:name="_Toc141176479"/>
      <w:bookmarkStart w:id="2422" w:name="_Toc141177111"/>
      <w:bookmarkStart w:id="2423" w:name="_Toc180596605"/>
      <w:bookmarkStart w:id="2424" w:name="_Toc180752615"/>
      <w:r>
        <w:t>Geometric Operator Definitions</w:t>
      </w:r>
      <w:bookmarkEnd w:id="2417"/>
      <w:bookmarkEnd w:id="2418"/>
      <w:bookmarkEnd w:id="2419"/>
      <w:bookmarkEnd w:id="2420"/>
      <w:bookmarkEnd w:id="2421"/>
      <w:bookmarkEnd w:id="2422"/>
      <w:bookmarkEnd w:id="2423"/>
      <w:bookmarkEnd w:id="2424"/>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2425" w:name="_Toc516391"/>
      <w:r w:rsidR="00FD3411">
        <w:rPr>
          <w:snapToGrid w:val="0"/>
        </w:rPr>
        <w:t>ve</w:t>
      </w:r>
      <w:r w:rsidR="000F7D65">
        <w:rPr>
          <w:snapToGrid w:val="0"/>
        </w:rPr>
        <w:t>.</w:t>
      </w:r>
      <w:bookmarkEnd w:id="2425"/>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5"/>
      <w:headerReference w:type="default" r:id="rId106"/>
      <w:footerReference w:type="even" r:id="rId107"/>
      <w:footerReference w:type="default" r:id="rId108"/>
      <w:headerReference w:type="first" r:id="rId109"/>
      <w:footerReference w:type="first" r:id="rId110"/>
      <w:pgSz w:w="11906" w:h="16838"/>
      <w:pgMar w:top="1134" w:right="1418" w:bottom="1418" w:left="1418" w:header="709" w:footer="788"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46" w:author="Perryman, Lindsay" w:date="2024-10-23T17:25:00Z" w:initials="PL">
    <w:p w14:paraId="42206D4F" w14:textId="47C7AAE2" w:rsidR="00A268A9" w:rsidRDefault="00000000">
      <w:pPr>
        <w:pStyle w:val="CommentText"/>
      </w:pPr>
      <w:r>
        <w:rPr>
          <w:rStyle w:val="CommentReference"/>
        </w:rPr>
        <w:annotationRef/>
      </w:r>
      <w:r w:rsidRPr="14E85965">
        <w:t>When was the last time these references were checked for currency?</w:t>
      </w:r>
    </w:p>
  </w:comment>
  <w:comment w:id="1147" w:author="Jason Rhee" w:date="2024-10-25T12:54:00Z" w:initials="JR">
    <w:p w14:paraId="7F508F3F" w14:textId="77777777" w:rsidR="00DC0DC4" w:rsidRDefault="00DC0DC4" w:rsidP="00DC0DC4">
      <w:pPr>
        <w:pStyle w:val="CommentText"/>
        <w:jc w:val="left"/>
      </w:pPr>
      <w:r>
        <w:rPr>
          <w:rStyle w:val="CommentReference"/>
        </w:rPr>
        <w:annotationRef/>
      </w:r>
      <w:r>
        <w:t>It was checked at time of 1.3.0 submission.</w:t>
      </w:r>
      <w:r>
        <w:br/>
        <w:t>Have removed versions from the documents apart from S-100 Ed. 5.2.0, for ease of maintenance going forward.</w:t>
      </w:r>
    </w:p>
  </w:comment>
  <w:comment w:id="1202" w:author="Perryman, Lindsay" w:date="2024-10-23T17:26:00Z" w:initials="PL">
    <w:p w14:paraId="6F0EA8BC" w14:textId="4FDE3FC0" w:rsidR="00A268A9" w:rsidRDefault="00000000">
      <w:pPr>
        <w:pStyle w:val="CommentText"/>
      </w:pPr>
      <w:r>
        <w:rPr>
          <w:rStyle w:val="CommentReference"/>
        </w:rPr>
        <w:annotationRef/>
      </w:r>
      <w:r w:rsidRPr="1AD94257">
        <w:t>Does this need updating to 1.3.1? If so, the document footer will need also to be updated.</w:t>
      </w:r>
    </w:p>
  </w:comment>
  <w:comment w:id="1203" w:author="Jason Rhee" w:date="2024-10-25T12:55:00Z" w:initials="JR">
    <w:p w14:paraId="0EDBFDEF" w14:textId="77777777" w:rsidR="00220CF7" w:rsidRDefault="00220CF7" w:rsidP="00220CF7">
      <w:pPr>
        <w:pStyle w:val="CommentText"/>
        <w:jc w:val="left"/>
      </w:pPr>
      <w:r>
        <w:rPr>
          <w:rStyle w:val="CommentReference"/>
        </w:rPr>
        <w:annotationRef/>
      </w:r>
      <w:r>
        <w:t>Correct. Thanks for the pick up.</w:t>
      </w:r>
      <w:r>
        <w:br/>
        <w:t>Footer also updated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206D4F" w15:done="0"/>
  <w15:commentEx w15:paraId="7F508F3F" w15:paraIdParent="42206D4F" w15:done="0"/>
  <w15:commentEx w15:paraId="6F0EA8BC" w15:done="0"/>
  <w15:commentEx w15:paraId="0EDBFDEF" w15:paraIdParent="6F0EA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A1C6" w16cex:dateUtc="2024-10-23T07:25:00Z"/>
  <w16cex:commentExtensible w16cex:durableId="7E7D6E3E" w16cex:dateUtc="2024-10-25T01:54:00Z"/>
  <w16cex:commentExtensible w16cex:durableId="5EB0DF36" w16cex:dateUtc="2024-10-23T07:26:00Z"/>
  <w16cex:commentExtensible w16cex:durableId="32A2D498" w16cex:dateUtc="2024-10-25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206D4F" w16cid:durableId="6458A1C6"/>
  <w16cid:commentId w16cid:paraId="7F508F3F" w16cid:durableId="7E7D6E3E"/>
  <w16cid:commentId w16cid:paraId="6F0EA8BC" w16cid:durableId="5EB0DF36"/>
  <w16cid:commentId w16cid:paraId="0EDBFDEF" w16cid:durableId="32A2D4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FB4F9" w14:textId="77777777" w:rsidR="000E63EE" w:rsidRDefault="000E63EE">
      <w:r>
        <w:separator/>
      </w:r>
    </w:p>
  </w:endnote>
  <w:endnote w:type="continuationSeparator" w:id="0">
    <w:p w14:paraId="0EA767AE" w14:textId="77777777" w:rsidR="000E63EE" w:rsidRDefault="000E63EE">
      <w:r>
        <w:continuationSeparator/>
      </w:r>
    </w:p>
  </w:endnote>
  <w:endnote w:type="continuationNotice" w:id="1">
    <w:p w14:paraId="2C01F444" w14:textId="77777777" w:rsidR="000E63EE" w:rsidRDefault="000E63E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62A86F59"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del w:id="904" w:author="Jason Rhee" w:date="2024-10-25T12:40:00Z" w16du:dateUtc="2024-10-25T01:40:00Z">
      <w:r w:rsidR="00FF2727" w:rsidDel="00844960">
        <w:rPr>
          <w:rFonts w:eastAsiaTheme="minorEastAsia" w:cs="Arial"/>
          <w:sz w:val="16"/>
          <w:lang w:eastAsia="ko-KR"/>
        </w:rPr>
        <w:delText>September</w:delText>
      </w:r>
      <w:r w:rsidR="00DF7643" w:rsidDel="00844960">
        <w:rPr>
          <w:rFonts w:eastAsiaTheme="minorEastAsia" w:cs="Arial" w:hint="eastAsia"/>
          <w:sz w:val="16"/>
          <w:lang w:eastAsia="ko-KR"/>
        </w:rPr>
        <w:delText xml:space="preserve"> </w:delText>
      </w:r>
    </w:del>
    <w:ins w:id="905" w:author="Jason Rhee" w:date="2024-10-25T12:40:00Z" w16du:dateUtc="2024-10-25T01:40:00Z">
      <w:r w:rsidR="00844960">
        <w:rPr>
          <w:rFonts w:eastAsiaTheme="minorEastAsia" w:cs="Arial"/>
          <w:sz w:val="16"/>
          <w:lang w:eastAsia="ko-KR"/>
        </w:rPr>
        <w:t>October</w:t>
      </w:r>
      <w:r w:rsidR="00844960">
        <w:rPr>
          <w:rFonts w:eastAsiaTheme="minorEastAsia" w:cs="Arial" w:hint="eastAsia"/>
          <w:sz w:val="16"/>
          <w:lang w:eastAsia="ko-KR"/>
        </w:rPr>
        <w:t xml:space="preserve"> </w:t>
      </w:r>
    </w:ins>
    <w:r w:rsidR="00DF7643">
      <w:rPr>
        <w:rFonts w:eastAsiaTheme="minorEastAsia" w:cs="Arial" w:hint="eastAsia"/>
        <w:sz w:val="16"/>
        <w:lang w:eastAsia="ko-KR"/>
      </w:rPr>
      <w:t>2024</w:t>
    </w:r>
    <w:r w:rsidR="00C661FB">
      <w:rPr>
        <w:rFonts w:cs="Arial"/>
        <w:sz w:val="16"/>
      </w:rPr>
      <w:tab/>
    </w:r>
    <w:r w:rsidR="008F108C">
      <w:rPr>
        <w:rFonts w:cs="Arial"/>
        <w:sz w:val="16"/>
      </w:rPr>
      <w:t xml:space="preserve">Edition </w:t>
    </w:r>
    <w:del w:id="906" w:author="Jason Rhee" w:date="2024-10-25T16:18:00Z" w16du:dateUtc="2024-10-25T05:18:00Z">
      <w:r w:rsidR="008F108C" w:rsidDel="00C04819">
        <w:rPr>
          <w:rFonts w:cs="Arial"/>
          <w:sz w:val="16"/>
        </w:rPr>
        <w:delText>1.</w:delText>
      </w:r>
      <w:r w:rsidR="00FF2727" w:rsidDel="00C04819">
        <w:rPr>
          <w:rFonts w:cs="Arial"/>
          <w:sz w:val="16"/>
        </w:rPr>
        <w:delText>3.</w:delText>
      </w:r>
    </w:del>
    <w:ins w:id="907" w:author="Jason Rhee" w:date="2024-10-25T16:18:00Z" w16du:dateUtc="2024-10-25T05:18:00Z">
      <w:r w:rsidR="00C04819">
        <w:rPr>
          <w:rFonts w:cs="Arial"/>
          <w:sz w:val="16"/>
        </w:rPr>
        <w:t>2.0.0</w:t>
      </w:r>
    </w:ins>
    <w:del w:id="908" w:author="Jason Rhee" w:date="2024-10-25T12:40:00Z" w16du:dateUtc="2024-10-25T01:40:00Z">
      <w:r w:rsidR="008F108C" w:rsidDel="00844960">
        <w:rPr>
          <w:rFonts w:cs="Arial"/>
          <w:sz w:val="16"/>
        </w:rPr>
        <w:delText>0</w:delText>
      </w:r>
    </w:del>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4B41E201"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732" w:author="Jason Rhee" w:date="2024-10-25T12:43:00Z" w16du:dateUtc="2024-10-25T01:43:00Z">
      <w:r w:rsidR="00F80742">
        <w:rPr>
          <w:rFonts w:cs="Arial"/>
          <w:sz w:val="16"/>
        </w:rPr>
        <w:t>October</w:t>
      </w:r>
    </w:ins>
    <w:del w:id="1733" w:author="Jason Rhee" w:date="2024-10-25T12:43:00Z" w16du:dateUtc="2024-10-25T01:43:00Z">
      <w:r w:rsidDel="00F80742">
        <w:rPr>
          <w:rFonts w:cs="Arial"/>
          <w:sz w:val="16"/>
        </w:rPr>
        <w:delText>September</w:delText>
      </w:r>
    </w:del>
    <w:r>
      <w:rPr>
        <w:rFonts w:cs="Arial"/>
        <w:sz w:val="16"/>
      </w:rPr>
      <w:t xml:space="preserve"> 2024</w:t>
    </w:r>
    <w:r w:rsidRPr="007F6DC7">
      <w:rPr>
        <w:rFonts w:cs="Arial"/>
        <w:sz w:val="16"/>
      </w:rPr>
      <w:tab/>
    </w:r>
    <w:r>
      <w:rPr>
        <w:rFonts w:cs="Arial"/>
        <w:sz w:val="16"/>
      </w:rPr>
      <w:t xml:space="preserve">Edition </w:t>
    </w:r>
    <w:del w:id="1734" w:author="Jason Rhee" w:date="2024-10-25T16:22:00Z" w16du:dateUtc="2024-10-25T05:22:00Z">
      <w:r w:rsidDel="00ED7744">
        <w:rPr>
          <w:rFonts w:cs="Arial"/>
          <w:sz w:val="16"/>
        </w:rPr>
        <w:delText>1.3.</w:delText>
      </w:r>
    </w:del>
    <w:del w:id="1735" w:author="Jason Rhee" w:date="2024-10-25T12:43:00Z" w16du:dateUtc="2024-10-25T01:43:00Z">
      <w:r w:rsidDel="00F80742">
        <w:rPr>
          <w:rFonts w:cs="Arial"/>
          <w:sz w:val="16"/>
        </w:rPr>
        <w:delText>0</w:delText>
      </w:r>
    </w:del>
    <w:ins w:id="1736" w:author="Jason Rhee" w:date="2024-10-25T16:22:00Z" w16du:dateUtc="2024-10-25T05:22:00Z">
      <w:r w:rsidR="00ED7744">
        <w:rPr>
          <w:rFonts w:cs="Arial"/>
          <w:sz w:val="16"/>
        </w:rPr>
        <w:t>2.0.0</w:t>
      </w:r>
    </w:ins>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01757973"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737" w:author="Jason Rhee" w:date="2024-10-25T12:43:00Z" w16du:dateUtc="2024-10-25T01:43:00Z">
      <w:r w:rsidR="00F80742">
        <w:rPr>
          <w:rFonts w:cs="Arial"/>
          <w:sz w:val="16"/>
        </w:rPr>
        <w:t>October</w:t>
      </w:r>
    </w:ins>
    <w:del w:id="1738" w:author="Jason Rhee" w:date="2024-10-25T12:43:00Z" w16du:dateUtc="2024-10-25T01:43:00Z">
      <w:r w:rsidDel="00F80742">
        <w:rPr>
          <w:rFonts w:cs="Arial"/>
          <w:sz w:val="16"/>
        </w:rPr>
        <w:delText>September</w:delText>
      </w:r>
    </w:del>
    <w:r>
      <w:rPr>
        <w:rFonts w:cs="Arial"/>
        <w:sz w:val="16"/>
      </w:rPr>
      <w:t xml:space="preserve"> 2024</w:t>
    </w:r>
    <w:r>
      <w:rPr>
        <w:rFonts w:cs="Arial"/>
        <w:sz w:val="16"/>
      </w:rPr>
      <w:tab/>
      <w:t xml:space="preserve">Edition </w:t>
    </w:r>
    <w:del w:id="1739" w:author="Jason Rhee" w:date="2024-10-25T16:21:00Z" w16du:dateUtc="2024-10-25T05:21:00Z">
      <w:r w:rsidDel="00832F59">
        <w:rPr>
          <w:rFonts w:cs="Arial"/>
          <w:sz w:val="16"/>
        </w:rPr>
        <w:delText>1.3.</w:delText>
      </w:r>
    </w:del>
    <w:del w:id="1740" w:author="Jason Rhee" w:date="2024-10-25T12:43:00Z" w16du:dateUtc="2024-10-25T01:43:00Z">
      <w:r w:rsidDel="00F80742">
        <w:rPr>
          <w:rFonts w:cs="Arial"/>
          <w:sz w:val="16"/>
        </w:rPr>
        <w:delText>0</w:delText>
      </w:r>
    </w:del>
    <w:ins w:id="1741" w:author="Jason Rhee" w:date="2024-10-25T16:21:00Z" w16du:dateUtc="2024-10-25T05:21:00Z">
      <w:r w:rsidR="00832F59">
        <w:rPr>
          <w:rFonts w:cs="Arial"/>
          <w:sz w:val="16"/>
        </w:rPr>
        <w:t>2.0.0</w:t>
      </w:r>
    </w:ins>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35073A1E"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ins w:id="1798" w:author="Jason Rhee" w:date="2024-10-25T12:44:00Z" w16du:dateUtc="2024-10-25T01:44:00Z">
      <w:r w:rsidR="002622AC">
        <w:rPr>
          <w:rFonts w:cs="Arial"/>
          <w:sz w:val="16"/>
        </w:rPr>
        <w:t>October</w:t>
      </w:r>
    </w:ins>
    <w:del w:id="1799" w:author="Jason Rhee" w:date="2024-10-25T12:44:00Z" w16du:dateUtc="2024-10-25T01:44:00Z">
      <w:r w:rsidR="00F16679" w:rsidDel="002622AC">
        <w:rPr>
          <w:rFonts w:cs="Arial"/>
          <w:sz w:val="16"/>
        </w:rPr>
        <w:delText>September</w:delText>
      </w:r>
    </w:del>
    <w:r w:rsidR="00902A20">
      <w:rPr>
        <w:rFonts w:cs="Arial"/>
        <w:sz w:val="16"/>
      </w:rPr>
      <w:t xml:space="preserve"> 2024</w:t>
    </w:r>
    <w:r>
      <w:rPr>
        <w:rFonts w:cs="Arial"/>
        <w:sz w:val="16"/>
      </w:rPr>
      <w:tab/>
    </w:r>
    <w:r w:rsidR="008F108C">
      <w:rPr>
        <w:rFonts w:cs="Arial"/>
        <w:sz w:val="16"/>
      </w:rPr>
      <w:t xml:space="preserve">Edition </w:t>
    </w:r>
    <w:del w:id="1800" w:author="Jason Rhee" w:date="2024-10-25T16:22:00Z" w16du:dateUtc="2024-10-25T05:22:00Z">
      <w:r w:rsidR="008F108C" w:rsidDel="00D52779">
        <w:rPr>
          <w:rFonts w:cs="Arial"/>
          <w:sz w:val="16"/>
        </w:rPr>
        <w:delText>1.</w:delText>
      </w:r>
      <w:r w:rsidR="00F16679" w:rsidDel="00D52779">
        <w:rPr>
          <w:rFonts w:cs="Arial"/>
          <w:sz w:val="16"/>
        </w:rPr>
        <w:delText>3</w:delText>
      </w:r>
      <w:r w:rsidR="008F108C" w:rsidDel="00D52779">
        <w:rPr>
          <w:rFonts w:cs="Arial"/>
          <w:sz w:val="16"/>
        </w:rPr>
        <w:delText>.</w:delText>
      </w:r>
    </w:del>
    <w:del w:id="1801" w:author="Jason Rhee" w:date="2024-10-25T12:44:00Z" w16du:dateUtc="2024-10-25T01:44:00Z">
      <w:r w:rsidR="008F108C" w:rsidDel="002622AC">
        <w:rPr>
          <w:rFonts w:cs="Arial"/>
          <w:sz w:val="16"/>
        </w:rPr>
        <w:delText>0</w:delText>
      </w:r>
    </w:del>
    <w:ins w:id="1802" w:author="Jason Rhee" w:date="2024-10-25T16:22:00Z" w16du:dateUtc="2024-10-25T05:22:00Z">
      <w:r w:rsidR="00D52779">
        <w:rPr>
          <w:rFonts w:cs="Arial"/>
          <w:sz w:val="16"/>
        </w:rPr>
        <w:t>2.0.0</w:t>
      </w:r>
    </w:ins>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3C5CFF78"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ins w:id="1803" w:author="Jason Rhee" w:date="2024-10-25T12:44:00Z" w16du:dateUtc="2024-10-25T01:44:00Z">
      <w:r w:rsidR="002622AC">
        <w:rPr>
          <w:rFonts w:cs="Arial"/>
          <w:sz w:val="16"/>
        </w:rPr>
        <w:t>October</w:t>
      </w:r>
    </w:ins>
    <w:del w:id="1804" w:author="Jason Rhee" w:date="2024-10-25T12:44:00Z" w16du:dateUtc="2024-10-25T01:44:00Z">
      <w:r w:rsidR="00C35DF6" w:rsidDel="002622AC">
        <w:rPr>
          <w:rFonts w:cs="Arial"/>
          <w:sz w:val="16"/>
        </w:rPr>
        <w:delText>September</w:delText>
      </w:r>
    </w:del>
    <w:r w:rsidR="00902A20">
      <w:rPr>
        <w:rFonts w:cs="Arial"/>
        <w:sz w:val="16"/>
      </w:rPr>
      <w:t xml:space="preserve"> 2024</w:t>
    </w:r>
    <w:r>
      <w:rPr>
        <w:rFonts w:cs="Arial"/>
        <w:sz w:val="16"/>
      </w:rPr>
      <w:tab/>
    </w:r>
    <w:r w:rsidR="008F108C">
      <w:rPr>
        <w:rFonts w:cs="Arial"/>
        <w:sz w:val="16"/>
      </w:rPr>
      <w:t xml:space="preserve">Edition </w:t>
    </w:r>
    <w:del w:id="1805" w:author="Jason Rhee" w:date="2024-10-25T16:22:00Z" w16du:dateUtc="2024-10-25T05:22:00Z">
      <w:r w:rsidR="008F108C" w:rsidDel="00F87EF7">
        <w:rPr>
          <w:rFonts w:cs="Arial"/>
          <w:sz w:val="16"/>
        </w:rPr>
        <w:delText>1.</w:delText>
      </w:r>
      <w:r w:rsidR="00C35DF6" w:rsidDel="00F87EF7">
        <w:rPr>
          <w:rFonts w:cs="Arial"/>
          <w:sz w:val="16"/>
        </w:rPr>
        <w:delText>3</w:delText>
      </w:r>
      <w:r w:rsidR="008F108C" w:rsidDel="00F87EF7">
        <w:rPr>
          <w:rFonts w:cs="Arial"/>
          <w:sz w:val="16"/>
        </w:rPr>
        <w:delText>.</w:delText>
      </w:r>
    </w:del>
    <w:del w:id="1806" w:author="Jason Rhee" w:date="2024-10-25T12:44:00Z" w16du:dateUtc="2024-10-25T01:44:00Z">
      <w:r w:rsidR="008F108C" w:rsidDel="002622AC">
        <w:rPr>
          <w:rFonts w:cs="Arial"/>
          <w:sz w:val="16"/>
        </w:rPr>
        <w:delText>0</w:delText>
      </w:r>
    </w:del>
    <w:ins w:id="1807" w:author="Jason Rhee" w:date="2024-10-25T16:22:00Z" w16du:dateUtc="2024-10-25T05:22:00Z">
      <w:r w:rsidR="00F87EF7">
        <w:rPr>
          <w:rFonts w:cs="Arial"/>
          <w:sz w:val="16"/>
        </w:rPr>
        <w:t>2.0.0</w:t>
      </w:r>
    </w:ins>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096F4003"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2426" w:author="Jason Rhee" w:date="2024-10-25T12:45:00Z" w16du:dateUtc="2024-10-25T01:45:00Z">
      <w:r w:rsidR="002622AC">
        <w:rPr>
          <w:rFonts w:cs="Arial"/>
          <w:sz w:val="16"/>
        </w:rPr>
        <w:t>October</w:t>
      </w:r>
    </w:ins>
    <w:del w:id="2427" w:author="Jason Rhee" w:date="2024-10-25T12:45:00Z" w16du:dateUtc="2024-10-25T01:45:00Z">
      <w:r w:rsidR="0009143F" w:rsidDel="002622AC">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 xml:space="preserve">Edition </w:t>
    </w:r>
    <w:del w:id="2428" w:author="Jason Rhee" w:date="2024-10-25T16:22:00Z" w16du:dateUtc="2024-10-25T05:22:00Z">
      <w:r w:rsidR="008F108C" w:rsidDel="00D53856">
        <w:rPr>
          <w:rFonts w:cs="Arial"/>
          <w:sz w:val="16"/>
        </w:rPr>
        <w:delText>1.</w:delText>
      </w:r>
      <w:r w:rsidR="0009143F" w:rsidDel="00D53856">
        <w:rPr>
          <w:rFonts w:cs="Arial"/>
          <w:sz w:val="16"/>
        </w:rPr>
        <w:delText>3</w:delText>
      </w:r>
      <w:r w:rsidR="008F108C" w:rsidDel="00D53856">
        <w:rPr>
          <w:rFonts w:cs="Arial"/>
          <w:sz w:val="16"/>
        </w:rPr>
        <w:delText>.</w:delText>
      </w:r>
    </w:del>
    <w:del w:id="2429" w:author="Jason Rhee" w:date="2024-10-25T12:45:00Z" w16du:dateUtc="2024-10-25T01:45:00Z">
      <w:r w:rsidR="008F108C" w:rsidDel="002622AC">
        <w:rPr>
          <w:rFonts w:cs="Arial"/>
          <w:sz w:val="16"/>
        </w:rPr>
        <w:delText>0</w:delText>
      </w:r>
    </w:del>
    <w:ins w:id="2430" w:author="Jason Rhee" w:date="2024-10-25T16:22:00Z" w16du:dateUtc="2024-10-25T05:22:00Z">
      <w:r w:rsidR="00D53856">
        <w:rPr>
          <w:rFonts w:cs="Arial"/>
          <w:sz w:val="16"/>
        </w:rPr>
        <w:t>2.0.0</w:t>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0123A1AF"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2431" w:author="Jason Rhee" w:date="2024-10-25T12:45:00Z" w16du:dateUtc="2024-10-25T01:45:00Z">
      <w:r w:rsidR="00A81FEA">
        <w:rPr>
          <w:rFonts w:cs="Arial"/>
          <w:sz w:val="16"/>
        </w:rPr>
        <w:t>October</w:t>
      </w:r>
    </w:ins>
    <w:del w:id="2432" w:author="Jason Rhee" w:date="2024-10-25T12:45:00Z" w16du:dateUtc="2024-10-25T01:45:00Z">
      <w:r w:rsidR="008C2869" w:rsidDel="00A81FEA">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 xml:space="preserve">Edition </w:t>
    </w:r>
    <w:del w:id="2433" w:author="Jason Rhee" w:date="2024-10-25T16:22:00Z" w16du:dateUtc="2024-10-25T05:22:00Z">
      <w:r w:rsidR="008F108C" w:rsidDel="00E01B6D">
        <w:rPr>
          <w:rFonts w:cs="Arial"/>
          <w:sz w:val="16"/>
        </w:rPr>
        <w:delText>1.</w:delText>
      </w:r>
      <w:r w:rsidR="008C2869" w:rsidDel="00E01B6D">
        <w:rPr>
          <w:rFonts w:cs="Arial"/>
          <w:sz w:val="16"/>
        </w:rPr>
        <w:delText>3</w:delText>
      </w:r>
      <w:r w:rsidR="008F108C" w:rsidDel="00E01B6D">
        <w:rPr>
          <w:rFonts w:cs="Arial"/>
          <w:sz w:val="16"/>
        </w:rPr>
        <w:delText>.</w:delText>
      </w:r>
    </w:del>
    <w:del w:id="2434" w:author="Jason Rhee" w:date="2024-10-25T12:45:00Z" w16du:dateUtc="2024-10-25T01:45:00Z">
      <w:r w:rsidR="008F108C" w:rsidDel="00A81FEA">
        <w:rPr>
          <w:rFonts w:cs="Arial"/>
          <w:sz w:val="16"/>
        </w:rPr>
        <w:delText>0</w:delText>
      </w:r>
    </w:del>
    <w:ins w:id="2435" w:author="Jason Rhee" w:date="2024-10-25T16:22:00Z" w16du:dateUtc="2024-10-25T05:22:00Z">
      <w:r w:rsidR="00E01B6D">
        <w:rPr>
          <w:rFonts w:cs="Arial"/>
          <w:sz w:val="16"/>
        </w:rPr>
        <w:t>2.0.0</w:t>
      </w:r>
    </w:ins>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62057BEB"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del w:id="909" w:author="Jason Rhee" w:date="2024-10-25T12:41:00Z" w16du:dateUtc="2024-10-25T01:41:00Z">
      <w:r w:rsidR="00FF2727" w:rsidDel="0023748A">
        <w:rPr>
          <w:rFonts w:cs="Arial"/>
          <w:sz w:val="16"/>
        </w:rPr>
        <w:delText>September</w:delText>
      </w:r>
      <w:r w:rsidR="00902A20" w:rsidDel="0023748A">
        <w:rPr>
          <w:rFonts w:cs="Arial"/>
          <w:sz w:val="16"/>
        </w:rPr>
        <w:delText xml:space="preserve"> </w:delText>
      </w:r>
    </w:del>
    <w:ins w:id="910" w:author="Jason Rhee" w:date="2024-10-25T12:41:00Z" w16du:dateUtc="2024-10-25T01:41:00Z">
      <w:r w:rsidR="0023748A">
        <w:rPr>
          <w:rFonts w:cs="Arial"/>
          <w:sz w:val="16"/>
        </w:rPr>
        <w:t xml:space="preserve">October </w:t>
      </w:r>
    </w:ins>
    <w:r w:rsidR="00902A20">
      <w:rPr>
        <w:rFonts w:cs="Arial"/>
        <w:sz w:val="16"/>
      </w:rPr>
      <w:t>2024</w:t>
    </w:r>
    <w:r w:rsidRPr="007F6DC7">
      <w:rPr>
        <w:rFonts w:cs="Arial"/>
        <w:sz w:val="16"/>
      </w:rPr>
      <w:tab/>
    </w:r>
    <w:r w:rsidR="008F108C">
      <w:rPr>
        <w:rFonts w:cs="Arial"/>
        <w:sz w:val="16"/>
      </w:rPr>
      <w:t xml:space="preserve">Edition </w:t>
    </w:r>
    <w:del w:id="911" w:author="Jason Rhee" w:date="2024-10-25T16:20:00Z" w16du:dateUtc="2024-10-25T05:20:00Z">
      <w:r w:rsidR="008F108C" w:rsidDel="006929F1">
        <w:rPr>
          <w:rFonts w:cs="Arial"/>
          <w:sz w:val="16"/>
        </w:rPr>
        <w:delText>1.</w:delText>
      </w:r>
      <w:r w:rsidR="00FF2727" w:rsidDel="006929F1">
        <w:rPr>
          <w:rFonts w:cs="Arial"/>
          <w:sz w:val="16"/>
        </w:rPr>
        <w:delText>3</w:delText>
      </w:r>
      <w:r w:rsidR="008F108C" w:rsidDel="006929F1">
        <w:rPr>
          <w:rFonts w:cs="Arial"/>
          <w:sz w:val="16"/>
        </w:rPr>
        <w:delText>.</w:delText>
      </w:r>
    </w:del>
    <w:del w:id="912" w:author="Jason Rhee" w:date="2024-10-25T12:41:00Z" w16du:dateUtc="2024-10-25T01:41:00Z">
      <w:r w:rsidR="008F108C" w:rsidDel="0023748A">
        <w:rPr>
          <w:rFonts w:cs="Arial"/>
          <w:sz w:val="16"/>
        </w:rPr>
        <w:delText>0</w:delText>
      </w:r>
    </w:del>
    <w:ins w:id="913" w:author="Jason Rhee" w:date="2024-10-25T16:20:00Z" w16du:dateUtc="2024-10-25T05:20:00Z">
      <w:r w:rsidR="006929F1">
        <w:rPr>
          <w:rFonts w:cs="Arial"/>
          <w:sz w:val="16"/>
        </w:rPr>
        <w:t>2.0.0</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EE1B3" w14:textId="77777777" w:rsidR="006929F1" w:rsidRDefault="006929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B5D72B6"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084" w:author="Jason Rhee" w:date="2024-10-25T12:41:00Z" w16du:dateUtc="2024-10-25T01:41:00Z">
      <w:r w:rsidR="00542990">
        <w:rPr>
          <w:rFonts w:cs="Arial"/>
          <w:sz w:val="16"/>
        </w:rPr>
        <w:t>October</w:t>
      </w:r>
    </w:ins>
    <w:del w:id="1085" w:author="Jason Rhee" w:date="2024-10-25T12:41:00Z" w16du:dateUtc="2024-10-25T01:41:00Z">
      <w:r w:rsidR="00FF2727" w:rsidDel="00542990">
        <w:rPr>
          <w:rFonts w:cs="Arial"/>
          <w:sz w:val="16"/>
        </w:rPr>
        <w:delText>September</w:delText>
      </w:r>
    </w:del>
    <w:r w:rsidR="00902A20">
      <w:rPr>
        <w:rFonts w:cs="Arial"/>
        <w:sz w:val="16"/>
      </w:rPr>
      <w:t xml:space="preserve"> 2024</w:t>
    </w:r>
    <w:r w:rsidRPr="007F6DC7">
      <w:rPr>
        <w:rFonts w:cs="Arial"/>
        <w:sz w:val="16"/>
      </w:rPr>
      <w:tab/>
    </w:r>
    <w:r w:rsidR="008F108C">
      <w:rPr>
        <w:rFonts w:cs="Arial"/>
        <w:sz w:val="16"/>
      </w:rPr>
      <w:t xml:space="preserve">Edition </w:t>
    </w:r>
    <w:del w:id="1086" w:author="Jason Rhee" w:date="2024-10-25T16:20:00Z" w16du:dateUtc="2024-10-25T05:20:00Z">
      <w:r w:rsidR="008F108C" w:rsidDel="00156EBD">
        <w:rPr>
          <w:rFonts w:cs="Arial"/>
          <w:sz w:val="16"/>
        </w:rPr>
        <w:delText>1.</w:delText>
      </w:r>
      <w:r w:rsidR="00FF2727" w:rsidDel="00156EBD">
        <w:rPr>
          <w:rFonts w:cs="Arial"/>
          <w:sz w:val="16"/>
        </w:rPr>
        <w:delText>3</w:delText>
      </w:r>
      <w:r w:rsidR="008F108C" w:rsidDel="00156EBD">
        <w:rPr>
          <w:rFonts w:cs="Arial"/>
          <w:sz w:val="16"/>
        </w:rPr>
        <w:delText>.</w:delText>
      </w:r>
    </w:del>
    <w:del w:id="1087" w:author="Jason Rhee" w:date="2024-10-25T12:41:00Z" w16du:dateUtc="2024-10-25T01:41:00Z">
      <w:r w:rsidR="008F108C" w:rsidDel="00542990">
        <w:rPr>
          <w:rFonts w:cs="Arial"/>
          <w:sz w:val="16"/>
        </w:rPr>
        <w:delText>0</w:delText>
      </w:r>
    </w:del>
    <w:ins w:id="1088" w:author="Jason Rhee" w:date="2024-10-25T16:20:00Z" w16du:dateUtc="2024-10-25T05:20:00Z">
      <w:r w:rsidR="00156EBD">
        <w:rPr>
          <w:rFonts w:cs="Arial"/>
          <w:sz w:val="16"/>
        </w:rPr>
        <w:t>2.0.0</w: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43980C9A"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ins w:id="1089" w:author="Jason Rhee" w:date="2024-10-25T12:42:00Z" w16du:dateUtc="2024-10-25T01:42:00Z">
      <w:r w:rsidR="00542990">
        <w:rPr>
          <w:rFonts w:cs="Arial"/>
          <w:sz w:val="16"/>
        </w:rPr>
        <w:t>October</w:t>
      </w:r>
    </w:ins>
    <w:del w:id="1090" w:author="Jason Rhee" w:date="2024-10-25T12:42:00Z" w16du:dateUtc="2024-10-25T01:42:00Z">
      <w:r w:rsidR="00FF2727" w:rsidDel="00542990">
        <w:rPr>
          <w:rFonts w:cs="Arial"/>
          <w:sz w:val="16"/>
        </w:rPr>
        <w:delText>September</w:delText>
      </w:r>
    </w:del>
    <w:r w:rsidR="00902A20">
      <w:rPr>
        <w:rFonts w:cs="Arial"/>
        <w:sz w:val="16"/>
      </w:rPr>
      <w:t xml:space="preserve"> 2024</w:t>
    </w:r>
    <w:r w:rsidR="00BE058B">
      <w:rPr>
        <w:rFonts w:cs="Arial"/>
        <w:sz w:val="16"/>
      </w:rPr>
      <w:tab/>
    </w:r>
    <w:r w:rsidR="008F108C">
      <w:rPr>
        <w:rFonts w:cs="Arial"/>
        <w:sz w:val="16"/>
      </w:rPr>
      <w:t xml:space="preserve">Edition </w:t>
    </w:r>
    <w:del w:id="1091" w:author="Jason Rhee" w:date="2024-10-25T16:20:00Z" w16du:dateUtc="2024-10-25T05:20:00Z">
      <w:r w:rsidR="008F108C" w:rsidDel="00951185">
        <w:rPr>
          <w:rFonts w:cs="Arial"/>
          <w:sz w:val="16"/>
        </w:rPr>
        <w:delText>1.</w:delText>
      </w:r>
      <w:r w:rsidR="00FF2727" w:rsidDel="00951185">
        <w:rPr>
          <w:rFonts w:cs="Arial"/>
          <w:sz w:val="16"/>
        </w:rPr>
        <w:delText>3</w:delText>
      </w:r>
      <w:r w:rsidR="008F108C" w:rsidDel="00951185">
        <w:rPr>
          <w:rFonts w:cs="Arial"/>
          <w:sz w:val="16"/>
        </w:rPr>
        <w:delText>.</w:delText>
      </w:r>
    </w:del>
    <w:del w:id="1092" w:author="Jason Rhee" w:date="2024-10-25T12:42:00Z" w16du:dateUtc="2024-10-25T01:42:00Z">
      <w:r w:rsidR="008F108C" w:rsidDel="00542990">
        <w:rPr>
          <w:rFonts w:cs="Arial"/>
          <w:sz w:val="16"/>
        </w:rPr>
        <w:delText>0</w:delText>
      </w:r>
    </w:del>
    <w:ins w:id="1093" w:author="Jason Rhee" w:date="2024-10-25T16:20:00Z" w16du:dateUtc="2024-10-25T05:20:00Z">
      <w:r w:rsidR="00951185">
        <w:rPr>
          <w:rFonts w:cs="Arial"/>
          <w:sz w:val="16"/>
        </w:rPr>
        <w:t>2.0.0</w:t>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1B20CC7A"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80" w:author="Jason Rhee" w:date="2024-10-25T12:43:00Z" w16du:dateUtc="2024-10-25T01:43:00Z">
      <w:r w:rsidR="00A440A9">
        <w:rPr>
          <w:rFonts w:cs="Arial"/>
          <w:sz w:val="16"/>
        </w:rPr>
        <w:t>October</w:t>
      </w:r>
    </w:ins>
    <w:del w:id="1281" w:author="Jason Rhee" w:date="2024-10-25T12:43:00Z" w16du:dateUtc="2024-10-25T01:43:00Z">
      <w:r w:rsidDel="00A440A9">
        <w:rPr>
          <w:rFonts w:cs="Arial"/>
          <w:sz w:val="16"/>
        </w:rPr>
        <w:delText>September</w:delText>
      </w:r>
    </w:del>
    <w:r>
      <w:rPr>
        <w:rFonts w:cs="Arial"/>
        <w:sz w:val="16"/>
      </w:rPr>
      <w:t xml:space="preserve"> 2024</w:t>
    </w:r>
    <w:r w:rsidRPr="007F6DC7">
      <w:rPr>
        <w:rFonts w:cs="Arial"/>
        <w:sz w:val="16"/>
      </w:rPr>
      <w:tab/>
    </w:r>
    <w:r>
      <w:rPr>
        <w:rFonts w:cs="Arial"/>
        <w:sz w:val="16"/>
      </w:rPr>
      <w:t xml:space="preserve">Edition </w:t>
    </w:r>
    <w:del w:id="1282" w:author="Jason Rhee" w:date="2024-10-25T16:21:00Z" w16du:dateUtc="2024-10-25T05:21:00Z">
      <w:r w:rsidDel="0073040A">
        <w:rPr>
          <w:rFonts w:cs="Arial"/>
          <w:sz w:val="16"/>
        </w:rPr>
        <w:delText>1.3.</w:delText>
      </w:r>
    </w:del>
    <w:del w:id="1283" w:author="Jason Rhee" w:date="2024-10-25T12:43:00Z" w16du:dateUtc="2024-10-25T01:43:00Z">
      <w:r w:rsidDel="00A440A9">
        <w:rPr>
          <w:rFonts w:cs="Arial"/>
          <w:sz w:val="16"/>
        </w:rPr>
        <w:delText>0</w:delText>
      </w:r>
    </w:del>
    <w:ins w:id="1284" w:author="Jason Rhee" w:date="2024-10-25T16:21:00Z" w16du:dateUtc="2024-10-25T05:21:00Z">
      <w:r w:rsidR="00E86049">
        <w:rPr>
          <w:rFonts w:cs="Arial"/>
          <w:sz w:val="16"/>
        </w:rPr>
        <w:t>2.0.0</w:t>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A9DE619"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85" w:author="Jason Rhee" w:date="2024-10-25T12:43:00Z" w16du:dateUtc="2024-10-25T01:43:00Z">
      <w:r w:rsidR="00BA143E">
        <w:rPr>
          <w:rFonts w:cs="Arial"/>
          <w:sz w:val="16"/>
        </w:rPr>
        <w:t>October</w:t>
      </w:r>
    </w:ins>
    <w:del w:id="1286" w:author="Jason Rhee" w:date="2024-10-25T12:43:00Z" w16du:dateUtc="2024-10-25T01:43:00Z">
      <w:r w:rsidDel="00BA143E">
        <w:rPr>
          <w:rFonts w:cs="Arial"/>
          <w:sz w:val="16"/>
        </w:rPr>
        <w:delText>September</w:delText>
      </w:r>
    </w:del>
    <w:r>
      <w:rPr>
        <w:rFonts w:cs="Arial"/>
        <w:sz w:val="16"/>
      </w:rPr>
      <w:t xml:space="preserve"> 2024</w:t>
    </w:r>
    <w:r>
      <w:rPr>
        <w:rFonts w:cs="Arial"/>
        <w:sz w:val="16"/>
      </w:rPr>
      <w:tab/>
      <w:t xml:space="preserve">Edition </w:t>
    </w:r>
    <w:del w:id="1287" w:author="Jason Rhee" w:date="2024-10-25T16:21:00Z" w16du:dateUtc="2024-10-25T05:21:00Z">
      <w:r w:rsidDel="00261EEA">
        <w:rPr>
          <w:rFonts w:cs="Arial"/>
          <w:sz w:val="16"/>
        </w:rPr>
        <w:delText>1.3.</w:delText>
      </w:r>
    </w:del>
    <w:del w:id="1288" w:author="Jason Rhee" w:date="2024-10-25T12:42:00Z" w16du:dateUtc="2024-10-25T01:42:00Z">
      <w:r w:rsidDel="00BA143E">
        <w:rPr>
          <w:rFonts w:cs="Arial"/>
          <w:sz w:val="16"/>
        </w:rPr>
        <w:delText>0</w:delText>
      </w:r>
    </w:del>
    <w:ins w:id="1289" w:author="Jason Rhee" w:date="2024-10-25T16:21:00Z" w16du:dateUtc="2024-10-25T05:21:00Z">
      <w:r w:rsidR="00261EEA">
        <w:rPr>
          <w:rFonts w:cs="Arial"/>
          <w:sz w:val="16"/>
        </w:rPr>
        <w:t>2.0.0</w:t>
      </w:r>
    </w:ins>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46CD86AC"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ins w:id="1294" w:author="Jason Rhee" w:date="2024-10-25T12:43:00Z" w16du:dateUtc="2024-10-25T01:43:00Z">
      <w:r w:rsidR="00A440A9">
        <w:rPr>
          <w:rFonts w:cs="Arial"/>
          <w:sz w:val="16"/>
        </w:rPr>
        <w:t>October</w:t>
      </w:r>
    </w:ins>
    <w:del w:id="1295" w:author="Jason Rhee" w:date="2024-10-25T12:43:00Z" w16du:dateUtc="2024-10-25T01:43:00Z">
      <w:r w:rsidDel="00A440A9">
        <w:rPr>
          <w:rFonts w:cs="Arial"/>
          <w:sz w:val="16"/>
        </w:rPr>
        <w:delText>September</w:delText>
      </w:r>
    </w:del>
    <w:r>
      <w:rPr>
        <w:rFonts w:cs="Arial"/>
        <w:sz w:val="16"/>
      </w:rPr>
      <w:t xml:space="preserve"> 2024</w:t>
    </w:r>
    <w:r>
      <w:rPr>
        <w:rFonts w:cs="Arial"/>
        <w:sz w:val="16"/>
      </w:rPr>
      <w:tab/>
      <w:t xml:space="preserve">Edition </w:t>
    </w:r>
    <w:del w:id="1296" w:author="Jason Rhee" w:date="2024-10-25T16:21:00Z" w16du:dateUtc="2024-10-25T05:21:00Z">
      <w:r w:rsidDel="002707B7">
        <w:rPr>
          <w:rFonts w:cs="Arial"/>
          <w:sz w:val="16"/>
        </w:rPr>
        <w:delText>1.3.</w:delText>
      </w:r>
    </w:del>
    <w:del w:id="1297" w:author="Jason Rhee" w:date="2024-10-25T12:43:00Z" w16du:dateUtc="2024-10-25T01:43:00Z">
      <w:r w:rsidDel="00A440A9">
        <w:rPr>
          <w:rFonts w:cs="Arial"/>
          <w:sz w:val="16"/>
        </w:rPr>
        <w:delText>0</w:delText>
      </w:r>
    </w:del>
    <w:ins w:id="1298" w:author="Jason Rhee" w:date="2024-10-25T16:21:00Z" w16du:dateUtc="2024-10-25T05:21:00Z">
      <w:r w:rsidR="002707B7">
        <w:rPr>
          <w:rFonts w:cs="Arial"/>
          <w:sz w:val="16"/>
        </w:rPr>
        <w:t>2.0.0</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C038D" w14:textId="77777777" w:rsidR="000E63EE" w:rsidRDefault="000E63EE">
      <w:r>
        <w:separator/>
      </w:r>
    </w:p>
  </w:footnote>
  <w:footnote w:type="continuationSeparator" w:id="0">
    <w:p w14:paraId="15AFC4CC" w14:textId="77777777" w:rsidR="000E63EE" w:rsidRDefault="000E63EE">
      <w:r>
        <w:continuationSeparator/>
      </w:r>
    </w:p>
  </w:footnote>
  <w:footnote w:type="continuationNotice" w:id="1">
    <w:p w14:paraId="6F18A6C7" w14:textId="77777777" w:rsidR="000E63EE" w:rsidRDefault="000E63E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2208C" w14:textId="77777777" w:rsidR="006929F1" w:rsidRDefault="006929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rson w15:author="Perryman, Lindsay">
    <w15:presenceInfo w15:providerId="AD" w15:userId="S::lindsay.perryman_amsa.gov.au#ext#@omcinternational.onmicrosoft.com::5a6458f1-3562-4b7e-85e2-a10285b1d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activeWritingStyle w:appName="MSWord" w:lang="en-CA"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7"/>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671DA"/>
    <w:rsid w:val="00070080"/>
    <w:rsid w:val="00070569"/>
    <w:rsid w:val="00070B5E"/>
    <w:rsid w:val="00070BCC"/>
    <w:rsid w:val="000715BE"/>
    <w:rsid w:val="00071706"/>
    <w:rsid w:val="00071EE7"/>
    <w:rsid w:val="00072605"/>
    <w:rsid w:val="00072A9E"/>
    <w:rsid w:val="000738F3"/>
    <w:rsid w:val="000747B3"/>
    <w:rsid w:val="000749BA"/>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0FC"/>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49A"/>
    <w:rsid w:val="000B059F"/>
    <w:rsid w:val="000B0FF2"/>
    <w:rsid w:val="000B11CD"/>
    <w:rsid w:val="000B128A"/>
    <w:rsid w:val="000B152F"/>
    <w:rsid w:val="000B15B3"/>
    <w:rsid w:val="000B2FB7"/>
    <w:rsid w:val="000B39E5"/>
    <w:rsid w:val="000B3E51"/>
    <w:rsid w:val="000B3F15"/>
    <w:rsid w:val="000B3F51"/>
    <w:rsid w:val="000B3F82"/>
    <w:rsid w:val="000B40A1"/>
    <w:rsid w:val="000B47CD"/>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BDE"/>
    <w:rsid w:val="000E5DA7"/>
    <w:rsid w:val="000E5FDA"/>
    <w:rsid w:val="000E63EE"/>
    <w:rsid w:val="000E7459"/>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C"/>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5E93"/>
    <w:rsid w:val="0010600C"/>
    <w:rsid w:val="00106AD7"/>
    <w:rsid w:val="001073C7"/>
    <w:rsid w:val="00107783"/>
    <w:rsid w:val="00107896"/>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6EBD"/>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29E1"/>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935"/>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2DF5"/>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0CF7"/>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48A"/>
    <w:rsid w:val="00237E76"/>
    <w:rsid w:val="0024045C"/>
    <w:rsid w:val="0024149F"/>
    <w:rsid w:val="00241642"/>
    <w:rsid w:val="00241991"/>
    <w:rsid w:val="002429AD"/>
    <w:rsid w:val="00243075"/>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1EEA"/>
    <w:rsid w:val="002622AC"/>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7B7"/>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CAF"/>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5E6"/>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07E2F"/>
    <w:rsid w:val="0031094F"/>
    <w:rsid w:val="00311958"/>
    <w:rsid w:val="00311A75"/>
    <w:rsid w:val="003120FE"/>
    <w:rsid w:val="00312929"/>
    <w:rsid w:val="00312DE4"/>
    <w:rsid w:val="0031303F"/>
    <w:rsid w:val="0031353C"/>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4C26"/>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60E"/>
    <w:rsid w:val="00354B18"/>
    <w:rsid w:val="003559AF"/>
    <w:rsid w:val="0035657C"/>
    <w:rsid w:val="003572D3"/>
    <w:rsid w:val="003577E0"/>
    <w:rsid w:val="00357A87"/>
    <w:rsid w:val="00357BE7"/>
    <w:rsid w:val="00360855"/>
    <w:rsid w:val="0036096C"/>
    <w:rsid w:val="00361C76"/>
    <w:rsid w:val="00361CD6"/>
    <w:rsid w:val="0036222C"/>
    <w:rsid w:val="00363D1E"/>
    <w:rsid w:val="003648EA"/>
    <w:rsid w:val="0036507D"/>
    <w:rsid w:val="00365679"/>
    <w:rsid w:val="003656C7"/>
    <w:rsid w:val="00365E42"/>
    <w:rsid w:val="003668DB"/>
    <w:rsid w:val="00366E98"/>
    <w:rsid w:val="003671D5"/>
    <w:rsid w:val="003676F1"/>
    <w:rsid w:val="00367C6D"/>
    <w:rsid w:val="003701F0"/>
    <w:rsid w:val="0037027C"/>
    <w:rsid w:val="003705F1"/>
    <w:rsid w:val="003706EE"/>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1FC9"/>
    <w:rsid w:val="00382B15"/>
    <w:rsid w:val="00382C0A"/>
    <w:rsid w:val="00382CC5"/>
    <w:rsid w:val="003834B3"/>
    <w:rsid w:val="003835F3"/>
    <w:rsid w:val="00383EF0"/>
    <w:rsid w:val="003845DA"/>
    <w:rsid w:val="003845DE"/>
    <w:rsid w:val="00384C32"/>
    <w:rsid w:val="0038569F"/>
    <w:rsid w:val="00386678"/>
    <w:rsid w:val="00386F70"/>
    <w:rsid w:val="00387500"/>
    <w:rsid w:val="00387B2F"/>
    <w:rsid w:val="0039076C"/>
    <w:rsid w:val="003911A8"/>
    <w:rsid w:val="003915A0"/>
    <w:rsid w:val="00391BCB"/>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BD3"/>
    <w:rsid w:val="003A7C02"/>
    <w:rsid w:val="003A7C25"/>
    <w:rsid w:val="003B05BA"/>
    <w:rsid w:val="003B0C74"/>
    <w:rsid w:val="003B0D74"/>
    <w:rsid w:val="003B0F49"/>
    <w:rsid w:val="003B26B2"/>
    <w:rsid w:val="003B31BD"/>
    <w:rsid w:val="003B31D6"/>
    <w:rsid w:val="003B330A"/>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5C76"/>
    <w:rsid w:val="003C60E1"/>
    <w:rsid w:val="003C635B"/>
    <w:rsid w:val="003C6471"/>
    <w:rsid w:val="003C7614"/>
    <w:rsid w:val="003C7647"/>
    <w:rsid w:val="003C7801"/>
    <w:rsid w:val="003C7969"/>
    <w:rsid w:val="003D1324"/>
    <w:rsid w:val="003D1865"/>
    <w:rsid w:val="003D2F70"/>
    <w:rsid w:val="003D335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6ED"/>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4D97"/>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87E"/>
    <w:rsid w:val="00427969"/>
    <w:rsid w:val="004279CC"/>
    <w:rsid w:val="00427C24"/>
    <w:rsid w:val="00427C26"/>
    <w:rsid w:val="00427FF9"/>
    <w:rsid w:val="00430E9C"/>
    <w:rsid w:val="00431198"/>
    <w:rsid w:val="0043181F"/>
    <w:rsid w:val="00431D1D"/>
    <w:rsid w:val="00432649"/>
    <w:rsid w:val="00432D0F"/>
    <w:rsid w:val="004334CC"/>
    <w:rsid w:val="004337FC"/>
    <w:rsid w:val="00434664"/>
    <w:rsid w:val="00434709"/>
    <w:rsid w:val="00434B3A"/>
    <w:rsid w:val="00435222"/>
    <w:rsid w:val="00435297"/>
    <w:rsid w:val="004353CA"/>
    <w:rsid w:val="004355CA"/>
    <w:rsid w:val="00436292"/>
    <w:rsid w:val="00436488"/>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693"/>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7E2"/>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0658"/>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3D5E"/>
    <w:rsid w:val="00514ADD"/>
    <w:rsid w:val="00515446"/>
    <w:rsid w:val="00516478"/>
    <w:rsid w:val="00516BD1"/>
    <w:rsid w:val="00517AC2"/>
    <w:rsid w:val="00517CA1"/>
    <w:rsid w:val="00517E20"/>
    <w:rsid w:val="00520189"/>
    <w:rsid w:val="0052124D"/>
    <w:rsid w:val="00521AD0"/>
    <w:rsid w:val="00521E4E"/>
    <w:rsid w:val="0052201F"/>
    <w:rsid w:val="00522512"/>
    <w:rsid w:val="005237A9"/>
    <w:rsid w:val="0052465A"/>
    <w:rsid w:val="005250F1"/>
    <w:rsid w:val="005251DF"/>
    <w:rsid w:val="005252E8"/>
    <w:rsid w:val="00525593"/>
    <w:rsid w:val="005264EE"/>
    <w:rsid w:val="00526B13"/>
    <w:rsid w:val="00527468"/>
    <w:rsid w:val="00527703"/>
    <w:rsid w:val="005278BE"/>
    <w:rsid w:val="00527EDD"/>
    <w:rsid w:val="005302C1"/>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990"/>
    <w:rsid w:val="00542BB7"/>
    <w:rsid w:val="0054339C"/>
    <w:rsid w:val="005434D0"/>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0E02"/>
    <w:rsid w:val="00561650"/>
    <w:rsid w:val="00561696"/>
    <w:rsid w:val="00562A84"/>
    <w:rsid w:val="00562FBC"/>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593"/>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D7C8D"/>
    <w:rsid w:val="005E062A"/>
    <w:rsid w:val="005E0678"/>
    <w:rsid w:val="005E1463"/>
    <w:rsid w:val="005E1594"/>
    <w:rsid w:val="005E27CA"/>
    <w:rsid w:val="005E3DDA"/>
    <w:rsid w:val="005E4402"/>
    <w:rsid w:val="005E463F"/>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192"/>
    <w:rsid w:val="006022BC"/>
    <w:rsid w:val="006027FF"/>
    <w:rsid w:val="00602AA3"/>
    <w:rsid w:val="00602FB5"/>
    <w:rsid w:val="006031D7"/>
    <w:rsid w:val="00603834"/>
    <w:rsid w:val="00603CAF"/>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4B6"/>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AE7"/>
    <w:rsid w:val="00632B92"/>
    <w:rsid w:val="006341EA"/>
    <w:rsid w:val="0063471E"/>
    <w:rsid w:val="00634812"/>
    <w:rsid w:val="00634884"/>
    <w:rsid w:val="006348BE"/>
    <w:rsid w:val="00634F03"/>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5A7"/>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29F1"/>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5F"/>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0EFC"/>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040A"/>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1B1F"/>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B36"/>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94F"/>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2AC"/>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2F59"/>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4960"/>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2E14"/>
    <w:rsid w:val="00853EFA"/>
    <w:rsid w:val="00854102"/>
    <w:rsid w:val="0085670D"/>
    <w:rsid w:val="00856D9E"/>
    <w:rsid w:val="00857747"/>
    <w:rsid w:val="00857BC0"/>
    <w:rsid w:val="0086079B"/>
    <w:rsid w:val="00860E26"/>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3E94"/>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3B7"/>
    <w:rsid w:val="0089442A"/>
    <w:rsid w:val="00894BF7"/>
    <w:rsid w:val="0089533D"/>
    <w:rsid w:val="008962A3"/>
    <w:rsid w:val="0089686B"/>
    <w:rsid w:val="0089691C"/>
    <w:rsid w:val="00897736"/>
    <w:rsid w:val="00897C6C"/>
    <w:rsid w:val="008A0408"/>
    <w:rsid w:val="008A0580"/>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A7222"/>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331A"/>
    <w:rsid w:val="008D3453"/>
    <w:rsid w:val="008D42DA"/>
    <w:rsid w:val="008D4534"/>
    <w:rsid w:val="008D47AA"/>
    <w:rsid w:val="008D48C3"/>
    <w:rsid w:val="008D49AA"/>
    <w:rsid w:val="008D4EB2"/>
    <w:rsid w:val="008D5295"/>
    <w:rsid w:val="008D585F"/>
    <w:rsid w:val="008D6120"/>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466"/>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7FE"/>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312"/>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4F4"/>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2248"/>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185"/>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23E9"/>
    <w:rsid w:val="009630E4"/>
    <w:rsid w:val="00963E06"/>
    <w:rsid w:val="00963FE0"/>
    <w:rsid w:val="00964087"/>
    <w:rsid w:val="00964577"/>
    <w:rsid w:val="00964583"/>
    <w:rsid w:val="00964842"/>
    <w:rsid w:val="00966098"/>
    <w:rsid w:val="00966298"/>
    <w:rsid w:val="009666A1"/>
    <w:rsid w:val="00966798"/>
    <w:rsid w:val="00966C1A"/>
    <w:rsid w:val="00966F8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2F9"/>
    <w:rsid w:val="009C6346"/>
    <w:rsid w:val="009C67EF"/>
    <w:rsid w:val="009C6828"/>
    <w:rsid w:val="009C68D7"/>
    <w:rsid w:val="009C6937"/>
    <w:rsid w:val="009C6D69"/>
    <w:rsid w:val="009C6FF3"/>
    <w:rsid w:val="009D00F0"/>
    <w:rsid w:val="009D058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59E"/>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263"/>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268A9"/>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0A9"/>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283"/>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1FEA"/>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97ADB"/>
    <w:rsid w:val="00AA0561"/>
    <w:rsid w:val="00AA0989"/>
    <w:rsid w:val="00AA0B98"/>
    <w:rsid w:val="00AA10F5"/>
    <w:rsid w:val="00AA1517"/>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5DA"/>
    <w:rsid w:val="00AD7C43"/>
    <w:rsid w:val="00AE21D7"/>
    <w:rsid w:val="00AE2E09"/>
    <w:rsid w:val="00AE33AD"/>
    <w:rsid w:val="00AE380B"/>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87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3D72"/>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7D3"/>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43E"/>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8B8"/>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861"/>
    <w:rsid w:val="00BE52A9"/>
    <w:rsid w:val="00BE572A"/>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89D"/>
    <w:rsid w:val="00BF3B1E"/>
    <w:rsid w:val="00BF3E27"/>
    <w:rsid w:val="00BF3FCB"/>
    <w:rsid w:val="00BF40B3"/>
    <w:rsid w:val="00BF4308"/>
    <w:rsid w:val="00BF44F5"/>
    <w:rsid w:val="00BF51D5"/>
    <w:rsid w:val="00BF5281"/>
    <w:rsid w:val="00BF5385"/>
    <w:rsid w:val="00BF57B8"/>
    <w:rsid w:val="00BF6047"/>
    <w:rsid w:val="00BF623F"/>
    <w:rsid w:val="00BF6AC5"/>
    <w:rsid w:val="00BF6E06"/>
    <w:rsid w:val="00BF6FA3"/>
    <w:rsid w:val="00BF7B93"/>
    <w:rsid w:val="00BF7EA4"/>
    <w:rsid w:val="00C00FF8"/>
    <w:rsid w:val="00C02E4B"/>
    <w:rsid w:val="00C03F79"/>
    <w:rsid w:val="00C042CE"/>
    <w:rsid w:val="00C04819"/>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4C0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C92"/>
    <w:rsid w:val="00C36E4E"/>
    <w:rsid w:val="00C37644"/>
    <w:rsid w:val="00C37CC7"/>
    <w:rsid w:val="00C40045"/>
    <w:rsid w:val="00C40A39"/>
    <w:rsid w:val="00C40DA9"/>
    <w:rsid w:val="00C43218"/>
    <w:rsid w:val="00C43B21"/>
    <w:rsid w:val="00C4469E"/>
    <w:rsid w:val="00C456D9"/>
    <w:rsid w:val="00C45ECD"/>
    <w:rsid w:val="00C460F9"/>
    <w:rsid w:val="00C462C5"/>
    <w:rsid w:val="00C4662C"/>
    <w:rsid w:val="00C4745F"/>
    <w:rsid w:val="00C478D3"/>
    <w:rsid w:val="00C5035C"/>
    <w:rsid w:val="00C50633"/>
    <w:rsid w:val="00C5065C"/>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56F0C"/>
    <w:rsid w:val="00C57834"/>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8E"/>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235"/>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B60"/>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4650"/>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D7C7D"/>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6C9"/>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5FC"/>
    <w:rsid w:val="00D26B2E"/>
    <w:rsid w:val="00D26EE2"/>
    <w:rsid w:val="00D27549"/>
    <w:rsid w:val="00D27C0A"/>
    <w:rsid w:val="00D30465"/>
    <w:rsid w:val="00D313CA"/>
    <w:rsid w:val="00D31C77"/>
    <w:rsid w:val="00D31CA3"/>
    <w:rsid w:val="00D3282C"/>
    <w:rsid w:val="00D32FBB"/>
    <w:rsid w:val="00D33270"/>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779"/>
    <w:rsid w:val="00D52A25"/>
    <w:rsid w:val="00D52BE8"/>
    <w:rsid w:val="00D53856"/>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2AB"/>
    <w:rsid w:val="00D64313"/>
    <w:rsid w:val="00D64835"/>
    <w:rsid w:val="00D64896"/>
    <w:rsid w:val="00D65ACD"/>
    <w:rsid w:val="00D66172"/>
    <w:rsid w:val="00D677D9"/>
    <w:rsid w:val="00D7007E"/>
    <w:rsid w:val="00D707EB"/>
    <w:rsid w:val="00D70AFD"/>
    <w:rsid w:val="00D71AB2"/>
    <w:rsid w:val="00D71FF1"/>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6402"/>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DC4"/>
    <w:rsid w:val="00DC0F83"/>
    <w:rsid w:val="00DC193F"/>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A97"/>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024"/>
    <w:rsid w:val="00DF65A1"/>
    <w:rsid w:val="00DF6775"/>
    <w:rsid w:val="00DF6AC9"/>
    <w:rsid w:val="00DF6D02"/>
    <w:rsid w:val="00DF7643"/>
    <w:rsid w:val="00E008D7"/>
    <w:rsid w:val="00E00A31"/>
    <w:rsid w:val="00E00A7B"/>
    <w:rsid w:val="00E00D88"/>
    <w:rsid w:val="00E010FB"/>
    <w:rsid w:val="00E01560"/>
    <w:rsid w:val="00E019D3"/>
    <w:rsid w:val="00E01A35"/>
    <w:rsid w:val="00E01B6D"/>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049"/>
    <w:rsid w:val="00E86BB7"/>
    <w:rsid w:val="00E86E97"/>
    <w:rsid w:val="00E9016D"/>
    <w:rsid w:val="00E90A64"/>
    <w:rsid w:val="00E90E70"/>
    <w:rsid w:val="00E91188"/>
    <w:rsid w:val="00E9131C"/>
    <w:rsid w:val="00E92215"/>
    <w:rsid w:val="00E92FDB"/>
    <w:rsid w:val="00E9348D"/>
    <w:rsid w:val="00E93592"/>
    <w:rsid w:val="00E939EF"/>
    <w:rsid w:val="00E94078"/>
    <w:rsid w:val="00E94681"/>
    <w:rsid w:val="00E948A7"/>
    <w:rsid w:val="00E9539E"/>
    <w:rsid w:val="00E953D4"/>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2FAE"/>
    <w:rsid w:val="00EB30FA"/>
    <w:rsid w:val="00EB31EA"/>
    <w:rsid w:val="00EB359F"/>
    <w:rsid w:val="00EB3657"/>
    <w:rsid w:val="00EB370E"/>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744"/>
    <w:rsid w:val="00ED7EB6"/>
    <w:rsid w:val="00EE0506"/>
    <w:rsid w:val="00EE14C8"/>
    <w:rsid w:val="00EE19A6"/>
    <w:rsid w:val="00EE1A25"/>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044"/>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08C"/>
    <w:rsid w:val="00F71542"/>
    <w:rsid w:val="00F71900"/>
    <w:rsid w:val="00F71D1D"/>
    <w:rsid w:val="00F726EB"/>
    <w:rsid w:val="00F72FAB"/>
    <w:rsid w:val="00F7302E"/>
    <w:rsid w:val="00F73215"/>
    <w:rsid w:val="00F7324F"/>
    <w:rsid w:val="00F735DE"/>
    <w:rsid w:val="00F736C5"/>
    <w:rsid w:val="00F73AB1"/>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42"/>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87EF7"/>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3B2"/>
    <w:rsid w:val="00FF0F1F"/>
    <w:rsid w:val="00FF13ED"/>
    <w:rsid w:val="00FF1559"/>
    <w:rsid w:val="00FF17CE"/>
    <w:rsid w:val="00FF1D55"/>
    <w:rsid w:val="00FF2643"/>
    <w:rsid w:val="00FF2645"/>
    <w:rsid w:val="00FF26F3"/>
    <w:rsid w:val="00FF2727"/>
    <w:rsid w:val="00FF2CA8"/>
    <w:rsid w:val="00FF431B"/>
    <w:rsid w:val="00FF4CAE"/>
    <w:rsid w:val="00FF52C5"/>
    <w:rsid w:val="00FF534E"/>
    <w:rsid w:val="00FF5E44"/>
    <w:rsid w:val="00FF6266"/>
    <w:rsid w:val="00FF6FD3"/>
    <w:rsid w:val="00FF7722"/>
    <w:rsid w:val="00FF7DCD"/>
    <w:rsid w:val="0CDC5DFE"/>
    <w:rsid w:val="471D3D0F"/>
    <w:rsid w:val="52D1A980"/>
    <w:rsid w:val="61886523"/>
    <w:rsid w:val="6397F90A"/>
    <w:rsid w:val="6453FB86"/>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hyperlink" Target="http://www.epsg-registry.org/" TargetMode="External"/><Relationship Id="rId47" Type="http://schemas.openxmlformats.org/officeDocument/2006/relationships/image" Target="media/image13.emf"/><Relationship Id="rId63" Type="http://schemas.openxmlformats.org/officeDocument/2006/relationships/image" Target="media/image17.png"/><Relationship Id="rId68" Type="http://schemas.openxmlformats.org/officeDocument/2006/relationships/hyperlink" Target="http://www.iho.int/S124/gml/cs0/0.1" TargetMode="External"/><Relationship Id="rId84" Type="http://schemas.openxmlformats.org/officeDocument/2006/relationships/image" Target="media/image27.png"/><Relationship Id="rId89" Type="http://schemas.openxmlformats.org/officeDocument/2006/relationships/hyperlink" Target="http://www.iho.int/S124/gml/cs0/0.1" TargetMode="External"/><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9" Type="http://schemas.microsoft.com/office/2016/09/relationships/commentsIds" Target="commentsIds.xml"/><Relationship Id="rId107" Type="http://schemas.openxmlformats.org/officeDocument/2006/relationships/footer" Target="footer14.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hyperlink" Target="file:///C:\Users\ldp01\AppData\Local\Microsoft\Windows\INetCache\Content.Outlook\AWYHJ2Y1\www.iho.int" TargetMode="Externa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11.jpeg"/><Relationship Id="rId53" Type="http://schemas.openxmlformats.org/officeDocument/2006/relationships/header" Target="header10.xml"/><Relationship Id="rId58" Type="http://schemas.openxmlformats.org/officeDocument/2006/relationships/hyperlink" Target="http://www.iho.int/S124/gml/cs0/0.1" TargetMode="External"/><Relationship Id="rId66" Type="http://schemas.openxmlformats.org/officeDocument/2006/relationships/hyperlink" Target="http://www.iho.int/S124/gml/cs0/0.1" TargetMode="External"/><Relationship Id="rId74" Type="http://schemas.openxmlformats.org/officeDocument/2006/relationships/hyperlink" Target="http://www.iho.int/S124/gml/cs0/0.1" TargetMode="External"/><Relationship Id="rId79" Type="http://schemas.openxmlformats.org/officeDocument/2006/relationships/hyperlink" Target="http://www.iho.int/S124/gml/cs0/0.1" TargetMode="External"/><Relationship Id="rId87" Type="http://schemas.openxmlformats.org/officeDocument/2006/relationships/hyperlink" Target="http://www.iho.int/S124/gml/cs0/0.1" TargetMode="External"/><Relationship Id="rId102" Type="http://schemas.openxmlformats.org/officeDocument/2006/relationships/image" Target="media/image39.png"/><Relationship Id="rId110"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image" Target="media/image26.jpeg"/><Relationship Id="rId90" Type="http://schemas.openxmlformats.org/officeDocument/2006/relationships/image" Target="media/image30.jpeg"/><Relationship Id="rId95" Type="http://schemas.openxmlformats.org/officeDocument/2006/relationships/hyperlink" Target="http://www.iho.int" TargetMode="Externa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footer" Target="footer4.xm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eader" Target="header5.xml"/><Relationship Id="rId43" Type="http://schemas.openxmlformats.org/officeDocument/2006/relationships/hyperlink" Target="http://www.iogp.org" TargetMode="External"/><Relationship Id="rId48" Type="http://schemas.openxmlformats.org/officeDocument/2006/relationships/image" Target="media/image14.png"/><Relationship Id="rId56" Type="http://schemas.openxmlformats.org/officeDocument/2006/relationships/footer" Target="footer13.xml"/><Relationship Id="rId64" Type="http://schemas.openxmlformats.org/officeDocument/2006/relationships/hyperlink" Target="http://www.iho.int/S124/gml/cs0/0.1" TargetMode="External"/><Relationship Id="rId69" Type="http://schemas.openxmlformats.org/officeDocument/2006/relationships/image" Target="media/image20.jpeg"/><Relationship Id="rId77" Type="http://schemas.openxmlformats.org/officeDocument/2006/relationships/hyperlink" Target="http://www.iho.int/S124/gml/cs0/0.1" TargetMode="External"/><Relationship Id="rId100" Type="http://schemas.openxmlformats.org/officeDocument/2006/relationships/image" Target="media/image37.png"/><Relationship Id="rId105" Type="http://schemas.openxmlformats.org/officeDocument/2006/relationships/header" Target="header12.xm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hyperlink" Target="http://www.iho.int/S124/gml/cs0/0.1" TargetMode="External"/><Relationship Id="rId80" Type="http://schemas.openxmlformats.org/officeDocument/2006/relationships/image" Target="media/image25.png"/><Relationship Id="rId85" Type="http://schemas.openxmlformats.org/officeDocument/2006/relationships/hyperlink" Target="http://www.iho.int/S124/gml/cs0/0.1" TargetMode="External"/><Relationship Id="rId93" Type="http://schemas.openxmlformats.org/officeDocument/2006/relationships/hyperlink" Target="http://www.iho.int/S124/gml/cs0/0.1" TargetMode="External"/><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6.xml"/><Relationship Id="rId33" Type="http://schemas.openxmlformats.org/officeDocument/2006/relationships/image" Target="media/image8.png"/><Relationship Id="rId38" Type="http://schemas.openxmlformats.org/officeDocument/2006/relationships/footer" Target="footer8.xml"/><Relationship Id="rId46" Type="http://schemas.openxmlformats.org/officeDocument/2006/relationships/image" Target="media/image12.png"/><Relationship Id="rId59" Type="http://schemas.openxmlformats.org/officeDocument/2006/relationships/image" Target="media/image15.png"/><Relationship Id="rId67" Type="http://schemas.openxmlformats.org/officeDocument/2006/relationships/image" Target="media/image19.jpeg"/><Relationship Id="rId103" Type="http://schemas.openxmlformats.org/officeDocument/2006/relationships/image" Target="media/image40.png"/><Relationship Id="rId108" Type="http://schemas.openxmlformats.org/officeDocument/2006/relationships/footer" Target="footer15.xml"/><Relationship Id="rId20" Type="http://schemas.openxmlformats.org/officeDocument/2006/relationships/header" Target="header3.xml"/><Relationship Id="rId41" Type="http://schemas.openxmlformats.org/officeDocument/2006/relationships/image" Target="media/image10.png"/><Relationship Id="rId54" Type="http://schemas.openxmlformats.org/officeDocument/2006/relationships/header" Target="header11.xml"/><Relationship Id="rId62"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hyperlink" Target="http://www.iho.int/S124/gml/cs0/0.1" TargetMode="External"/><Relationship Id="rId83" Type="http://schemas.openxmlformats.org/officeDocument/2006/relationships/hyperlink" Target="http://www.iho.int/S124/gml/cs0/0.1" TargetMode="External"/><Relationship Id="rId88" Type="http://schemas.openxmlformats.org/officeDocument/2006/relationships/image" Target="media/image29.jpeg"/><Relationship Id="rId91" Type="http://schemas.openxmlformats.org/officeDocument/2006/relationships/hyperlink" Target="http://www.iho.int/S124/gml/cs0/0.1" TargetMode="External"/><Relationship Id="rId96" Type="http://schemas.openxmlformats.org/officeDocument/2006/relationships/image" Target="media/image3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microsoft.com/office/2011/relationships/commentsExtended" Target="commentsExtended.xml"/><Relationship Id="rId36" Type="http://schemas.openxmlformats.org/officeDocument/2006/relationships/header" Target="header6.xml"/><Relationship Id="rId49" Type="http://schemas.openxmlformats.org/officeDocument/2006/relationships/header" Target="header8.xml"/><Relationship Id="rId57" Type="http://schemas.openxmlformats.org/officeDocument/2006/relationships/hyperlink" Target="http://www.iho.int/S124/gml/cs0/0.1" TargetMode="External"/><Relationship Id="rId106" Type="http://schemas.openxmlformats.org/officeDocument/2006/relationships/header" Target="header13.xml"/><Relationship Id="rId10" Type="http://schemas.openxmlformats.org/officeDocument/2006/relationships/image" Target="media/image3.png"/><Relationship Id="rId31" Type="http://schemas.openxmlformats.org/officeDocument/2006/relationships/hyperlink" Target="mailto:info@iho.int" TargetMode="External"/><Relationship Id="rId44" Type="http://schemas.openxmlformats.org/officeDocument/2006/relationships/hyperlink" Target="https://epsg.org/" TargetMode="External"/><Relationship Id="rId52" Type="http://schemas.openxmlformats.org/officeDocument/2006/relationships/footer" Target="footer11.xml"/><Relationship Id="rId60" Type="http://schemas.openxmlformats.org/officeDocument/2006/relationships/hyperlink" Target="http://www.iho.int/S124/gml/cs0/0.1" TargetMode="External"/><Relationship Id="rId65" Type="http://schemas.openxmlformats.org/officeDocument/2006/relationships/image" Target="media/image18.png"/><Relationship Id="rId73" Type="http://schemas.openxmlformats.org/officeDocument/2006/relationships/image" Target="media/image22.jpeg"/><Relationship Id="rId78" Type="http://schemas.openxmlformats.org/officeDocument/2006/relationships/image" Target="media/image24.jpeg"/><Relationship Id="rId81" Type="http://schemas.openxmlformats.org/officeDocument/2006/relationships/hyperlink" Target="http://www.iho.int/S124/gml/cs0/0.1" TargetMode="External"/><Relationship Id="rId86" Type="http://schemas.openxmlformats.org/officeDocument/2006/relationships/image" Target="media/image28.png"/><Relationship Id="rId94" Type="http://schemas.openxmlformats.org/officeDocument/2006/relationships/image" Target="media/image32.jpeg"/><Relationship Id="rId99" Type="http://schemas.openxmlformats.org/officeDocument/2006/relationships/image" Target="media/image36.png"/><Relationship Id="rId101"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eader" Target="header7.xml"/><Relationship Id="rId109" Type="http://schemas.openxmlformats.org/officeDocument/2006/relationships/header" Target="header14.xml"/><Relationship Id="rId34" Type="http://schemas.openxmlformats.org/officeDocument/2006/relationships/image" Target="media/image9.png"/><Relationship Id="rId50" Type="http://schemas.openxmlformats.org/officeDocument/2006/relationships/header" Target="header9.xml"/><Relationship Id="rId55" Type="http://schemas.openxmlformats.org/officeDocument/2006/relationships/footer" Target="footer12.xml"/><Relationship Id="rId76" Type="http://schemas.openxmlformats.org/officeDocument/2006/relationships/image" Target="media/image23.jpeg"/><Relationship Id="rId97" Type="http://schemas.openxmlformats.org/officeDocument/2006/relationships/image" Target="media/image34.png"/><Relationship Id="rId104"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123</Pages>
  <Words>23806</Words>
  <Characters>135699</Characters>
  <Application>Microsoft Office Word</Application>
  <DocSecurity>0</DocSecurity>
  <Lines>1130</Lines>
  <Paragraphs>318</Paragraphs>
  <ScaleCrop>false</ScaleCrop>
  <Company>afnor</Company>
  <LinksUpToDate>false</LinksUpToDate>
  <CharactersWithSpaces>159187</CharactersWithSpaces>
  <SharedDoc>false</SharedDoc>
  <HLinks>
    <vt:vector size="960" baseType="variant">
      <vt:variant>
        <vt:i4>3145848</vt:i4>
      </vt:variant>
      <vt:variant>
        <vt:i4>831</vt:i4>
      </vt:variant>
      <vt:variant>
        <vt:i4>0</vt:i4>
      </vt:variant>
      <vt:variant>
        <vt:i4>5</vt:i4>
      </vt:variant>
      <vt:variant>
        <vt:lpwstr>http://www.iho.int/</vt:lpwstr>
      </vt:variant>
      <vt:variant>
        <vt:lpwstr/>
      </vt:variant>
      <vt:variant>
        <vt:i4>7209018</vt:i4>
      </vt:variant>
      <vt:variant>
        <vt:i4>828</vt:i4>
      </vt:variant>
      <vt:variant>
        <vt:i4>0</vt:i4>
      </vt:variant>
      <vt:variant>
        <vt:i4>5</vt:i4>
      </vt:variant>
      <vt:variant>
        <vt:lpwstr>http://www.iho.int/S124/gml/cs0/0.1</vt:lpwstr>
      </vt:variant>
      <vt:variant>
        <vt:lpwstr/>
      </vt:variant>
      <vt:variant>
        <vt:i4>7209018</vt:i4>
      </vt:variant>
      <vt:variant>
        <vt:i4>825</vt:i4>
      </vt:variant>
      <vt:variant>
        <vt:i4>0</vt:i4>
      </vt:variant>
      <vt:variant>
        <vt:i4>5</vt:i4>
      </vt:variant>
      <vt:variant>
        <vt:lpwstr>http://www.iho.int/S124/gml/cs0/0.1</vt:lpwstr>
      </vt:variant>
      <vt:variant>
        <vt:lpwstr/>
      </vt:variant>
      <vt:variant>
        <vt:i4>7209018</vt:i4>
      </vt:variant>
      <vt:variant>
        <vt:i4>822</vt:i4>
      </vt:variant>
      <vt:variant>
        <vt:i4>0</vt:i4>
      </vt:variant>
      <vt:variant>
        <vt:i4>5</vt:i4>
      </vt:variant>
      <vt:variant>
        <vt:lpwstr>http://www.iho.int/S124/gml/cs0/0.1</vt:lpwstr>
      </vt:variant>
      <vt:variant>
        <vt:lpwstr/>
      </vt:variant>
      <vt:variant>
        <vt:i4>2293841</vt:i4>
      </vt:variant>
      <vt:variant>
        <vt:i4>819</vt:i4>
      </vt:variant>
      <vt:variant>
        <vt:i4>0</vt:i4>
      </vt:variant>
      <vt:variant>
        <vt:i4>5</vt:i4>
      </vt:variant>
      <vt:variant>
        <vt:lpwstr/>
      </vt:variant>
      <vt:variant>
        <vt:lpwstr>_bookmark17</vt:lpwstr>
      </vt:variant>
      <vt:variant>
        <vt:i4>7209018</vt:i4>
      </vt:variant>
      <vt:variant>
        <vt:i4>816</vt:i4>
      </vt:variant>
      <vt:variant>
        <vt:i4>0</vt:i4>
      </vt:variant>
      <vt:variant>
        <vt:i4>5</vt:i4>
      </vt:variant>
      <vt:variant>
        <vt:lpwstr>http://www.iho.int/S124/gml/cs0/0.1</vt:lpwstr>
      </vt:variant>
      <vt:variant>
        <vt:lpwstr/>
      </vt:variant>
      <vt:variant>
        <vt:i4>2293841</vt:i4>
      </vt:variant>
      <vt:variant>
        <vt:i4>813</vt:i4>
      </vt:variant>
      <vt:variant>
        <vt:i4>0</vt:i4>
      </vt:variant>
      <vt:variant>
        <vt:i4>5</vt:i4>
      </vt:variant>
      <vt:variant>
        <vt:lpwstr/>
      </vt:variant>
      <vt:variant>
        <vt:lpwstr>_bookmark16</vt:lpwstr>
      </vt:variant>
      <vt:variant>
        <vt:i4>7209018</vt:i4>
      </vt:variant>
      <vt:variant>
        <vt:i4>810</vt:i4>
      </vt:variant>
      <vt:variant>
        <vt:i4>0</vt:i4>
      </vt:variant>
      <vt:variant>
        <vt:i4>5</vt:i4>
      </vt:variant>
      <vt:variant>
        <vt:lpwstr>http://www.iho.int/S124/gml/cs0/0.1</vt:lpwstr>
      </vt:variant>
      <vt:variant>
        <vt:lpwstr/>
      </vt:variant>
      <vt:variant>
        <vt:i4>2293841</vt:i4>
      </vt:variant>
      <vt:variant>
        <vt:i4>807</vt:i4>
      </vt:variant>
      <vt:variant>
        <vt:i4>0</vt:i4>
      </vt:variant>
      <vt:variant>
        <vt:i4>5</vt:i4>
      </vt:variant>
      <vt:variant>
        <vt:lpwstr/>
      </vt:variant>
      <vt:variant>
        <vt:lpwstr>_bookmark15</vt:lpwstr>
      </vt:variant>
      <vt:variant>
        <vt:i4>7209018</vt:i4>
      </vt:variant>
      <vt:variant>
        <vt:i4>804</vt:i4>
      </vt:variant>
      <vt:variant>
        <vt:i4>0</vt:i4>
      </vt:variant>
      <vt:variant>
        <vt:i4>5</vt:i4>
      </vt:variant>
      <vt:variant>
        <vt:lpwstr>http://www.iho.int/S124/gml/cs0/0.1</vt:lpwstr>
      </vt:variant>
      <vt:variant>
        <vt:lpwstr/>
      </vt:variant>
      <vt:variant>
        <vt:i4>2293841</vt:i4>
      </vt:variant>
      <vt:variant>
        <vt:i4>801</vt:i4>
      </vt:variant>
      <vt:variant>
        <vt:i4>0</vt:i4>
      </vt:variant>
      <vt:variant>
        <vt:i4>5</vt:i4>
      </vt:variant>
      <vt:variant>
        <vt:lpwstr/>
      </vt:variant>
      <vt:variant>
        <vt:lpwstr>_bookmark14</vt:lpwstr>
      </vt:variant>
      <vt:variant>
        <vt:i4>7209018</vt:i4>
      </vt:variant>
      <vt:variant>
        <vt:i4>798</vt:i4>
      </vt:variant>
      <vt:variant>
        <vt:i4>0</vt:i4>
      </vt:variant>
      <vt:variant>
        <vt:i4>5</vt:i4>
      </vt:variant>
      <vt:variant>
        <vt:lpwstr>http://www.iho.int/S124/gml/cs0/0.1</vt:lpwstr>
      </vt:variant>
      <vt:variant>
        <vt:lpwstr/>
      </vt:variant>
      <vt:variant>
        <vt:i4>2293841</vt:i4>
      </vt:variant>
      <vt:variant>
        <vt:i4>795</vt:i4>
      </vt:variant>
      <vt:variant>
        <vt:i4>0</vt:i4>
      </vt:variant>
      <vt:variant>
        <vt:i4>5</vt:i4>
      </vt:variant>
      <vt:variant>
        <vt:lpwstr/>
      </vt:variant>
      <vt:variant>
        <vt:lpwstr>_bookmark13</vt:lpwstr>
      </vt:variant>
      <vt:variant>
        <vt:i4>7209018</vt:i4>
      </vt:variant>
      <vt:variant>
        <vt:i4>792</vt:i4>
      </vt:variant>
      <vt:variant>
        <vt:i4>0</vt:i4>
      </vt:variant>
      <vt:variant>
        <vt:i4>5</vt:i4>
      </vt:variant>
      <vt:variant>
        <vt:lpwstr>http://www.iho.int/S124/gml/cs0/0.1</vt:lpwstr>
      </vt:variant>
      <vt:variant>
        <vt:lpwstr/>
      </vt:variant>
      <vt:variant>
        <vt:i4>2293841</vt:i4>
      </vt:variant>
      <vt:variant>
        <vt:i4>789</vt:i4>
      </vt:variant>
      <vt:variant>
        <vt:i4>0</vt:i4>
      </vt:variant>
      <vt:variant>
        <vt:i4>5</vt:i4>
      </vt:variant>
      <vt:variant>
        <vt:lpwstr/>
      </vt:variant>
      <vt:variant>
        <vt:lpwstr>_bookmark12</vt:lpwstr>
      </vt:variant>
      <vt:variant>
        <vt:i4>2752593</vt:i4>
      </vt:variant>
      <vt:variant>
        <vt:i4>786</vt:i4>
      </vt:variant>
      <vt:variant>
        <vt:i4>0</vt:i4>
      </vt:variant>
      <vt:variant>
        <vt:i4>5</vt:i4>
      </vt:variant>
      <vt:variant>
        <vt:lpwstr/>
      </vt:variant>
      <vt:variant>
        <vt:lpwstr>_bookmark8</vt:lpwstr>
      </vt:variant>
      <vt:variant>
        <vt:i4>2752593</vt:i4>
      </vt:variant>
      <vt:variant>
        <vt:i4>783</vt:i4>
      </vt:variant>
      <vt:variant>
        <vt:i4>0</vt:i4>
      </vt:variant>
      <vt:variant>
        <vt:i4>5</vt:i4>
      </vt:variant>
      <vt:variant>
        <vt:lpwstr/>
      </vt:variant>
      <vt:variant>
        <vt:lpwstr>_bookmark8</vt:lpwstr>
      </vt:variant>
      <vt:variant>
        <vt:i4>7209018</vt:i4>
      </vt:variant>
      <vt:variant>
        <vt:i4>780</vt:i4>
      </vt:variant>
      <vt:variant>
        <vt:i4>0</vt:i4>
      </vt:variant>
      <vt:variant>
        <vt:i4>5</vt:i4>
      </vt:variant>
      <vt:variant>
        <vt:lpwstr>http://www.iho.int/S124/gml/cs0/0.1</vt:lpwstr>
      </vt:variant>
      <vt:variant>
        <vt:lpwstr/>
      </vt:variant>
      <vt:variant>
        <vt:i4>2293841</vt:i4>
      </vt:variant>
      <vt:variant>
        <vt:i4>777</vt:i4>
      </vt:variant>
      <vt:variant>
        <vt:i4>0</vt:i4>
      </vt:variant>
      <vt:variant>
        <vt:i4>5</vt:i4>
      </vt:variant>
      <vt:variant>
        <vt:lpwstr/>
      </vt:variant>
      <vt:variant>
        <vt:lpwstr>_bookmark11</vt:lpwstr>
      </vt:variant>
      <vt:variant>
        <vt:i4>2752593</vt:i4>
      </vt:variant>
      <vt:variant>
        <vt:i4>774</vt:i4>
      </vt:variant>
      <vt:variant>
        <vt:i4>0</vt:i4>
      </vt:variant>
      <vt:variant>
        <vt:i4>5</vt:i4>
      </vt:variant>
      <vt:variant>
        <vt:lpwstr/>
      </vt:variant>
      <vt:variant>
        <vt:lpwstr>_bookmark8</vt:lpwstr>
      </vt:variant>
      <vt:variant>
        <vt:i4>2752593</vt:i4>
      </vt:variant>
      <vt:variant>
        <vt:i4>771</vt:i4>
      </vt:variant>
      <vt:variant>
        <vt:i4>0</vt:i4>
      </vt:variant>
      <vt:variant>
        <vt:i4>5</vt:i4>
      </vt:variant>
      <vt:variant>
        <vt:lpwstr/>
      </vt:variant>
      <vt:variant>
        <vt:lpwstr>_bookmark8</vt:lpwstr>
      </vt:variant>
      <vt:variant>
        <vt:i4>7209018</vt:i4>
      </vt:variant>
      <vt:variant>
        <vt:i4>768</vt:i4>
      </vt:variant>
      <vt:variant>
        <vt:i4>0</vt:i4>
      </vt:variant>
      <vt:variant>
        <vt:i4>5</vt:i4>
      </vt:variant>
      <vt:variant>
        <vt:lpwstr>http://www.iho.int/S124/gml/cs0/0.1</vt:lpwstr>
      </vt:variant>
      <vt:variant>
        <vt:lpwstr/>
      </vt:variant>
      <vt:variant>
        <vt:i4>2293841</vt:i4>
      </vt:variant>
      <vt:variant>
        <vt:i4>765</vt:i4>
      </vt:variant>
      <vt:variant>
        <vt:i4>0</vt:i4>
      </vt:variant>
      <vt:variant>
        <vt:i4>5</vt:i4>
      </vt:variant>
      <vt:variant>
        <vt:lpwstr/>
      </vt:variant>
      <vt:variant>
        <vt:lpwstr>_bookmark10</vt:lpwstr>
      </vt:variant>
      <vt:variant>
        <vt:i4>2752593</vt:i4>
      </vt:variant>
      <vt:variant>
        <vt:i4>762</vt:i4>
      </vt:variant>
      <vt:variant>
        <vt:i4>0</vt:i4>
      </vt:variant>
      <vt:variant>
        <vt:i4>5</vt:i4>
      </vt:variant>
      <vt:variant>
        <vt:lpwstr/>
      </vt:variant>
      <vt:variant>
        <vt:lpwstr>_bookmark8</vt:lpwstr>
      </vt:variant>
      <vt:variant>
        <vt:i4>2752593</vt:i4>
      </vt:variant>
      <vt:variant>
        <vt:i4>759</vt:i4>
      </vt:variant>
      <vt:variant>
        <vt:i4>0</vt:i4>
      </vt:variant>
      <vt:variant>
        <vt:i4>5</vt:i4>
      </vt:variant>
      <vt:variant>
        <vt:lpwstr/>
      </vt:variant>
      <vt:variant>
        <vt:lpwstr>_bookmark8</vt:lpwstr>
      </vt:variant>
      <vt:variant>
        <vt:i4>7209018</vt:i4>
      </vt:variant>
      <vt:variant>
        <vt:i4>756</vt:i4>
      </vt:variant>
      <vt:variant>
        <vt:i4>0</vt:i4>
      </vt:variant>
      <vt:variant>
        <vt:i4>5</vt:i4>
      </vt:variant>
      <vt:variant>
        <vt:lpwstr>http://www.iho.int/S124/gml/cs0/0.1</vt:lpwstr>
      </vt:variant>
      <vt:variant>
        <vt:lpwstr/>
      </vt:variant>
      <vt:variant>
        <vt:i4>2818129</vt:i4>
      </vt:variant>
      <vt:variant>
        <vt:i4>753</vt:i4>
      </vt:variant>
      <vt:variant>
        <vt:i4>0</vt:i4>
      </vt:variant>
      <vt:variant>
        <vt:i4>5</vt:i4>
      </vt:variant>
      <vt:variant>
        <vt:lpwstr/>
      </vt:variant>
      <vt:variant>
        <vt:lpwstr>_bookmark9</vt:lpwstr>
      </vt:variant>
      <vt:variant>
        <vt:i4>2752593</vt:i4>
      </vt:variant>
      <vt:variant>
        <vt:i4>750</vt:i4>
      </vt:variant>
      <vt:variant>
        <vt:i4>0</vt:i4>
      </vt:variant>
      <vt:variant>
        <vt:i4>5</vt:i4>
      </vt:variant>
      <vt:variant>
        <vt:lpwstr/>
      </vt:variant>
      <vt:variant>
        <vt:lpwstr>_bookmark8</vt:lpwstr>
      </vt:variant>
      <vt:variant>
        <vt:i4>2752593</vt:i4>
      </vt:variant>
      <vt:variant>
        <vt:i4>747</vt:i4>
      </vt:variant>
      <vt:variant>
        <vt:i4>0</vt:i4>
      </vt:variant>
      <vt:variant>
        <vt:i4>5</vt:i4>
      </vt:variant>
      <vt:variant>
        <vt:lpwstr/>
      </vt:variant>
      <vt:variant>
        <vt:lpwstr>_bookmark8</vt:lpwstr>
      </vt:variant>
      <vt:variant>
        <vt:i4>7209018</vt:i4>
      </vt:variant>
      <vt:variant>
        <vt:i4>744</vt:i4>
      </vt:variant>
      <vt:variant>
        <vt:i4>0</vt:i4>
      </vt:variant>
      <vt:variant>
        <vt:i4>5</vt:i4>
      </vt:variant>
      <vt:variant>
        <vt:lpwstr>http://www.iho.int/S124/gml/cs0/0.1</vt:lpwstr>
      </vt:variant>
      <vt:variant>
        <vt:lpwstr/>
      </vt:variant>
      <vt:variant>
        <vt:i4>2818129</vt:i4>
      </vt:variant>
      <vt:variant>
        <vt:i4>741</vt:i4>
      </vt:variant>
      <vt:variant>
        <vt:i4>0</vt:i4>
      </vt:variant>
      <vt:variant>
        <vt:i4>5</vt:i4>
      </vt:variant>
      <vt:variant>
        <vt:lpwstr/>
      </vt:variant>
      <vt:variant>
        <vt:lpwstr>_bookmark9</vt:lpwstr>
      </vt:variant>
      <vt:variant>
        <vt:i4>2752593</vt:i4>
      </vt:variant>
      <vt:variant>
        <vt:i4>738</vt:i4>
      </vt:variant>
      <vt:variant>
        <vt:i4>0</vt:i4>
      </vt:variant>
      <vt:variant>
        <vt:i4>5</vt:i4>
      </vt:variant>
      <vt:variant>
        <vt:lpwstr/>
      </vt:variant>
      <vt:variant>
        <vt:lpwstr>_bookmark8</vt:lpwstr>
      </vt:variant>
      <vt:variant>
        <vt:i4>2752593</vt:i4>
      </vt:variant>
      <vt:variant>
        <vt:i4>735</vt:i4>
      </vt:variant>
      <vt:variant>
        <vt:i4>0</vt:i4>
      </vt:variant>
      <vt:variant>
        <vt:i4>5</vt:i4>
      </vt:variant>
      <vt:variant>
        <vt:lpwstr/>
      </vt:variant>
      <vt:variant>
        <vt:lpwstr>_bookmark8</vt:lpwstr>
      </vt:variant>
      <vt:variant>
        <vt:i4>7209018</vt:i4>
      </vt:variant>
      <vt:variant>
        <vt:i4>732</vt:i4>
      </vt:variant>
      <vt:variant>
        <vt:i4>0</vt:i4>
      </vt:variant>
      <vt:variant>
        <vt:i4>5</vt:i4>
      </vt:variant>
      <vt:variant>
        <vt:lpwstr>http://www.iho.int/S124/gml/cs0/0.1</vt:lpwstr>
      </vt:variant>
      <vt:variant>
        <vt:lpwstr/>
      </vt:variant>
      <vt:variant>
        <vt:i4>2818129</vt:i4>
      </vt:variant>
      <vt:variant>
        <vt:i4>729</vt:i4>
      </vt:variant>
      <vt:variant>
        <vt:i4>0</vt:i4>
      </vt:variant>
      <vt:variant>
        <vt:i4>5</vt:i4>
      </vt:variant>
      <vt:variant>
        <vt:lpwstr/>
      </vt:variant>
      <vt:variant>
        <vt:lpwstr>_bookmark9</vt:lpwstr>
      </vt:variant>
      <vt:variant>
        <vt:i4>2818129</vt:i4>
      </vt:variant>
      <vt:variant>
        <vt:i4>726</vt:i4>
      </vt:variant>
      <vt:variant>
        <vt:i4>0</vt:i4>
      </vt:variant>
      <vt:variant>
        <vt:i4>5</vt:i4>
      </vt:variant>
      <vt:variant>
        <vt:lpwstr/>
      </vt:variant>
      <vt:variant>
        <vt:lpwstr>_bookmark9</vt:lpwstr>
      </vt:variant>
      <vt:variant>
        <vt:i4>2293841</vt:i4>
      </vt:variant>
      <vt:variant>
        <vt:i4>723</vt:i4>
      </vt:variant>
      <vt:variant>
        <vt:i4>0</vt:i4>
      </vt:variant>
      <vt:variant>
        <vt:i4>5</vt:i4>
      </vt:variant>
      <vt:variant>
        <vt:lpwstr/>
      </vt:variant>
      <vt:variant>
        <vt:lpwstr>_bookmark10</vt:lpwstr>
      </vt:variant>
      <vt:variant>
        <vt:i4>2293841</vt:i4>
      </vt:variant>
      <vt:variant>
        <vt:i4>720</vt:i4>
      </vt:variant>
      <vt:variant>
        <vt:i4>0</vt:i4>
      </vt:variant>
      <vt:variant>
        <vt:i4>5</vt:i4>
      </vt:variant>
      <vt:variant>
        <vt:lpwstr/>
      </vt:variant>
      <vt:variant>
        <vt:lpwstr>_bookmark10</vt:lpwstr>
      </vt:variant>
      <vt:variant>
        <vt:i4>2293841</vt:i4>
      </vt:variant>
      <vt:variant>
        <vt:i4>717</vt:i4>
      </vt:variant>
      <vt:variant>
        <vt:i4>0</vt:i4>
      </vt:variant>
      <vt:variant>
        <vt:i4>5</vt:i4>
      </vt:variant>
      <vt:variant>
        <vt:lpwstr/>
      </vt:variant>
      <vt:variant>
        <vt:lpwstr>_bookmark12</vt:lpwstr>
      </vt:variant>
      <vt:variant>
        <vt:i4>2293841</vt:i4>
      </vt:variant>
      <vt:variant>
        <vt:i4>714</vt:i4>
      </vt:variant>
      <vt:variant>
        <vt:i4>0</vt:i4>
      </vt:variant>
      <vt:variant>
        <vt:i4>5</vt:i4>
      </vt:variant>
      <vt:variant>
        <vt:lpwstr/>
      </vt:variant>
      <vt:variant>
        <vt:lpwstr>_bookmark11</vt:lpwstr>
      </vt:variant>
      <vt:variant>
        <vt:i4>2752593</vt:i4>
      </vt:variant>
      <vt:variant>
        <vt:i4>711</vt:i4>
      </vt:variant>
      <vt:variant>
        <vt:i4>0</vt:i4>
      </vt:variant>
      <vt:variant>
        <vt:i4>5</vt:i4>
      </vt:variant>
      <vt:variant>
        <vt:lpwstr/>
      </vt:variant>
      <vt:variant>
        <vt:lpwstr>_bookmark8</vt:lpwstr>
      </vt:variant>
      <vt:variant>
        <vt:i4>7209018</vt:i4>
      </vt:variant>
      <vt:variant>
        <vt:i4>708</vt:i4>
      </vt:variant>
      <vt:variant>
        <vt:i4>0</vt:i4>
      </vt:variant>
      <vt:variant>
        <vt:i4>5</vt:i4>
      </vt:variant>
      <vt:variant>
        <vt:lpwstr>http://www.iho.int/S124/gml/cs0/0.1</vt:lpwstr>
      </vt:variant>
      <vt:variant>
        <vt:lpwstr/>
      </vt:variant>
      <vt:variant>
        <vt:i4>7209018</vt:i4>
      </vt:variant>
      <vt:variant>
        <vt:i4>705</vt:i4>
      </vt:variant>
      <vt:variant>
        <vt:i4>0</vt:i4>
      </vt:variant>
      <vt:variant>
        <vt:i4>5</vt:i4>
      </vt:variant>
      <vt:variant>
        <vt:lpwstr>http://www.iho.int/S124/gml/cs0/0.1</vt:lpwstr>
      </vt:variant>
      <vt:variant>
        <vt:lpwstr/>
      </vt:variant>
      <vt:variant>
        <vt:i4>7209018</vt:i4>
      </vt:variant>
      <vt:variant>
        <vt:i4>702</vt:i4>
      </vt:variant>
      <vt:variant>
        <vt:i4>0</vt:i4>
      </vt:variant>
      <vt:variant>
        <vt:i4>5</vt:i4>
      </vt:variant>
      <vt:variant>
        <vt:lpwstr>http://www.iho.int/S124/gml/cs0/0.1</vt:lpwstr>
      </vt:variant>
      <vt:variant>
        <vt:lpwstr/>
      </vt:variant>
      <vt:variant>
        <vt:i4>7209018</vt:i4>
      </vt:variant>
      <vt:variant>
        <vt:i4>699</vt:i4>
      </vt:variant>
      <vt:variant>
        <vt:i4>0</vt:i4>
      </vt:variant>
      <vt:variant>
        <vt:i4>5</vt:i4>
      </vt:variant>
      <vt:variant>
        <vt:lpwstr>http://www.iho.int/S124/gml/cs0/0.1</vt:lpwstr>
      </vt:variant>
      <vt:variant>
        <vt:lpwstr/>
      </vt:variant>
      <vt:variant>
        <vt:i4>7209018</vt:i4>
      </vt:variant>
      <vt:variant>
        <vt:i4>696</vt:i4>
      </vt:variant>
      <vt:variant>
        <vt:i4>0</vt:i4>
      </vt:variant>
      <vt:variant>
        <vt:i4>5</vt:i4>
      </vt:variant>
      <vt:variant>
        <vt:lpwstr>http://www.iho.int/S124/gml/cs0/0.1</vt:lpwstr>
      </vt:variant>
      <vt:variant>
        <vt:lpwstr/>
      </vt:variant>
      <vt:variant>
        <vt:i4>7209018</vt:i4>
      </vt:variant>
      <vt:variant>
        <vt:i4>693</vt:i4>
      </vt:variant>
      <vt:variant>
        <vt:i4>0</vt:i4>
      </vt:variant>
      <vt:variant>
        <vt:i4>5</vt:i4>
      </vt:variant>
      <vt:variant>
        <vt:lpwstr>http://www.iho.int/S124/gml/cs0/0.1</vt:lpwstr>
      </vt:variant>
      <vt:variant>
        <vt:lpwstr/>
      </vt:variant>
      <vt:variant>
        <vt:i4>7209018</vt:i4>
      </vt:variant>
      <vt:variant>
        <vt:i4>690</vt:i4>
      </vt:variant>
      <vt:variant>
        <vt:i4>0</vt:i4>
      </vt:variant>
      <vt:variant>
        <vt:i4>5</vt:i4>
      </vt:variant>
      <vt:variant>
        <vt:lpwstr>http://www.iho.int/S124/gml/cs0/0.1</vt:lpwstr>
      </vt:variant>
      <vt:variant>
        <vt:lpwstr/>
      </vt:variant>
      <vt:variant>
        <vt:i4>917514</vt:i4>
      </vt:variant>
      <vt:variant>
        <vt:i4>678</vt:i4>
      </vt:variant>
      <vt:variant>
        <vt:i4>0</vt:i4>
      </vt:variant>
      <vt:variant>
        <vt:i4>5</vt:i4>
      </vt:variant>
      <vt:variant>
        <vt:lpwstr>https://epsg.org/</vt:lpwstr>
      </vt:variant>
      <vt:variant>
        <vt:lpwstr/>
      </vt:variant>
      <vt:variant>
        <vt:i4>5636167</vt:i4>
      </vt:variant>
      <vt:variant>
        <vt:i4>675</vt:i4>
      </vt:variant>
      <vt:variant>
        <vt:i4>0</vt:i4>
      </vt:variant>
      <vt:variant>
        <vt:i4>5</vt:i4>
      </vt:variant>
      <vt:variant>
        <vt:lpwstr>http://www.iogp.org/</vt:lpwstr>
      </vt:variant>
      <vt:variant>
        <vt:lpwstr/>
      </vt:variant>
      <vt:variant>
        <vt:i4>1638415</vt:i4>
      </vt:variant>
      <vt:variant>
        <vt:i4>672</vt:i4>
      </vt:variant>
      <vt:variant>
        <vt:i4>0</vt:i4>
      </vt:variant>
      <vt:variant>
        <vt:i4>5</vt:i4>
      </vt:variant>
      <vt:variant>
        <vt:lpwstr>http://www.epsg-registry.org/</vt:lpwstr>
      </vt:variant>
      <vt:variant>
        <vt:lpwstr/>
      </vt:variant>
      <vt:variant>
        <vt:i4>3473469</vt:i4>
      </vt:variant>
      <vt:variant>
        <vt:i4>645</vt:i4>
      </vt:variant>
      <vt:variant>
        <vt:i4>0</vt:i4>
      </vt:variant>
      <vt:variant>
        <vt:i4>5</vt:i4>
      </vt:variant>
      <vt:variant>
        <vt:lpwstr>C:\Users\ldp01\AppData\Local\Microsoft\Windows\INetCache\Content.Outlook\AWYHJ2Y1\www.iho.int</vt:lpwstr>
      </vt:variant>
      <vt:variant>
        <vt:lpwstr/>
      </vt:variant>
      <vt:variant>
        <vt:i4>327716</vt:i4>
      </vt:variant>
      <vt:variant>
        <vt:i4>642</vt:i4>
      </vt:variant>
      <vt:variant>
        <vt:i4>0</vt:i4>
      </vt:variant>
      <vt:variant>
        <vt:i4>5</vt:i4>
      </vt:variant>
      <vt:variant>
        <vt:lpwstr>mailto:info@iho.int</vt:lpwstr>
      </vt:variant>
      <vt:variant>
        <vt:lpwstr/>
      </vt:variant>
      <vt:variant>
        <vt:i4>1835070</vt:i4>
      </vt:variant>
      <vt:variant>
        <vt:i4>632</vt:i4>
      </vt:variant>
      <vt:variant>
        <vt:i4>0</vt:i4>
      </vt:variant>
      <vt:variant>
        <vt:i4>5</vt:i4>
      </vt:variant>
      <vt:variant>
        <vt:lpwstr/>
      </vt:variant>
      <vt:variant>
        <vt:lpwstr>_Toc180596605</vt:lpwstr>
      </vt:variant>
      <vt:variant>
        <vt:i4>1835070</vt:i4>
      </vt:variant>
      <vt:variant>
        <vt:i4>626</vt:i4>
      </vt:variant>
      <vt:variant>
        <vt:i4>0</vt:i4>
      </vt:variant>
      <vt:variant>
        <vt:i4>5</vt:i4>
      </vt:variant>
      <vt:variant>
        <vt:lpwstr/>
      </vt:variant>
      <vt:variant>
        <vt:lpwstr>_Toc180596604</vt:lpwstr>
      </vt:variant>
      <vt:variant>
        <vt:i4>1835070</vt:i4>
      </vt:variant>
      <vt:variant>
        <vt:i4>620</vt:i4>
      </vt:variant>
      <vt:variant>
        <vt:i4>0</vt:i4>
      </vt:variant>
      <vt:variant>
        <vt:i4>5</vt:i4>
      </vt:variant>
      <vt:variant>
        <vt:lpwstr/>
      </vt:variant>
      <vt:variant>
        <vt:lpwstr>_Toc180596603</vt:lpwstr>
      </vt:variant>
      <vt:variant>
        <vt:i4>1835070</vt:i4>
      </vt:variant>
      <vt:variant>
        <vt:i4>614</vt:i4>
      </vt:variant>
      <vt:variant>
        <vt:i4>0</vt:i4>
      </vt:variant>
      <vt:variant>
        <vt:i4>5</vt:i4>
      </vt:variant>
      <vt:variant>
        <vt:lpwstr/>
      </vt:variant>
      <vt:variant>
        <vt:lpwstr>_Toc180596602</vt:lpwstr>
      </vt:variant>
      <vt:variant>
        <vt:i4>1835070</vt:i4>
      </vt:variant>
      <vt:variant>
        <vt:i4>608</vt:i4>
      </vt:variant>
      <vt:variant>
        <vt:i4>0</vt:i4>
      </vt:variant>
      <vt:variant>
        <vt:i4>5</vt:i4>
      </vt:variant>
      <vt:variant>
        <vt:lpwstr/>
      </vt:variant>
      <vt:variant>
        <vt:lpwstr>_Toc180596601</vt:lpwstr>
      </vt:variant>
      <vt:variant>
        <vt:i4>1835070</vt:i4>
      </vt:variant>
      <vt:variant>
        <vt:i4>602</vt:i4>
      </vt:variant>
      <vt:variant>
        <vt:i4>0</vt:i4>
      </vt:variant>
      <vt:variant>
        <vt:i4>5</vt:i4>
      </vt:variant>
      <vt:variant>
        <vt:lpwstr/>
      </vt:variant>
      <vt:variant>
        <vt:lpwstr>_Toc180596600</vt:lpwstr>
      </vt:variant>
      <vt:variant>
        <vt:i4>1376317</vt:i4>
      </vt:variant>
      <vt:variant>
        <vt:i4>596</vt:i4>
      </vt:variant>
      <vt:variant>
        <vt:i4>0</vt:i4>
      </vt:variant>
      <vt:variant>
        <vt:i4>5</vt:i4>
      </vt:variant>
      <vt:variant>
        <vt:lpwstr/>
      </vt:variant>
      <vt:variant>
        <vt:lpwstr>_Toc180596599</vt:lpwstr>
      </vt:variant>
      <vt:variant>
        <vt:i4>1376317</vt:i4>
      </vt:variant>
      <vt:variant>
        <vt:i4>590</vt:i4>
      </vt:variant>
      <vt:variant>
        <vt:i4>0</vt:i4>
      </vt:variant>
      <vt:variant>
        <vt:i4>5</vt:i4>
      </vt:variant>
      <vt:variant>
        <vt:lpwstr/>
      </vt:variant>
      <vt:variant>
        <vt:lpwstr>_Toc180596598</vt:lpwstr>
      </vt:variant>
      <vt:variant>
        <vt:i4>1376317</vt:i4>
      </vt:variant>
      <vt:variant>
        <vt:i4>584</vt:i4>
      </vt:variant>
      <vt:variant>
        <vt:i4>0</vt:i4>
      </vt:variant>
      <vt:variant>
        <vt:i4>5</vt:i4>
      </vt:variant>
      <vt:variant>
        <vt:lpwstr/>
      </vt:variant>
      <vt:variant>
        <vt:lpwstr>_Toc180596597</vt:lpwstr>
      </vt:variant>
      <vt:variant>
        <vt:i4>1376317</vt:i4>
      </vt:variant>
      <vt:variant>
        <vt:i4>578</vt:i4>
      </vt:variant>
      <vt:variant>
        <vt:i4>0</vt:i4>
      </vt:variant>
      <vt:variant>
        <vt:i4>5</vt:i4>
      </vt:variant>
      <vt:variant>
        <vt:lpwstr/>
      </vt:variant>
      <vt:variant>
        <vt:lpwstr>_Toc180596596</vt:lpwstr>
      </vt:variant>
      <vt:variant>
        <vt:i4>1376317</vt:i4>
      </vt:variant>
      <vt:variant>
        <vt:i4>572</vt:i4>
      </vt:variant>
      <vt:variant>
        <vt:i4>0</vt:i4>
      </vt:variant>
      <vt:variant>
        <vt:i4>5</vt:i4>
      </vt:variant>
      <vt:variant>
        <vt:lpwstr/>
      </vt:variant>
      <vt:variant>
        <vt:lpwstr>_Toc180596595</vt:lpwstr>
      </vt:variant>
      <vt:variant>
        <vt:i4>1376317</vt:i4>
      </vt:variant>
      <vt:variant>
        <vt:i4>566</vt:i4>
      </vt:variant>
      <vt:variant>
        <vt:i4>0</vt:i4>
      </vt:variant>
      <vt:variant>
        <vt:i4>5</vt:i4>
      </vt:variant>
      <vt:variant>
        <vt:lpwstr/>
      </vt:variant>
      <vt:variant>
        <vt:lpwstr>_Toc180596594</vt:lpwstr>
      </vt:variant>
      <vt:variant>
        <vt:i4>1376317</vt:i4>
      </vt:variant>
      <vt:variant>
        <vt:i4>560</vt:i4>
      </vt:variant>
      <vt:variant>
        <vt:i4>0</vt:i4>
      </vt:variant>
      <vt:variant>
        <vt:i4>5</vt:i4>
      </vt:variant>
      <vt:variant>
        <vt:lpwstr/>
      </vt:variant>
      <vt:variant>
        <vt:lpwstr>_Toc180596593</vt:lpwstr>
      </vt:variant>
      <vt:variant>
        <vt:i4>1376317</vt:i4>
      </vt:variant>
      <vt:variant>
        <vt:i4>554</vt:i4>
      </vt:variant>
      <vt:variant>
        <vt:i4>0</vt:i4>
      </vt:variant>
      <vt:variant>
        <vt:i4>5</vt:i4>
      </vt:variant>
      <vt:variant>
        <vt:lpwstr/>
      </vt:variant>
      <vt:variant>
        <vt:lpwstr>_Toc180596592</vt:lpwstr>
      </vt:variant>
      <vt:variant>
        <vt:i4>1376317</vt:i4>
      </vt:variant>
      <vt:variant>
        <vt:i4>548</vt:i4>
      </vt:variant>
      <vt:variant>
        <vt:i4>0</vt:i4>
      </vt:variant>
      <vt:variant>
        <vt:i4>5</vt:i4>
      </vt:variant>
      <vt:variant>
        <vt:lpwstr/>
      </vt:variant>
      <vt:variant>
        <vt:lpwstr>_Toc180596591</vt:lpwstr>
      </vt:variant>
      <vt:variant>
        <vt:i4>1376317</vt:i4>
      </vt:variant>
      <vt:variant>
        <vt:i4>542</vt:i4>
      </vt:variant>
      <vt:variant>
        <vt:i4>0</vt:i4>
      </vt:variant>
      <vt:variant>
        <vt:i4>5</vt:i4>
      </vt:variant>
      <vt:variant>
        <vt:lpwstr/>
      </vt:variant>
      <vt:variant>
        <vt:lpwstr>_Toc180596590</vt:lpwstr>
      </vt:variant>
      <vt:variant>
        <vt:i4>1310781</vt:i4>
      </vt:variant>
      <vt:variant>
        <vt:i4>536</vt:i4>
      </vt:variant>
      <vt:variant>
        <vt:i4>0</vt:i4>
      </vt:variant>
      <vt:variant>
        <vt:i4>5</vt:i4>
      </vt:variant>
      <vt:variant>
        <vt:lpwstr/>
      </vt:variant>
      <vt:variant>
        <vt:lpwstr>_Toc180596589</vt:lpwstr>
      </vt:variant>
      <vt:variant>
        <vt:i4>1310781</vt:i4>
      </vt:variant>
      <vt:variant>
        <vt:i4>530</vt:i4>
      </vt:variant>
      <vt:variant>
        <vt:i4>0</vt:i4>
      </vt:variant>
      <vt:variant>
        <vt:i4>5</vt:i4>
      </vt:variant>
      <vt:variant>
        <vt:lpwstr/>
      </vt:variant>
      <vt:variant>
        <vt:lpwstr>_Toc180596588</vt:lpwstr>
      </vt:variant>
      <vt:variant>
        <vt:i4>1310781</vt:i4>
      </vt:variant>
      <vt:variant>
        <vt:i4>524</vt:i4>
      </vt:variant>
      <vt:variant>
        <vt:i4>0</vt:i4>
      </vt:variant>
      <vt:variant>
        <vt:i4>5</vt:i4>
      </vt:variant>
      <vt:variant>
        <vt:lpwstr/>
      </vt:variant>
      <vt:variant>
        <vt:lpwstr>_Toc180596587</vt:lpwstr>
      </vt:variant>
      <vt:variant>
        <vt:i4>1310781</vt:i4>
      </vt:variant>
      <vt:variant>
        <vt:i4>518</vt:i4>
      </vt:variant>
      <vt:variant>
        <vt:i4>0</vt:i4>
      </vt:variant>
      <vt:variant>
        <vt:i4>5</vt:i4>
      </vt:variant>
      <vt:variant>
        <vt:lpwstr/>
      </vt:variant>
      <vt:variant>
        <vt:lpwstr>_Toc180596586</vt:lpwstr>
      </vt:variant>
      <vt:variant>
        <vt:i4>1310781</vt:i4>
      </vt:variant>
      <vt:variant>
        <vt:i4>512</vt:i4>
      </vt:variant>
      <vt:variant>
        <vt:i4>0</vt:i4>
      </vt:variant>
      <vt:variant>
        <vt:i4>5</vt:i4>
      </vt:variant>
      <vt:variant>
        <vt:lpwstr/>
      </vt:variant>
      <vt:variant>
        <vt:lpwstr>_Toc180596585</vt:lpwstr>
      </vt:variant>
      <vt:variant>
        <vt:i4>1310781</vt:i4>
      </vt:variant>
      <vt:variant>
        <vt:i4>506</vt:i4>
      </vt:variant>
      <vt:variant>
        <vt:i4>0</vt:i4>
      </vt:variant>
      <vt:variant>
        <vt:i4>5</vt:i4>
      </vt:variant>
      <vt:variant>
        <vt:lpwstr/>
      </vt:variant>
      <vt:variant>
        <vt:lpwstr>_Toc180596584</vt:lpwstr>
      </vt:variant>
      <vt:variant>
        <vt:i4>1310781</vt:i4>
      </vt:variant>
      <vt:variant>
        <vt:i4>500</vt:i4>
      </vt:variant>
      <vt:variant>
        <vt:i4>0</vt:i4>
      </vt:variant>
      <vt:variant>
        <vt:i4>5</vt:i4>
      </vt:variant>
      <vt:variant>
        <vt:lpwstr/>
      </vt:variant>
      <vt:variant>
        <vt:lpwstr>_Toc180596583</vt:lpwstr>
      </vt:variant>
      <vt:variant>
        <vt:i4>1310781</vt:i4>
      </vt:variant>
      <vt:variant>
        <vt:i4>494</vt:i4>
      </vt:variant>
      <vt:variant>
        <vt:i4>0</vt:i4>
      </vt:variant>
      <vt:variant>
        <vt:i4>5</vt:i4>
      </vt:variant>
      <vt:variant>
        <vt:lpwstr/>
      </vt:variant>
      <vt:variant>
        <vt:lpwstr>_Toc180596582</vt:lpwstr>
      </vt:variant>
      <vt:variant>
        <vt:i4>1310781</vt:i4>
      </vt:variant>
      <vt:variant>
        <vt:i4>488</vt:i4>
      </vt:variant>
      <vt:variant>
        <vt:i4>0</vt:i4>
      </vt:variant>
      <vt:variant>
        <vt:i4>5</vt:i4>
      </vt:variant>
      <vt:variant>
        <vt:lpwstr/>
      </vt:variant>
      <vt:variant>
        <vt:lpwstr>_Toc180596581</vt:lpwstr>
      </vt:variant>
      <vt:variant>
        <vt:i4>1310781</vt:i4>
      </vt:variant>
      <vt:variant>
        <vt:i4>482</vt:i4>
      </vt:variant>
      <vt:variant>
        <vt:i4>0</vt:i4>
      </vt:variant>
      <vt:variant>
        <vt:i4>5</vt:i4>
      </vt:variant>
      <vt:variant>
        <vt:lpwstr/>
      </vt:variant>
      <vt:variant>
        <vt:lpwstr>_Toc180596580</vt:lpwstr>
      </vt:variant>
      <vt:variant>
        <vt:i4>1769533</vt:i4>
      </vt:variant>
      <vt:variant>
        <vt:i4>476</vt:i4>
      </vt:variant>
      <vt:variant>
        <vt:i4>0</vt:i4>
      </vt:variant>
      <vt:variant>
        <vt:i4>5</vt:i4>
      </vt:variant>
      <vt:variant>
        <vt:lpwstr/>
      </vt:variant>
      <vt:variant>
        <vt:lpwstr>_Toc180596579</vt:lpwstr>
      </vt:variant>
      <vt:variant>
        <vt:i4>1769533</vt:i4>
      </vt:variant>
      <vt:variant>
        <vt:i4>470</vt:i4>
      </vt:variant>
      <vt:variant>
        <vt:i4>0</vt:i4>
      </vt:variant>
      <vt:variant>
        <vt:i4>5</vt:i4>
      </vt:variant>
      <vt:variant>
        <vt:lpwstr/>
      </vt:variant>
      <vt:variant>
        <vt:lpwstr>_Toc180596578</vt:lpwstr>
      </vt:variant>
      <vt:variant>
        <vt:i4>1769533</vt:i4>
      </vt:variant>
      <vt:variant>
        <vt:i4>464</vt:i4>
      </vt:variant>
      <vt:variant>
        <vt:i4>0</vt:i4>
      </vt:variant>
      <vt:variant>
        <vt:i4>5</vt:i4>
      </vt:variant>
      <vt:variant>
        <vt:lpwstr/>
      </vt:variant>
      <vt:variant>
        <vt:lpwstr>_Toc180596577</vt:lpwstr>
      </vt:variant>
      <vt:variant>
        <vt:i4>1769533</vt:i4>
      </vt:variant>
      <vt:variant>
        <vt:i4>458</vt:i4>
      </vt:variant>
      <vt:variant>
        <vt:i4>0</vt:i4>
      </vt:variant>
      <vt:variant>
        <vt:i4>5</vt:i4>
      </vt:variant>
      <vt:variant>
        <vt:lpwstr/>
      </vt:variant>
      <vt:variant>
        <vt:lpwstr>_Toc180596576</vt:lpwstr>
      </vt:variant>
      <vt:variant>
        <vt:i4>1769533</vt:i4>
      </vt:variant>
      <vt:variant>
        <vt:i4>452</vt:i4>
      </vt:variant>
      <vt:variant>
        <vt:i4>0</vt:i4>
      </vt:variant>
      <vt:variant>
        <vt:i4>5</vt:i4>
      </vt:variant>
      <vt:variant>
        <vt:lpwstr/>
      </vt:variant>
      <vt:variant>
        <vt:lpwstr>_Toc180596575</vt:lpwstr>
      </vt:variant>
      <vt:variant>
        <vt:i4>1769533</vt:i4>
      </vt:variant>
      <vt:variant>
        <vt:i4>446</vt:i4>
      </vt:variant>
      <vt:variant>
        <vt:i4>0</vt:i4>
      </vt:variant>
      <vt:variant>
        <vt:i4>5</vt:i4>
      </vt:variant>
      <vt:variant>
        <vt:lpwstr/>
      </vt:variant>
      <vt:variant>
        <vt:lpwstr>_Toc180596574</vt:lpwstr>
      </vt:variant>
      <vt:variant>
        <vt:i4>1769533</vt:i4>
      </vt:variant>
      <vt:variant>
        <vt:i4>440</vt:i4>
      </vt:variant>
      <vt:variant>
        <vt:i4>0</vt:i4>
      </vt:variant>
      <vt:variant>
        <vt:i4>5</vt:i4>
      </vt:variant>
      <vt:variant>
        <vt:lpwstr/>
      </vt:variant>
      <vt:variant>
        <vt:lpwstr>_Toc180596573</vt:lpwstr>
      </vt:variant>
      <vt:variant>
        <vt:i4>1769533</vt:i4>
      </vt:variant>
      <vt:variant>
        <vt:i4>434</vt:i4>
      </vt:variant>
      <vt:variant>
        <vt:i4>0</vt:i4>
      </vt:variant>
      <vt:variant>
        <vt:i4>5</vt:i4>
      </vt:variant>
      <vt:variant>
        <vt:lpwstr/>
      </vt:variant>
      <vt:variant>
        <vt:lpwstr>_Toc180596572</vt:lpwstr>
      </vt:variant>
      <vt:variant>
        <vt:i4>1769533</vt:i4>
      </vt:variant>
      <vt:variant>
        <vt:i4>428</vt:i4>
      </vt:variant>
      <vt:variant>
        <vt:i4>0</vt:i4>
      </vt:variant>
      <vt:variant>
        <vt:i4>5</vt:i4>
      </vt:variant>
      <vt:variant>
        <vt:lpwstr/>
      </vt:variant>
      <vt:variant>
        <vt:lpwstr>_Toc180596571</vt:lpwstr>
      </vt:variant>
      <vt:variant>
        <vt:i4>1769533</vt:i4>
      </vt:variant>
      <vt:variant>
        <vt:i4>422</vt:i4>
      </vt:variant>
      <vt:variant>
        <vt:i4>0</vt:i4>
      </vt:variant>
      <vt:variant>
        <vt:i4>5</vt:i4>
      </vt:variant>
      <vt:variant>
        <vt:lpwstr/>
      </vt:variant>
      <vt:variant>
        <vt:lpwstr>_Toc180596570</vt:lpwstr>
      </vt:variant>
      <vt:variant>
        <vt:i4>1703997</vt:i4>
      </vt:variant>
      <vt:variant>
        <vt:i4>416</vt:i4>
      </vt:variant>
      <vt:variant>
        <vt:i4>0</vt:i4>
      </vt:variant>
      <vt:variant>
        <vt:i4>5</vt:i4>
      </vt:variant>
      <vt:variant>
        <vt:lpwstr/>
      </vt:variant>
      <vt:variant>
        <vt:lpwstr>_Toc180596569</vt:lpwstr>
      </vt:variant>
      <vt:variant>
        <vt:i4>1703997</vt:i4>
      </vt:variant>
      <vt:variant>
        <vt:i4>410</vt:i4>
      </vt:variant>
      <vt:variant>
        <vt:i4>0</vt:i4>
      </vt:variant>
      <vt:variant>
        <vt:i4>5</vt:i4>
      </vt:variant>
      <vt:variant>
        <vt:lpwstr/>
      </vt:variant>
      <vt:variant>
        <vt:lpwstr>_Toc180596568</vt:lpwstr>
      </vt:variant>
      <vt:variant>
        <vt:i4>1703997</vt:i4>
      </vt:variant>
      <vt:variant>
        <vt:i4>404</vt:i4>
      </vt:variant>
      <vt:variant>
        <vt:i4>0</vt:i4>
      </vt:variant>
      <vt:variant>
        <vt:i4>5</vt:i4>
      </vt:variant>
      <vt:variant>
        <vt:lpwstr/>
      </vt:variant>
      <vt:variant>
        <vt:lpwstr>_Toc180596567</vt:lpwstr>
      </vt:variant>
      <vt:variant>
        <vt:i4>1703997</vt:i4>
      </vt:variant>
      <vt:variant>
        <vt:i4>398</vt:i4>
      </vt:variant>
      <vt:variant>
        <vt:i4>0</vt:i4>
      </vt:variant>
      <vt:variant>
        <vt:i4>5</vt:i4>
      </vt:variant>
      <vt:variant>
        <vt:lpwstr/>
      </vt:variant>
      <vt:variant>
        <vt:lpwstr>_Toc180596566</vt:lpwstr>
      </vt:variant>
      <vt:variant>
        <vt:i4>1703997</vt:i4>
      </vt:variant>
      <vt:variant>
        <vt:i4>392</vt:i4>
      </vt:variant>
      <vt:variant>
        <vt:i4>0</vt:i4>
      </vt:variant>
      <vt:variant>
        <vt:i4>5</vt:i4>
      </vt:variant>
      <vt:variant>
        <vt:lpwstr/>
      </vt:variant>
      <vt:variant>
        <vt:lpwstr>_Toc180596565</vt:lpwstr>
      </vt:variant>
      <vt:variant>
        <vt:i4>1703997</vt:i4>
      </vt:variant>
      <vt:variant>
        <vt:i4>386</vt:i4>
      </vt:variant>
      <vt:variant>
        <vt:i4>0</vt:i4>
      </vt:variant>
      <vt:variant>
        <vt:i4>5</vt:i4>
      </vt:variant>
      <vt:variant>
        <vt:lpwstr/>
      </vt:variant>
      <vt:variant>
        <vt:lpwstr>_Toc180596564</vt:lpwstr>
      </vt:variant>
      <vt:variant>
        <vt:i4>1703997</vt:i4>
      </vt:variant>
      <vt:variant>
        <vt:i4>380</vt:i4>
      </vt:variant>
      <vt:variant>
        <vt:i4>0</vt:i4>
      </vt:variant>
      <vt:variant>
        <vt:i4>5</vt:i4>
      </vt:variant>
      <vt:variant>
        <vt:lpwstr/>
      </vt:variant>
      <vt:variant>
        <vt:lpwstr>_Toc180596563</vt:lpwstr>
      </vt:variant>
      <vt:variant>
        <vt:i4>1703997</vt:i4>
      </vt:variant>
      <vt:variant>
        <vt:i4>374</vt:i4>
      </vt:variant>
      <vt:variant>
        <vt:i4>0</vt:i4>
      </vt:variant>
      <vt:variant>
        <vt:i4>5</vt:i4>
      </vt:variant>
      <vt:variant>
        <vt:lpwstr/>
      </vt:variant>
      <vt:variant>
        <vt:lpwstr>_Toc180596562</vt:lpwstr>
      </vt:variant>
      <vt:variant>
        <vt:i4>1703997</vt:i4>
      </vt:variant>
      <vt:variant>
        <vt:i4>368</vt:i4>
      </vt:variant>
      <vt:variant>
        <vt:i4>0</vt:i4>
      </vt:variant>
      <vt:variant>
        <vt:i4>5</vt:i4>
      </vt:variant>
      <vt:variant>
        <vt:lpwstr/>
      </vt:variant>
      <vt:variant>
        <vt:lpwstr>_Toc180596561</vt:lpwstr>
      </vt:variant>
      <vt:variant>
        <vt:i4>1703997</vt:i4>
      </vt:variant>
      <vt:variant>
        <vt:i4>362</vt:i4>
      </vt:variant>
      <vt:variant>
        <vt:i4>0</vt:i4>
      </vt:variant>
      <vt:variant>
        <vt:i4>5</vt:i4>
      </vt:variant>
      <vt:variant>
        <vt:lpwstr/>
      </vt:variant>
      <vt:variant>
        <vt:lpwstr>_Toc180596560</vt:lpwstr>
      </vt:variant>
      <vt:variant>
        <vt:i4>1638461</vt:i4>
      </vt:variant>
      <vt:variant>
        <vt:i4>356</vt:i4>
      </vt:variant>
      <vt:variant>
        <vt:i4>0</vt:i4>
      </vt:variant>
      <vt:variant>
        <vt:i4>5</vt:i4>
      </vt:variant>
      <vt:variant>
        <vt:lpwstr/>
      </vt:variant>
      <vt:variant>
        <vt:lpwstr>_Toc180596559</vt:lpwstr>
      </vt:variant>
      <vt:variant>
        <vt:i4>1638461</vt:i4>
      </vt:variant>
      <vt:variant>
        <vt:i4>350</vt:i4>
      </vt:variant>
      <vt:variant>
        <vt:i4>0</vt:i4>
      </vt:variant>
      <vt:variant>
        <vt:i4>5</vt:i4>
      </vt:variant>
      <vt:variant>
        <vt:lpwstr/>
      </vt:variant>
      <vt:variant>
        <vt:lpwstr>_Toc180596558</vt:lpwstr>
      </vt:variant>
      <vt:variant>
        <vt:i4>1638461</vt:i4>
      </vt:variant>
      <vt:variant>
        <vt:i4>344</vt:i4>
      </vt:variant>
      <vt:variant>
        <vt:i4>0</vt:i4>
      </vt:variant>
      <vt:variant>
        <vt:i4>5</vt:i4>
      </vt:variant>
      <vt:variant>
        <vt:lpwstr/>
      </vt:variant>
      <vt:variant>
        <vt:lpwstr>_Toc180596557</vt:lpwstr>
      </vt:variant>
      <vt:variant>
        <vt:i4>1638461</vt:i4>
      </vt:variant>
      <vt:variant>
        <vt:i4>338</vt:i4>
      </vt:variant>
      <vt:variant>
        <vt:i4>0</vt:i4>
      </vt:variant>
      <vt:variant>
        <vt:i4>5</vt:i4>
      </vt:variant>
      <vt:variant>
        <vt:lpwstr/>
      </vt:variant>
      <vt:variant>
        <vt:lpwstr>_Toc180596556</vt:lpwstr>
      </vt:variant>
      <vt:variant>
        <vt:i4>1638461</vt:i4>
      </vt:variant>
      <vt:variant>
        <vt:i4>332</vt:i4>
      </vt:variant>
      <vt:variant>
        <vt:i4>0</vt:i4>
      </vt:variant>
      <vt:variant>
        <vt:i4>5</vt:i4>
      </vt:variant>
      <vt:variant>
        <vt:lpwstr/>
      </vt:variant>
      <vt:variant>
        <vt:lpwstr>_Toc180596555</vt:lpwstr>
      </vt:variant>
      <vt:variant>
        <vt:i4>1638461</vt:i4>
      </vt:variant>
      <vt:variant>
        <vt:i4>326</vt:i4>
      </vt:variant>
      <vt:variant>
        <vt:i4>0</vt:i4>
      </vt:variant>
      <vt:variant>
        <vt:i4>5</vt:i4>
      </vt:variant>
      <vt:variant>
        <vt:lpwstr/>
      </vt:variant>
      <vt:variant>
        <vt:lpwstr>_Toc180596554</vt:lpwstr>
      </vt:variant>
      <vt:variant>
        <vt:i4>1638461</vt:i4>
      </vt:variant>
      <vt:variant>
        <vt:i4>320</vt:i4>
      </vt:variant>
      <vt:variant>
        <vt:i4>0</vt:i4>
      </vt:variant>
      <vt:variant>
        <vt:i4>5</vt:i4>
      </vt:variant>
      <vt:variant>
        <vt:lpwstr/>
      </vt:variant>
      <vt:variant>
        <vt:lpwstr>_Toc180596553</vt:lpwstr>
      </vt:variant>
      <vt:variant>
        <vt:i4>1638461</vt:i4>
      </vt:variant>
      <vt:variant>
        <vt:i4>314</vt:i4>
      </vt:variant>
      <vt:variant>
        <vt:i4>0</vt:i4>
      </vt:variant>
      <vt:variant>
        <vt:i4>5</vt:i4>
      </vt:variant>
      <vt:variant>
        <vt:lpwstr/>
      </vt:variant>
      <vt:variant>
        <vt:lpwstr>_Toc180596552</vt:lpwstr>
      </vt:variant>
      <vt:variant>
        <vt:i4>1638461</vt:i4>
      </vt:variant>
      <vt:variant>
        <vt:i4>308</vt:i4>
      </vt:variant>
      <vt:variant>
        <vt:i4>0</vt:i4>
      </vt:variant>
      <vt:variant>
        <vt:i4>5</vt:i4>
      </vt:variant>
      <vt:variant>
        <vt:lpwstr/>
      </vt:variant>
      <vt:variant>
        <vt:lpwstr>_Toc180596551</vt:lpwstr>
      </vt:variant>
      <vt:variant>
        <vt:i4>1638461</vt:i4>
      </vt:variant>
      <vt:variant>
        <vt:i4>302</vt:i4>
      </vt:variant>
      <vt:variant>
        <vt:i4>0</vt:i4>
      </vt:variant>
      <vt:variant>
        <vt:i4>5</vt:i4>
      </vt:variant>
      <vt:variant>
        <vt:lpwstr/>
      </vt:variant>
      <vt:variant>
        <vt:lpwstr>_Toc180596550</vt:lpwstr>
      </vt:variant>
      <vt:variant>
        <vt:i4>1572925</vt:i4>
      </vt:variant>
      <vt:variant>
        <vt:i4>296</vt:i4>
      </vt:variant>
      <vt:variant>
        <vt:i4>0</vt:i4>
      </vt:variant>
      <vt:variant>
        <vt:i4>5</vt:i4>
      </vt:variant>
      <vt:variant>
        <vt:lpwstr/>
      </vt:variant>
      <vt:variant>
        <vt:lpwstr>_Toc180596549</vt:lpwstr>
      </vt:variant>
      <vt:variant>
        <vt:i4>1572925</vt:i4>
      </vt:variant>
      <vt:variant>
        <vt:i4>290</vt:i4>
      </vt:variant>
      <vt:variant>
        <vt:i4>0</vt:i4>
      </vt:variant>
      <vt:variant>
        <vt:i4>5</vt:i4>
      </vt:variant>
      <vt:variant>
        <vt:lpwstr/>
      </vt:variant>
      <vt:variant>
        <vt:lpwstr>_Toc180596548</vt:lpwstr>
      </vt:variant>
      <vt:variant>
        <vt:i4>1572925</vt:i4>
      </vt:variant>
      <vt:variant>
        <vt:i4>284</vt:i4>
      </vt:variant>
      <vt:variant>
        <vt:i4>0</vt:i4>
      </vt:variant>
      <vt:variant>
        <vt:i4>5</vt:i4>
      </vt:variant>
      <vt:variant>
        <vt:lpwstr/>
      </vt:variant>
      <vt:variant>
        <vt:lpwstr>_Toc180596547</vt:lpwstr>
      </vt:variant>
      <vt:variant>
        <vt:i4>1572925</vt:i4>
      </vt:variant>
      <vt:variant>
        <vt:i4>278</vt:i4>
      </vt:variant>
      <vt:variant>
        <vt:i4>0</vt:i4>
      </vt:variant>
      <vt:variant>
        <vt:i4>5</vt:i4>
      </vt:variant>
      <vt:variant>
        <vt:lpwstr/>
      </vt:variant>
      <vt:variant>
        <vt:lpwstr>_Toc180596546</vt:lpwstr>
      </vt:variant>
      <vt:variant>
        <vt:i4>1572925</vt:i4>
      </vt:variant>
      <vt:variant>
        <vt:i4>272</vt:i4>
      </vt:variant>
      <vt:variant>
        <vt:i4>0</vt:i4>
      </vt:variant>
      <vt:variant>
        <vt:i4>5</vt:i4>
      </vt:variant>
      <vt:variant>
        <vt:lpwstr/>
      </vt:variant>
      <vt:variant>
        <vt:lpwstr>_Toc180596545</vt:lpwstr>
      </vt:variant>
      <vt:variant>
        <vt:i4>1572925</vt:i4>
      </vt:variant>
      <vt:variant>
        <vt:i4>266</vt:i4>
      </vt:variant>
      <vt:variant>
        <vt:i4>0</vt:i4>
      </vt:variant>
      <vt:variant>
        <vt:i4>5</vt:i4>
      </vt:variant>
      <vt:variant>
        <vt:lpwstr/>
      </vt:variant>
      <vt:variant>
        <vt:lpwstr>_Toc180596544</vt:lpwstr>
      </vt:variant>
      <vt:variant>
        <vt:i4>1572925</vt:i4>
      </vt:variant>
      <vt:variant>
        <vt:i4>260</vt:i4>
      </vt:variant>
      <vt:variant>
        <vt:i4>0</vt:i4>
      </vt:variant>
      <vt:variant>
        <vt:i4>5</vt:i4>
      </vt:variant>
      <vt:variant>
        <vt:lpwstr/>
      </vt:variant>
      <vt:variant>
        <vt:lpwstr>_Toc180596543</vt:lpwstr>
      </vt:variant>
      <vt:variant>
        <vt:i4>1572925</vt:i4>
      </vt:variant>
      <vt:variant>
        <vt:i4>254</vt:i4>
      </vt:variant>
      <vt:variant>
        <vt:i4>0</vt:i4>
      </vt:variant>
      <vt:variant>
        <vt:i4>5</vt:i4>
      </vt:variant>
      <vt:variant>
        <vt:lpwstr/>
      </vt:variant>
      <vt:variant>
        <vt:lpwstr>_Toc180596542</vt:lpwstr>
      </vt:variant>
      <vt:variant>
        <vt:i4>1572925</vt:i4>
      </vt:variant>
      <vt:variant>
        <vt:i4>248</vt:i4>
      </vt:variant>
      <vt:variant>
        <vt:i4>0</vt:i4>
      </vt:variant>
      <vt:variant>
        <vt:i4>5</vt:i4>
      </vt:variant>
      <vt:variant>
        <vt:lpwstr/>
      </vt:variant>
      <vt:variant>
        <vt:lpwstr>_Toc180596541</vt:lpwstr>
      </vt:variant>
      <vt:variant>
        <vt:i4>1572925</vt:i4>
      </vt:variant>
      <vt:variant>
        <vt:i4>242</vt:i4>
      </vt:variant>
      <vt:variant>
        <vt:i4>0</vt:i4>
      </vt:variant>
      <vt:variant>
        <vt:i4>5</vt:i4>
      </vt:variant>
      <vt:variant>
        <vt:lpwstr/>
      </vt:variant>
      <vt:variant>
        <vt:lpwstr>_Toc180596540</vt:lpwstr>
      </vt:variant>
      <vt:variant>
        <vt:i4>2031677</vt:i4>
      </vt:variant>
      <vt:variant>
        <vt:i4>236</vt:i4>
      </vt:variant>
      <vt:variant>
        <vt:i4>0</vt:i4>
      </vt:variant>
      <vt:variant>
        <vt:i4>5</vt:i4>
      </vt:variant>
      <vt:variant>
        <vt:lpwstr/>
      </vt:variant>
      <vt:variant>
        <vt:lpwstr>_Toc180596539</vt:lpwstr>
      </vt:variant>
      <vt:variant>
        <vt:i4>2031677</vt:i4>
      </vt:variant>
      <vt:variant>
        <vt:i4>230</vt:i4>
      </vt:variant>
      <vt:variant>
        <vt:i4>0</vt:i4>
      </vt:variant>
      <vt:variant>
        <vt:i4>5</vt:i4>
      </vt:variant>
      <vt:variant>
        <vt:lpwstr/>
      </vt:variant>
      <vt:variant>
        <vt:lpwstr>_Toc180596538</vt:lpwstr>
      </vt:variant>
      <vt:variant>
        <vt:i4>2031677</vt:i4>
      </vt:variant>
      <vt:variant>
        <vt:i4>224</vt:i4>
      </vt:variant>
      <vt:variant>
        <vt:i4>0</vt:i4>
      </vt:variant>
      <vt:variant>
        <vt:i4>5</vt:i4>
      </vt:variant>
      <vt:variant>
        <vt:lpwstr/>
      </vt:variant>
      <vt:variant>
        <vt:lpwstr>_Toc180596537</vt:lpwstr>
      </vt:variant>
      <vt:variant>
        <vt:i4>2031677</vt:i4>
      </vt:variant>
      <vt:variant>
        <vt:i4>218</vt:i4>
      </vt:variant>
      <vt:variant>
        <vt:i4>0</vt:i4>
      </vt:variant>
      <vt:variant>
        <vt:i4>5</vt:i4>
      </vt:variant>
      <vt:variant>
        <vt:lpwstr/>
      </vt:variant>
      <vt:variant>
        <vt:lpwstr>_Toc180596536</vt:lpwstr>
      </vt:variant>
      <vt:variant>
        <vt:i4>2031677</vt:i4>
      </vt:variant>
      <vt:variant>
        <vt:i4>212</vt:i4>
      </vt:variant>
      <vt:variant>
        <vt:i4>0</vt:i4>
      </vt:variant>
      <vt:variant>
        <vt:i4>5</vt:i4>
      </vt:variant>
      <vt:variant>
        <vt:lpwstr/>
      </vt:variant>
      <vt:variant>
        <vt:lpwstr>_Toc180596535</vt:lpwstr>
      </vt:variant>
      <vt:variant>
        <vt:i4>2031677</vt:i4>
      </vt:variant>
      <vt:variant>
        <vt:i4>206</vt:i4>
      </vt:variant>
      <vt:variant>
        <vt:i4>0</vt:i4>
      </vt:variant>
      <vt:variant>
        <vt:i4>5</vt:i4>
      </vt:variant>
      <vt:variant>
        <vt:lpwstr/>
      </vt:variant>
      <vt:variant>
        <vt:lpwstr>_Toc180596534</vt:lpwstr>
      </vt:variant>
      <vt:variant>
        <vt:i4>2031677</vt:i4>
      </vt:variant>
      <vt:variant>
        <vt:i4>200</vt:i4>
      </vt:variant>
      <vt:variant>
        <vt:i4>0</vt:i4>
      </vt:variant>
      <vt:variant>
        <vt:i4>5</vt:i4>
      </vt:variant>
      <vt:variant>
        <vt:lpwstr/>
      </vt:variant>
      <vt:variant>
        <vt:lpwstr>_Toc180596533</vt:lpwstr>
      </vt:variant>
      <vt:variant>
        <vt:i4>2031677</vt:i4>
      </vt:variant>
      <vt:variant>
        <vt:i4>194</vt:i4>
      </vt:variant>
      <vt:variant>
        <vt:i4>0</vt:i4>
      </vt:variant>
      <vt:variant>
        <vt:i4>5</vt:i4>
      </vt:variant>
      <vt:variant>
        <vt:lpwstr/>
      </vt:variant>
      <vt:variant>
        <vt:lpwstr>_Toc180596532</vt:lpwstr>
      </vt:variant>
      <vt:variant>
        <vt:i4>2031677</vt:i4>
      </vt:variant>
      <vt:variant>
        <vt:i4>188</vt:i4>
      </vt:variant>
      <vt:variant>
        <vt:i4>0</vt:i4>
      </vt:variant>
      <vt:variant>
        <vt:i4>5</vt:i4>
      </vt:variant>
      <vt:variant>
        <vt:lpwstr/>
      </vt:variant>
      <vt:variant>
        <vt:lpwstr>_Toc180596531</vt:lpwstr>
      </vt:variant>
      <vt:variant>
        <vt:i4>2031677</vt:i4>
      </vt:variant>
      <vt:variant>
        <vt:i4>182</vt:i4>
      </vt:variant>
      <vt:variant>
        <vt:i4>0</vt:i4>
      </vt:variant>
      <vt:variant>
        <vt:i4>5</vt:i4>
      </vt:variant>
      <vt:variant>
        <vt:lpwstr/>
      </vt:variant>
      <vt:variant>
        <vt:lpwstr>_Toc180596530</vt:lpwstr>
      </vt:variant>
      <vt:variant>
        <vt:i4>1966141</vt:i4>
      </vt:variant>
      <vt:variant>
        <vt:i4>176</vt:i4>
      </vt:variant>
      <vt:variant>
        <vt:i4>0</vt:i4>
      </vt:variant>
      <vt:variant>
        <vt:i4>5</vt:i4>
      </vt:variant>
      <vt:variant>
        <vt:lpwstr/>
      </vt:variant>
      <vt:variant>
        <vt:lpwstr>_Toc180596529</vt:lpwstr>
      </vt:variant>
      <vt:variant>
        <vt:i4>1966141</vt:i4>
      </vt:variant>
      <vt:variant>
        <vt:i4>170</vt:i4>
      </vt:variant>
      <vt:variant>
        <vt:i4>0</vt:i4>
      </vt:variant>
      <vt:variant>
        <vt:i4>5</vt:i4>
      </vt:variant>
      <vt:variant>
        <vt:lpwstr/>
      </vt:variant>
      <vt:variant>
        <vt:lpwstr>_Toc180596528</vt:lpwstr>
      </vt:variant>
      <vt:variant>
        <vt:i4>1966141</vt:i4>
      </vt:variant>
      <vt:variant>
        <vt:i4>164</vt:i4>
      </vt:variant>
      <vt:variant>
        <vt:i4>0</vt:i4>
      </vt:variant>
      <vt:variant>
        <vt:i4>5</vt:i4>
      </vt:variant>
      <vt:variant>
        <vt:lpwstr/>
      </vt:variant>
      <vt:variant>
        <vt:lpwstr>_Toc180596527</vt:lpwstr>
      </vt:variant>
      <vt:variant>
        <vt:i4>1966141</vt:i4>
      </vt:variant>
      <vt:variant>
        <vt:i4>158</vt:i4>
      </vt:variant>
      <vt:variant>
        <vt:i4>0</vt:i4>
      </vt:variant>
      <vt:variant>
        <vt:i4>5</vt:i4>
      </vt:variant>
      <vt:variant>
        <vt:lpwstr/>
      </vt:variant>
      <vt:variant>
        <vt:lpwstr>_Toc180596526</vt:lpwstr>
      </vt:variant>
      <vt:variant>
        <vt:i4>1966141</vt:i4>
      </vt:variant>
      <vt:variant>
        <vt:i4>152</vt:i4>
      </vt:variant>
      <vt:variant>
        <vt:i4>0</vt:i4>
      </vt:variant>
      <vt:variant>
        <vt:i4>5</vt:i4>
      </vt:variant>
      <vt:variant>
        <vt:lpwstr/>
      </vt:variant>
      <vt:variant>
        <vt:lpwstr>_Toc180596525</vt:lpwstr>
      </vt:variant>
      <vt:variant>
        <vt:i4>1966141</vt:i4>
      </vt:variant>
      <vt:variant>
        <vt:i4>146</vt:i4>
      </vt:variant>
      <vt:variant>
        <vt:i4>0</vt:i4>
      </vt:variant>
      <vt:variant>
        <vt:i4>5</vt:i4>
      </vt:variant>
      <vt:variant>
        <vt:lpwstr/>
      </vt:variant>
      <vt:variant>
        <vt:lpwstr>_Toc180596524</vt:lpwstr>
      </vt:variant>
      <vt:variant>
        <vt:i4>1966141</vt:i4>
      </vt:variant>
      <vt:variant>
        <vt:i4>140</vt:i4>
      </vt:variant>
      <vt:variant>
        <vt:i4>0</vt:i4>
      </vt:variant>
      <vt:variant>
        <vt:i4>5</vt:i4>
      </vt:variant>
      <vt:variant>
        <vt:lpwstr/>
      </vt:variant>
      <vt:variant>
        <vt:lpwstr>_Toc180596523</vt:lpwstr>
      </vt:variant>
      <vt:variant>
        <vt:i4>1966141</vt:i4>
      </vt:variant>
      <vt:variant>
        <vt:i4>134</vt:i4>
      </vt:variant>
      <vt:variant>
        <vt:i4>0</vt:i4>
      </vt:variant>
      <vt:variant>
        <vt:i4>5</vt:i4>
      </vt:variant>
      <vt:variant>
        <vt:lpwstr/>
      </vt:variant>
      <vt:variant>
        <vt:lpwstr>_Toc180596522</vt:lpwstr>
      </vt:variant>
      <vt:variant>
        <vt:i4>1966141</vt:i4>
      </vt:variant>
      <vt:variant>
        <vt:i4>128</vt:i4>
      </vt:variant>
      <vt:variant>
        <vt:i4>0</vt:i4>
      </vt:variant>
      <vt:variant>
        <vt:i4>5</vt:i4>
      </vt:variant>
      <vt:variant>
        <vt:lpwstr/>
      </vt:variant>
      <vt:variant>
        <vt:lpwstr>_Toc180596521</vt:lpwstr>
      </vt:variant>
      <vt:variant>
        <vt:i4>1966141</vt:i4>
      </vt:variant>
      <vt:variant>
        <vt:i4>122</vt:i4>
      </vt:variant>
      <vt:variant>
        <vt:i4>0</vt:i4>
      </vt:variant>
      <vt:variant>
        <vt:i4>5</vt:i4>
      </vt:variant>
      <vt:variant>
        <vt:lpwstr/>
      </vt:variant>
      <vt:variant>
        <vt:lpwstr>_Toc180596520</vt:lpwstr>
      </vt:variant>
      <vt:variant>
        <vt:i4>1900605</vt:i4>
      </vt:variant>
      <vt:variant>
        <vt:i4>116</vt:i4>
      </vt:variant>
      <vt:variant>
        <vt:i4>0</vt:i4>
      </vt:variant>
      <vt:variant>
        <vt:i4>5</vt:i4>
      </vt:variant>
      <vt:variant>
        <vt:lpwstr/>
      </vt:variant>
      <vt:variant>
        <vt:lpwstr>_Toc180596519</vt:lpwstr>
      </vt:variant>
      <vt:variant>
        <vt:i4>1900605</vt:i4>
      </vt:variant>
      <vt:variant>
        <vt:i4>110</vt:i4>
      </vt:variant>
      <vt:variant>
        <vt:i4>0</vt:i4>
      </vt:variant>
      <vt:variant>
        <vt:i4>5</vt:i4>
      </vt:variant>
      <vt:variant>
        <vt:lpwstr/>
      </vt:variant>
      <vt:variant>
        <vt:lpwstr>_Toc180596518</vt:lpwstr>
      </vt:variant>
      <vt:variant>
        <vt:i4>1900605</vt:i4>
      </vt:variant>
      <vt:variant>
        <vt:i4>104</vt:i4>
      </vt:variant>
      <vt:variant>
        <vt:i4>0</vt:i4>
      </vt:variant>
      <vt:variant>
        <vt:i4>5</vt:i4>
      </vt:variant>
      <vt:variant>
        <vt:lpwstr/>
      </vt:variant>
      <vt:variant>
        <vt:lpwstr>_Toc180596517</vt:lpwstr>
      </vt:variant>
      <vt:variant>
        <vt:i4>1900605</vt:i4>
      </vt:variant>
      <vt:variant>
        <vt:i4>98</vt:i4>
      </vt:variant>
      <vt:variant>
        <vt:i4>0</vt:i4>
      </vt:variant>
      <vt:variant>
        <vt:i4>5</vt:i4>
      </vt:variant>
      <vt:variant>
        <vt:lpwstr/>
      </vt:variant>
      <vt:variant>
        <vt:lpwstr>_Toc180596516</vt:lpwstr>
      </vt:variant>
      <vt:variant>
        <vt:i4>1900605</vt:i4>
      </vt:variant>
      <vt:variant>
        <vt:i4>92</vt:i4>
      </vt:variant>
      <vt:variant>
        <vt:i4>0</vt:i4>
      </vt:variant>
      <vt:variant>
        <vt:i4>5</vt:i4>
      </vt:variant>
      <vt:variant>
        <vt:lpwstr/>
      </vt:variant>
      <vt:variant>
        <vt:lpwstr>_Toc180596515</vt:lpwstr>
      </vt:variant>
      <vt:variant>
        <vt:i4>1900605</vt:i4>
      </vt:variant>
      <vt:variant>
        <vt:i4>86</vt:i4>
      </vt:variant>
      <vt:variant>
        <vt:i4>0</vt:i4>
      </vt:variant>
      <vt:variant>
        <vt:i4>5</vt:i4>
      </vt:variant>
      <vt:variant>
        <vt:lpwstr/>
      </vt:variant>
      <vt:variant>
        <vt:lpwstr>_Toc180596514</vt:lpwstr>
      </vt:variant>
      <vt:variant>
        <vt:i4>1900605</vt:i4>
      </vt:variant>
      <vt:variant>
        <vt:i4>80</vt:i4>
      </vt:variant>
      <vt:variant>
        <vt:i4>0</vt:i4>
      </vt:variant>
      <vt:variant>
        <vt:i4>5</vt:i4>
      </vt:variant>
      <vt:variant>
        <vt:lpwstr/>
      </vt:variant>
      <vt:variant>
        <vt:lpwstr>_Toc180596513</vt:lpwstr>
      </vt:variant>
      <vt:variant>
        <vt:i4>1900605</vt:i4>
      </vt:variant>
      <vt:variant>
        <vt:i4>74</vt:i4>
      </vt:variant>
      <vt:variant>
        <vt:i4>0</vt:i4>
      </vt:variant>
      <vt:variant>
        <vt:i4>5</vt:i4>
      </vt:variant>
      <vt:variant>
        <vt:lpwstr/>
      </vt:variant>
      <vt:variant>
        <vt:lpwstr>_Toc180596512</vt:lpwstr>
      </vt:variant>
      <vt:variant>
        <vt:i4>1900605</vt:i4>
      </vt:variant>
      <vt:variant>
        <vt:i4>68</vt:i4>
      </vt:variant>
      <vt:variant>
        <vt:i4>0</vt:i4>
      </vt:variant>
      <vt:variant>
        <vt:i4>5</vt:i4>
      </vt:variant>
      <vt:variant>
        <vt:lpwstr/>
      </vt:variant>
      <vt:variant>
        <vt:lpwstr>_Toc180596511</vt:lpwstr>
      </vt:variant>
      <vt:variant>
        <vt:i4>1900605</vt:i4>
      </vt:variant>
      <vt:variant>
        <vt:i4>62</vt:i4>
      </vt:variant>
      <vt:variant>
        <vt:i4>0</vt:i4>
      </vt:variant>
      <vt:variant>
        <vt:i4>5</vt:i4>
      </vt:variant>
      <vt:variant>
        <vt:lpwstr/>
      </vt:variant>
      <vt:variant>
        <vt:lpwstr>_Toc180596510</vt:lpwstr>
      </vt:variant>
      <vt:variant>
        <vt:i4>1835069</vt:i4>
      </vt:variant>
      <vt:variant>
        <vt:i4>56</vt:i4>
      </vt:variant>
      <vt:variant>
        <vt:i4>0</vt:i4>
      </vt:variant>
      <vt:variant>
        <vt:i4>5</vt:i4>
      </vt:variant>
      <vt:variant>
        <vt:lpwstr/>
      </vt:variant>
      <vt:variant>
        <vt:lpwstr>_Toc180596509</vt:lpwstr>
      </vt:variant>
      <vt:variant>
        <vt:i4>1835069</vt:i4>
      </vt:variant>
      <vt:variant>
        <vt:i4>50</vt:i4>
      </vt:variant>
      <vt:variant>
        <vt:i4>0</vt:i4>
      </vt:variant>
      <vt:variant>
        <vt:i4>5</vt:i4>
      </vt:variant>
      <vt:variant>
        <vt:lpwstr/>
      </vt:variant>
      <vt:variant>
        <vt:lpwstr>_Toc180596508</vt:lpwstr>
      </vt:variant>
      <vt:variant>
        <vt:i4>1835069</vt:i4>
      </vt:variant>
      <vt:variant>
        <vt:i4>44</vt:i4>
      </vt:variant>
      <vt:variant>
        <vt:i4>0</vt:i4>
      </vt:variant>
      <vt:variant>
        <vt:i4>5</vt:i4>
      </vt:variant>
      <vt:variant>
        <vt:lpwstr/>
      </vt:variant>
      <vt:variant>
        <vt:lpwstr>_Toc180596507</vt:lpwstr>
      </vt:variant>
      <vt:variant>
        <vt:i4>1835069</vt:i4>
      </vt:variant>
      <vt:variant>
        <vt:i4>38</vt:i4>
      </vt:variant>
      <vt:variant>
        <vt:i4>0</vt:i4>
      </vt:variant>
      <vt:variant>
        <vt:i4>5</vt:i4>
      </vt:variant>
      <vt:variant>
        <vt:lpwstr/>
      </vt:variant>
      <vt:variant>
        <vt:lpwstr>_Toc180596506</vt:lpwstr>
      </vt:variant>
      <vt:variant>
        <vt:i4>1835069</vt:i4>
      </vt:variant>
      <vt:variant>
        <vt:i4>32</vt:i4>
      </vt:variant>
      <vt:variant>
        <vt:i4>0</vt:i4>
      </vt:variant>
      <vt:variant>
        <vt:i4>5</vt:i4>
      </vt:variant>
      <vt:variant>
        <vt:lpwstr/>
      </vt:variant>
      <vt:variant>
        <vt:lpwstr>_Toc180596505</vt:lpwstr>
      </vt:variant>
      <vt:variant>
        <vt:i4>1835069</vt:i4>
      </vt:variant>
      <vt:variant>
        <vt:i4>26</vt:i4>
      </vt:variant>
      <vt:variant>
        <vt:i4>0</vt:i4>
      </vt:variant>
      <vt:variant>
        <vt:i4>5</vt:i4>
      </vt:variant>
      <vt:variant>
        <vt:lpwstr/>
      </vt:variant>
      <vt:variant>
        <vt:lpwstr>_Toc180596504</vt:lpwstr>
      </vt:variant>
      <vt:variant>
        <vt:i4>1835069</vt:i4>
      </vt:variant>
      <vt:variant>
        <vt:i4>20</vt:i4>
      </vt:variant>
      <vt:variant>
        <vt:i4>0</vt:i4>
      </vt:variant>
      <vt:variant>
        <vt:i4>5</vt:i4>
      </vt:variant>
      <vt:variant>
        <vt:lpwstr/>
      </vt:variant>
      <vt:variant>
        <vt:lpwstr>_Toc180596503</vt:lpwstr>
      </vt:variant>
      <vt:variant>
        <vt:i4>1835069</vt:i4>
      </vt:variant>
      <vt:variant>
        <vt:i4>14</vt:i4>
      </vt:variant>
      <vt:variant>
        <vt:i4>0</vt:i4>
      </vt:variant>
      <vt:variant>
        <vt:i4>5</vt:i4>
      </vt:variant>
      <vt:variant>
        <vt:lpwstr/>
      </vt:variant>
      <vt:variant>
        <vt:lpwstr>_Toc180596502</vt:lpwstr>
      </vt:variant>
      <vt:variant>
        <vt:i4>1835069</vt:i4>
      </vt:variant>
      <vt:variant>
        <vt:i4>8</vt:i4>
      </vt:variant>
      <vt:variant>
        <vt:i4>0</vt:i4>
      </vt:variant>
      <vt:variant>
        <vt:i4>5</vt:i4>
      </vt:variant>
      <vt:variant>
        <vt:lpwstr/>
      </vt:variant>
      <vt:variant>
        <vt:lpwstr>_Toc180596501</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125</cp:revision>
  <cp:lastPrinted>2024-09-09T10:02:00Z</cp:lastPrinted>
  <dcterms:created xsi:type="dcterms:W3CDTF">2024-09-09T10:02:00Z</dcterms:created>
  <dcterms:modified xsi:type="dcterms:W3CDTF">2024-10-25T05:25:00Z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